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1B1B" w14:textId="223B521E" w:rsidR="009F5771" w:rsidRDefault="00781B00">
      <w:pPr>
        <w:spacing w:after="410"/>
        <w:ind w:left="2027"/>
        <w:jc w:val="center"/>
      </w:pPr>
      <w:r>
        <w:rPr>
          <w:color w:val="00000A"/>
        </w:rPr>
        <w:tab/>
        <w:t xml:space="preserve"> </w:t>
      </w:r>
    </w:p>
    <w:p w14:paraId="03F9C8A8" w14:textId="77777777" w:rsidR="009F5771" w:rsidRDefault="00000000">
      <w:pPr>
        <w:spacing w:after="0"/>
      </w:pPr>
      <w:r>
        <w:rPr>
          <w:rFonts w:ascii="Times New Roman" w:eastAsia="Times New Roman" w:hAnsi="Times New Roman" w:cs="Times New Roman"/>
          <w:color w:val="00000A"/>
          <w:sz w:val="56"/>
        </w:rPr>
        <w:t xml:space="preserve"> </w:t>
      </w:r>
    </w:p>
    <w:p w14:paraId="20939373" w14:textId="047F0A68" w:rsidR="009F5771" w:rsidRDefault="00000000">
      <w:pPr>
        <w:spacing w:after="0"/>
        <w:rPr>
          <w:rFonts w:ascii="Times New Roman" w:eastAsia="Times New Roman" w:hAnsi="Times New Roman" w:cs="Times New Roman"/>
          <w:sz w:val="56"/>
        </w:rPr>
      </w:pPr>
      <w:r>
        <w:rPr>
          <w:rFonts w:ascii="Times New Roman" w:eastAsia="Times New Roman" w:hAnsi="Times New Roman" w:cs="Times New Roman"/>
          <w:sz w:val="56"/>
        </w:rPr>
        <w:t xml:space="preserve"> </w:t>
      </w:r>
    </w:p>
    <w:p w14:paraId="18BEDBAD" w14:textId="6CFE2F8C" w:rsidR="00277937" w:rsidRDefault="00277937">
      <w:pPr>
        <w:spacing w:after="0"/>
        <w:rPr>
          <w:rFonts w:ascii="Times New Roman" w:eastAsia="Times New Roman" w:hAnsi="Times New Roman" w:cs="Times New Roman"/>
          <w:sz w:val="56"/>
        </w:rPr>
      </w:pPr>
    </w:p>
    <w:p w14:paraId="6E72F46F" w14:textId="77777777" w:rsidR="00277937" w:rsidRDefault="00277937">
      <w:pPr>
        <w:spacing w:after="0"/>
      </w:pPr>
    </w:p>
    <w:p w14:paraId="588C6204" w14:textId="77777777" w:rsidR="009F5771" w:rsidRDefault="00000000">
      <w:pPr>
        <w:spacing w:after="0"/>
      </w:pPr>
      <w:r>
        <w:rPr>
          <w:rFonts w:ascii="Times New Roman" w:eastAsia="Times New Roman" w:hAnsi="Times New Roman" w:cs="Times New Roman"/>
          <w:sz w:val="56"/>
        </w:rPr>
        <w:t xml:space="preserve"> </w:t>
      </w:r>
    </w:p>
    <w:p w14:paraId="4E422F96" w14:textId="77777777" w:rsidR="00224EB0" w:rsidRDefault="00000000">
      <w:pPr>
        <w:spacing w:after="50" w:line="257" w:lineRule="auto"/>
        <w:ind w:left="598" w:right="619"/>
        <w:jc w:val="center"/>
        <w:rPr>
          <w:rFonts w:ascii="Times New Roman" w:eastAsia="Times New Roman" w:hAnsi="Times New Roman" w:cs="Times New Roman"/>
          <w:sz w:val="52"/>
        </w:rPr>
      </w:pPr>
      <w:r>
        <w:rPr>
          <w:rFonts w:ascii="Times New Roman" w:eastAsia="Times New Roman" w:hAnsi="Times New Roman" w:cs="Times New Roman"/>
          <w:sz w:val="52"/>
        </w:rPr>
        <w:t xml:space="preserve">NAV M2M </w:t>
      </w:r>
    </w:p>
    <w:p w14:paraId="1BA34EE8" w14:textId="68E19830" w:rsidR="00C65905" w:rsidRDefault="00CA6543">
      <w:pPr>
        <w:spacing w:after="50" w:line="257" w:lineRule="auto"/>
        <w:ind w:left="598" w:right="619"/>
        <w:jc w:val="center"/>
        <w:rPr>
          <w:rFonts w:ascii="Times New Roman" w:eastAsia="Times New Roman" w:hAnsi="Times New Roman" w:cs="Times New Roman"/>
          <w:sz w:val="52"/>
        </w:rPr>
      </w:pPr>
      <w:r>
        <w:rPr>
          <w:rFonts w:ascii="Times New Roman" w:eastAsia="Times New Roman" w:hAnsi="Times New Roman" w:cs="Times New Roman"/>
          <w:sz w:val="52"/>
        </w:rPr>
        <w:t>Adózói adatok lekérdezése</w:t>
      </w:r>
    </w:p>
    <w:p w14:paraId="1C9918FC" w14:textId="1163AF16" w:rsidR="009F5771" w:rsidRDefault="0087612D">
      <w:pPr>
        <w:spacing w:after="50" w:line="257" w:lineRule="auto"/>
        <w:ind w:left="598" w:right="619"/>
        <w:jc w:val="center"/>
        <w:rPr>
          <w:rFonts w:ascii="Times New Roman" w:eastAsia="Times New Roman" w:hAnsi="Times New Roman" w:cs="Times New Roman"/>
          <w:sz w:val="52"/>
        </w:rPr>
      </w:pPr>
      <w:r>
        <w:rPr>
          <w:rFonts w:ascii="Times New Roman" w:eastAsia="Times New Roman" w:hAnsi="Times New Roman" w:cs="Times New Roman"/>
          <w:sz w:val="52"/>
        </w:rPr>
        <w:t>interfészleírás</w:t>
      </w:r>
    </w:p>
    <w:p w14:paraId="38409504" w14:textId="20A192DF" w:rsidR="004F232B" w:rsidRDefault="004F232B">
      <w:pPr>
        <w:spacing w:after="50" w:line="257" w:lineRule="auto"/>
        <w:ind w:left="598" w:right="619"/>
        <w:jc w:val="center"/>
        <w:rPr>
          <w:rFonts w:ascii="Times New Roman" w:eastAsia="Times New Roman" w:hAnsi="Times New Roman" w:cs="Times New Roman"/>
          <w:sz w:val="52"/>
        </w:rPr>
      </w:pPr>
    </w:p>
    <w:p w14:paraId="718C355F" w14:textId="5F2B8F2B" w:rsidR="004F232B" w:rsidRPr="004F232B" w:rsidRDefault="00846201">
      <w:pPr>
        <w:spacing w:after="50" w:line="257" w:lineRule="auto"/>
        <w:ind w:left="598" w:right="619"/>
        <w:jc w:val="center"/>
        <w:rPr>
          <w:sz w:val="40"/>
          <w:szCs w:val="40"/>
        </w:rPr>
      </w:pPr>
      <w:bookmarkStart w:id="0" w:name="_Hlk166661184"/>
      <w:r>
        <w:rPr>
          <w:rFonts w:ascii="Times New Roman" w:eastAsia="Times New Roman" w:hAnsi="Times New Roman" w:cs="Times New Roman"/>
          <w:sz w:val="40"/>
          <w:szCs w:val="40"/>
        </w:rPr>
        <w:t>1.</w:t>
      </w:r>
      <w:ins w:id="1" w:author="Nánássy László" w:date="2026-04-29T08:55:00Z" w16du:dateUtc="2026-04-29T06:55:00Z">
        <w:r w:rsidR="001B51B3">
          <w:rPr>
            <w:rFonts w:ascii="Times New Roman" w:eastAsia="Times New Roman" w:hAnsi="Times New Roman" w:cs="Times New Roman"/>
            <w:sz w:val="40"/>
            <w:szCs w:val="40"/>
          </w:rPr>
          <w:t>2</w:t>
        </w:r>
      </w:ins>
      <w:del w:id="2" w:author="Nánássy László" w:date="2026-04-29T08:55:00Z" w16du:dateUtc="2026-04-29T06:55:00Z">
        <w:r w:rsidR="008C1202" w:rsidDel="001B51B3">
          <w:rPr>
            <w:rFonts w:ascii="Times New Roman" w:eastAsia="Times New Roman" w:hAnsi="Times New Roman" w:cs="Times New Roman"/>
            <w:sz w:val="40"/>
            <w:szCs w:val="40"/>
          </w:rPr>
          <w:delText>1</w:delText>
        </w:r>
      </w:del>
      <w:r w:rsidR="004F232B" w:rsidRPr="004F232B">
        <w:rPr>
          <w:rFonts w:ascii="Times New Roman" w:eastAsia="Times New Roman" w:hAnsi="Times New Roman" w:cs="Times New Roman"/>
          <w:sz w:val="40"/>
          <w:szCs w:val="40"/>
        </w:rPr>
        <w:t xml:space="preserve"> verzió</w:t>
      </w:r>
    </w:p>
    <w:bookmarkEnd w:id="0"/>
    <w:p w14:paraId="386033BE" w14:textId="77777777" w:rsidR="009F5771" w:rsidRDefault="00000000">
      <w:pPr>
        <w:spacing w:after="0"/>
      </w:pPr>
      <w:r>
        <w:rPr>
          <w:sz w:val="56"/>
        </w:rPr>
        <w:t xml:space="preserve"> </w:t>
      </w:r>
    </w:p>
    <w:p w14:paraId="5DADE2B4" w14:textId="77777777" w:rsidR="009F5771" w:rsidRDefault="00000000">
      <w:pPr>
        <w:spacing w:after="0"/>
      </w:pPr>
      <w:r>
        <w:rPr>
          <w:sz w:val="56"/>
        </w:rPr>
        <w:t xml:space="preserve"> </w:t>
      </w:r>
      <w:r>
        <w:rPr>
          <w:sz w:val="56"/>
        </w:rPr>
        <w:tab/>
      </w:r>
      <w:r>
        <w:rPr>
          <w:sz w:val="48"/>
        </w:rPr>
        <w:t xml:space="preserve"> </w:t>
      </w:r>
      <w:r>
        <w:br w:type="page"/>
      </w:r>
    </w:p>
    <w:p w14:paraId="72DEF5B2" w14:textId="77777777" w:rsidR="009F5771" w:rsidRDefault="00000000">
      <w:pPr>
        <w:spacing w:after="51"/>
      </w:pPr>
      <w:r>
        <w:rPr>
          <w:rFonts w:ascii="Times New Roman" w:eastAsia="Times New Roman" w:hAnsi="Times New Roman" w:cs="Times New Roman"/>
          <w:sz w:val="36"/>
        </w:rPr>
        <w:lastRenderedPageBreak/>
        <w:t>T</w:t>
      </w:r>
      <w:r>
        <w:rPr>
          <w:rFonts w:ascii="Times New Roman" w:eastAsia="Times New Roman" w:hAnsi="Times New Roman" w:cs="Times New Roman"/>
          <w:sz w:val="29"/>
        </w:rPr>
        <w:t>ARTALOMJEGYZÉK</w:t>
      </w:r>
      <w:r>
        <w:rPr>
          <w:rFonts w:ascii="Times New Roman" w:eastAsia="Times New Roman" w:hAnsi="Times New Roman" w:cs="Times New Roman"/>
          <w:sz w:val="36"/>
        </w:rPr>
        <w:t xml:space="preserve"> </w:t>
      </w:r>
    </w:p>
    <w:sdt>
      <w:sdtPr>
        <w:rPr>
          <w:rFonts w:ascii="Calibri" w:eastAsia="Calibri" w:hAnsi="Calibri" w:cs="Calibri"/>
          <w:b w:val="0"/>
          <w:color w:val="000000"/>
          <w:sz w:val="22"/>
        </w:rPr>
        <w:id w:val="-203104820"/>
        <w:docPartObj>
          <w:docPartGallery w:val="Table of Contents"/>
        </w:docPartObj>
      </w:sdtPr>
      <w:sdtContent>
        <w:p w14:paraId="7A54E6E3" w14:textId="081D50EC" w:rsidR="00DD7639" w:rsidRDefault="00000000">
          <w:pPr>
            <w:pStyle w:val="TJ1"/>
            <w:tabs>
              <w:tab w:val="left" w:pos="464"/>
              <w:tab w:val="right" w:leader="dot" w:pos="9065"/>
            </w:tabs>
            <w:rPr>
              <w:ins w:id="3"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ins w:id="4" w:author="Nánássy László" w:date="2026-05-05T13:14:00Z" w16du:dateUtc="2026-05-05T11:14:00Z">
            <w:r w:rsidR="00DD7639" w:rsidRPr="00727738">
              <w:rPr>
                <w:rStyle w:val="Hiperhivatkozs"/>
                <w:noProof/>
              </w:rPr>
              <w:fldChar w:fldCharType="begin"/>
            </w:r>
            <w:r w:rsidR="00DD7639" w:rsidRPr="00727738">
              <w:rPr>
                <w:rStyle w:val="Hiperhivatkozs"/>
                <w:noProof/>
              </w:rPr>
              <w:instrText xml:space="preserve"> </w:instrText>
            </w:r>
            <w:r w:rsidR="00DD7639">
              <w:rPr>
                <w:noProof/>
              </w:rPr>
              <w:instrText>HYPERLINK \l "_Toc228879294"</w:instrText>
            </w:r>
            <w:r w:rsidR="00DD7639" w:rsidRPr="00727738">
              <w:rPr>
                <w:rStyle w:val="Hiperhivatkozs"/>
                <w:noProof/>
              </w:rPr>
              <w:instrText xml:space="preserve"> </w:instrText>
            </w:r>
            <w:r w:rsidR="00DD7639" w:rsidRPr="00727738">
              <w:rPr>
                <w:rStyle w:val="Hiperhivatkozs"/>
                <w:noProof/>
              </w:rPr>
            </w:r>
            <w:r w:rsidR="00DD7639" w:rsidRPr="00727738">
              <w:rPr>
                <w:rStyle w:val="Hiperhivatkozs"/>
                <w:noProof/>
              </w:rPr>
              <w:fldChar w:fldCharType="separate"/>
            </w:r>
            <w:r w:rsidR="00DD7639" w:rsidRPr="00727738">
              <w:rPr>
                <w:rStyle w:val="Hiperhivatkozs"/>
                <w:noProof/>
              </w:rPr>
              <w:t>1.</w:t>
            </w:r>
            <w:r w:rsidR="00DD7639">
              <w:rPr>
                <w:rFonts w:asciiTheme="minorHAnsi" w:eastAsiaTheme="minorEastAsia" w:hAnsiTheme="minorHAnsi" w:cstheme="minorBidi"/>
                <w:b w:val="0"/>
                <w:noProof/>
                <w:color w:val="auto"/>
                <w:kern w:val="2"/>
                <w:sz w:val="24"/>
                <w:szCs w:val="24"/>
                <w14:ligatures w14:val="standardContextual"/>
              </w:rPr>
              <w:tab/>
            </w:r>
            <w:r w:rsidR="00DD7639" w:rsidRPr="00727738">
              <w:rPr>
                <w:rStyle w:val="Hiperhivatkozs"/>
                <w:noProof/>
              </w:rPr>
              <w:t>Bevezetés</w:t>
            </w:r>
            <w:r w:rsidR="00DD7639">
              <w:rPr>
                <w:noProof/>
                <w:webHidden/>
              </w:rPr>
              <w:tab/>
            </w:r>
            <w:r w:rsidR="00DD7639">
              <w:rPr>
                <w:noProof/>
                <w:webHidden/>
              </w:rPr>
              <w:fldChar w:fldCharType="begin"/>
            </w:r>
            <w:r w:rsidR="00DD7639">
              <w:rPr>
                <w:noProof/>
                <w:webHidden/>
              </w:rPr>
              <w:instrText xml:space="preserve"> PAGEREF _Toc228879294 \h </w:instrText>
            </w:r>
            <w:r w:rsidR="00DD7639">
              <w:rPr>
                <w:noProof/>
                <w:webHidden/>
              </w:rPr>
            </w:r>
          </w:ins>
          <w:r w:rsidR="00DD7639">
            <w:rPr>
              <w:noProof/>
              <w:webHidden/>
            </w:rPr>
            <w:fldChar w:fldCharType="separate"/>
          </w:r>
          <w:ins w:id="5" w:author="Nánássy László" w:date="2026-05-05T13:14:00Z" w16du:dateUtc="2026-05-05T11:14:00Z">
            <w:r w:rsidR="00DD7639">
              <w:rPr>
                <w:noProof/>
                <w:webHidden/>
              </w:rPr>
              <w:t>6</w:t>
            </w:r>
            <w:r w:rsidR="00DD7639">
              <w:rPr>
                <w:noProof/>
                <w:webHidden/>
              </w:rPr>
              <w:fldChar w:fldCharType="end"/>
            </w:r>
            <w:r w:rsidR="00DD7639" w:rsidRPr="00727738">
              <w:rPr>
                <w:rStyle w:val="Hiperhivatkozs"/>
                <w:noProof/>
              </w:rPr>
              <w:fldChar w:fldCharType="end"/>
            </w:r>
          </w:ins>
        </w:p>
        <w:p w14:paraId="262A9272" w14:textId="23A14FC5" w:rsidR="00DD7639" w:rsidRDefault="00DD7639">
          <w:pPr>
            <w:pStyle w:val="TJ1"/>
            <w:tabs>
              <w:tab w:val="left" w:pos="464"/>
              <w:tab w:val="right" w:leader="dot" w:pos="9065"/>
            </w:tabs>
            <w:rPr>
              <w:ins w:id="6"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7"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"_Toc228879295"</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Használati feltételek</w:t>
            </w:r>
            <w:r>
              <w:rPr>
                <w:noProof/>
                <w:webHidden/>
              </w:rPr>
              <w:tab/>
            </w:r>
            <w:r>
              <w:rPr>
                <w:noProof/>
                <w:webHidden/>
              </w:rPr>
              <w:fldChar w:fldCharType="begin"/>
            </w:r>
            <w:r>
              <w:rPr>
                <w:noProof/>
                <w:webHidden/>
              </w:rPr>
              <w:instrText xml:space="preserve"> PAGEREF _Toc228879295 \h </w:instrText>
            </w:r>
            <w:r>
              <w:rPr>
                <w:noProof/>
                <w:webHidden/>
              </w:rPr>
            </w:r>
          </w:ins>
          <w:r>
            <w:rPr>
              <w:noProof/>
              <w:webHidden/>
            </w:rPr>
            <w:fldChar w:fldCharType="separate"/>
          </w:r>
          <w:ins w:id="8"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4A40DC2E" w14:textId="2A268B0B" w:rsidR="00DD7639" w:rsidRDefault="00DD7639">
          <w:pPr>
            <w:pStyle w:val="TJ1"/>
            <w:tabs>
              <w:tab w:val="left" w:pos="464"/>
              <w:tab w:val="right" w:leader="dot" w:pos="9065"/>
            </w:tabs>
            <w:rPr>
              <w:ins w:id="9"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0"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"_Toc228879296"</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3.</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Technikai követelmények</w:t>
            </w:r>
            <w:r>
              <w:rPr>
                <w:noProof/>
                <w:webHidden/>
              </w:rPr>
              <w:tab/>
            </w:r>
            <w:r>
              <w:rPr>
                <w:noProof/>
                <w:webHidden/>
              </w:rPr>
              <w:fldChar w:fldCharType="begin"/>
            </w:r>
            <w:r>
              <w:rPr>
                <w:noProof/>
                <w:webHidden/>
              </w:rPr>
              <w:instrText xml:space="preserve"> PAGEREF _Toc228879296 \h </w:instrText>
            </w:r>
            <w:r>
              <w:rPr>
                <w:noProof/>
                <w:webHidden/>
              </w:rPr>
            </w:r>
          </w:ins>
          <w:r>
            <w:rPr>
              <w:noProof/>
              <w:webHidden/>
            </w:rPr>
            <w:fldChar w:fldCharType="separate"/>
          </w:r>
          <w:ins w:id="11"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354BB677" w14:textId="329DE7F0" w:rsidR="00DD7639" w:rsidRDefault="00DD7639">
          <w:pPr>
            <w:pStyle w:val="TJ2"/>
            <w:tabs>
              <w:tab w:val="left" w:pos="960"/>
              <w:tab w:val="right" w:leader="dot" w:pos="9065"/>
            </w:tabs>
            <w:rPr>
              <w:ins w:id="12"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3"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"_Toc228879297"</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3.1.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Alapvető technológiák</w:t>
            </w:r>
            <w:r>
              <w:rPr>
                <w:noProof/>
                <w:webHidden/>
              </w:rPr>
              <w:tab/>
            </w:r>
            <w:r>
              <w:rPr>
                <w:noProof/>
                <w:webHidden/>
              </w:rPr>
              <w:fldChar w:fldCharType="begin"/>
            </w:r>
            <w:r>
              <w:rPr>
                <w:noProof/>
                <w:webHidden/>
              </w:rPr>
              <w:instrText xml:space="preserve"> PAGEREF _Toc228879297 \h </w:instrText>
            </w:r>
            <w:r>
              <w:rPr>
                <w:noProof/>
                <w:webHidden/>
              </w:rPr>
            </w:r>
          </w:ins>
          <w:r>
            <w:rPr>
              <w:noProof/>
              <w:webHidden/>
            </w:rPr>
            <w:fldChar w:fldCharType="separate"/>
          </w:r>
          <w:ins w:id="14"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34A3C055" w14:textId="2B572FB3" w:rsidR="00DD7639" w:rsidRDefault="00DD7639">
          <w:pPr>
            <w:pStyle w:val="TJ2"/>
            <w:tabs>
              <w:tab w:val="left" w:pos="960"/>
              <w:tab w:val="right" w:leader="dot" w:pos="9065"/>
            </w:tabs>
            <w:rPr>
              <w:ins w:id="15"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6"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"_Toc228879298"</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3.2.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Kódolási, titkosítási algoritmusok</w:t>
            </w:r>
            <w:r>
              <w:rPr>
                <w:noProof/>
                <w:webHidden/>
              </w:rPr>
              <w:tab/>
            </w:r>
            <w:r>
              <w:rPr>
                <w:noProof/>
                <w:webHidden/>
              </w:rPr>
              <w:fldChar w:fldCharType="begin"/>
            </w:r>
            <w:r>
              <w:rPr>
                <w:noProof/>
                <w:webHidden/>
              </w:rPr>
              <w:instrText xml:space="preserve"> PAGEREF _Toc228879298 \h </w:instrText>
            </w:r>
            <w:r>
              <w:rPr>
                <w:noProof/>
                <w:webHidden/>
              </w:rPr>
            </w:r>
          </w:ins>
          <w:r>
            <w:rPr>
              <w:noProof/>
              <w:webHidden/>
            </w:rPr>
            <w:fldChar w:fldCharType="separate"/>
          </w:r>
          <w:ins w:id="17"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09165333" w14:textId="7544A9B6" w:rsidR="00DD7639" w:rsidRDefault="00DD7639">
          <w:pPr>
            <w:pStyle w:val="TJ1"/>
            <w:tabs>
              <w:tab w:val="left" w:pos="464"/>
              <w:tab w:val="right" w:leader="dot" w:pos="9065"/>
            </w:tabs>
            <w:rPr>
              <w:ins w:id="18"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9"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"_Toc228879299"</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4.</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Folyamatok</w:t>
            </w:r>
            <w:r>
              <w:rPr>
                <w:noProof/>
                <w:webHidden/>
              </w:rPr>
              <w:tab/>
            </w:r>
            <w:r>
              <w:rPr>
                <w:noProof/>
                <w:webHidden/>
              </w:rPr>
              <w:fldChar w:fldCharType="begin"/>
            </w:r>
            <w:r>
              <w:rPr>
                <w:noProof/>
                <w:webHidden/>
              </w:rPr>
              <w:instrText xml:space="preserve"> PAGEREF _Toc228879299 \h </w:instrText>
            </w:r>
            <w:r>
              <w:rPr>
                <w:noProof/>
                <w:webHidden/>
              </w:rPr>
            </w:r>
          </w:ins>
          <w:r>
            <w:rPr>
              <w:noProof/>
              <w:webHidden/>
            </w:rPr>
            <w:fldChar w:fldCharType="separate"/>
          </w:r>
          <w:ins w:id="20"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38828898" w14:textId="13D18CCF" w:rsidR="00DD7639" w:rsidRDefault="00DD7639">
          <w:pPr>
            <w:pStyle w:val="TJ2"/>
            <w:tabs>
              <w:tab w:val="left" w:pos="960"/>
              <w:tab w:val="right" w:leader="dot" w:pos="9065"/>
            </w:tabs>
            <w:rPr>
              <w:ins w:id="21"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22"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"_Toc228879300"</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4.1.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Lekérdezés eredmény a válaszüzenetben</w:t>
            </w:r>
            <w:r>
              <w:rPr>
                <w:noProof/>
                <w:webHidden/>
              </w:rPr>
              <w:tab/>
            </w:r>
            <w:r>
              <w:rPr>
                <w:noProof/>
                <w:webHidden/>
              </w:rPr>
              <w:fldChar w:fldCharType="begin"/>
            </w:r>
            <w:r>
              <w:rPr>
                <w:noProof/>
                <w:webHidden/>
              </w:rPr>
              <w:instrText xml:space="preserve"> PAGEREF _Toc228879300 \h </w:instrText>
            </w:r>
            <w:r>
              <w:rPr>
                <w:noProof/>
                <w:webHidden/>
              </w:rPr>
            </w:r>
          </w:ins>
          <w:r>
            <w:rPr>
              <w:noProof/>
              <w:webHidden/>
            </w:rPr>
            <w:fldChar w:fldCharType="separate"/>
          </w:r>
          <w:ins w:id="23" w:author="Nánássy László" w:date="2026-05-05T13:14:00Z" w16du:dateUtc="2026-05-05T11:14:00Z">
            <w:r>
              <w:rPr>
                <w:noProof/>
                <w:webHidden/>
              </w:rPr>
              <w:t>6</w:t>
            </w:r>
            <w:r>
              <w:rPr>
                <w:noProof/>
                <w:webHidden/>
              </w:rPr>
              <w:fldChar w:fldCharType="end"/>
            </w:r>
            <w:r w:rsidRPr="00727738">
              <w:rPr>
                <w:rStyle w:val="Hiperhivatkozs"/>
                <w:noProof/>
              </w:rPr>
              <w:fldChar w:fldCharType="end"/>
            </w:r>
          </w:ins>
        </w:p>
        <w:p w14:paraId="02BF0A7C" w14:textId="4232DA1E" w:rsidR="00DD7639" w:rsidRDefault="00DD7639">
          <w:pPr>
            <w:pStyle w:val="TJ2"/>
            <w:tabs>
              <w:tab w:val="left" w:pos="960"/>
              <w:tab w:val="right" w:leader="dot" w:pos="9065"/>
            </w:tabs>
            <w:rPr>
              <w:ins w:id="24"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25"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"_Toc228879301"</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4.2.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Lekérdezés eredmény státusz lekérdezéssel</w:t>
            </w:r>
            <w:r>
              <w:rPr>
                <w:noProof/>
                <w:webHidden/>
              </w:rPr>
              <w:tab/>
            </w:r>
            <w:r>
              <w:rPr>
                <w:noProof/>
                <w:webHidden/>
              </w:rPr>
              <w:fldChar w:fldCharType="begin"/>
            </w:r>
            <w:r>
              <w:rPr>
                <w:noProof/>
                <w:webHidden/>
              </w:rPr>
              <w:instrText xml:space="preserve"> PAGEREF _Toc228879301 \h </w:instrText>
            </w:r>
            <w:r>
              <w:rPr>
                <w:noProof/>
                <w:webHidden/>
              </w:rPr>
            </w:r>
          </w:ins>
          <w:r>
            <w:rPr>
              <w:noProof/>
              <w:webHidden/>
            </w:rPr>
            <w:fldChar w:fldCharType="separate"/>
          </w:r>
          <w:ins w:id="26" w:author="Nánássy László" w:date="2026-05-05T13:14:00Z" w16du:dateUtc="2026-05-05T11:14:00Z">
            <w:r>
              <w:rPr>
                <w:noProof/>
                <w:webHidden/>
              </w:rPr>
              <w:t>7</w:t>
            </w:r>
            <w:r>
              <w:rPr>
                <w:noProof/>
                <w:webHidden/>
              </w:rPr>
              <w:fldChar w:fldCharType="end"/>
            </w:r>
            <w:r w:rsidRPr="00727738">
              <w:rPr>
                <w:rStyle w:val="Hiperhivatkozs"/>
                <w:noProof/>
              </w:rPr>
              <w:fldChar w:fldCharType="end"/>
            </w:r>
          </w:ins>
        </w:p>
        <w:p w14:paraId="7601F3A9" w14:textId="7A99593F" w:rsidR="00DD7639" w:rsidRDefault="00DD7639">
          <w:pPr>
            <w:pStyle w:val="TJ1"/>
            <w:tabs>
              <w:tab w:val="left" w:pos="464"/>
              <w:tab w:val="right" w:leader="dot" w:pos="9065"/>
            </w:tabs>
            <w:rPr>
              <w:ins w:id="27"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28"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"_Toc228879302"</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5.</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Általános interfész elemek</w:t>
            </w:r>
            <w:r>
              <w:rPr>
                <w:noProof/>
                <w:webHidden/>
              </w:rPr>
              <w:tab/>
            </w:r>
            <w:r>
              <w:rPr>
                <w:noProof/>
                <w:webHidden/>
              </w:rPr>
              <w:fldChar w:fldCharType="begin"/>
            </w:r>
            <w:r>
              <w:rPr>
                <w:noProof/>
                <w:webHidden/>
              </w:rPr>
              <w:instrText xml:space="preserve"> PAGEREF _Toc228879302 \h </w:instrText>
            </w:r>
            <w:r>
              <w:rPr>
                <w:noProof/>
                <w:webHidden/>
              </w:rPr>
            </w:r>
          </w:ins>
          <w:r>
            <w:rPr>
              <w:noProof/>
              <w:webHidden/>
            </w:rPr>
            <w:fldChar w:fldCharType="separate"/>
          </w:r>
          <w:ins w:id="29" w:author="Nánássy László" w:date="2026-05-05T13:14:00Z" w16du:dateUtc="2026-05-05T11:14:00Z">
            <w:r>
              <w:rPr>
                <w:noProof/>
                <w:webHidden/>
              </w:rPr>
              <w:t>9</w:t>
            </w:r>
            <w:r>
              <w:rPr>
                <w:noProof/>
                <w:webHidden/>
              </w:rPr>
              <w:fldChar w:fldCharType="end"/>
            </w:r>
            <w:r w:rsidRPr="00727738">
              <w:rPr>
                <w:rStyle w:val="Hiperhivatkozs"/>
                <w:noProof/>
              </w:rPr>
              <w:fldChar w:fldCharType="end"/>
            </w:r>
          </w:ins>
        </w:p>
        <w:p w14:paraId="43ED9894" w14:textId="426C43AA" w:rsidR="00DD7639" w:rsidRDefault="00DD7639">
          <w:pPr>
            <w:pStyle w:val="TJ2"/>
            <w:tabs>
              <w:tab w:val="left" w:pos="960"/>
              <w:tab w:val="right" w:leader="dot" w:pos="9065"/>
            </w:tabs>
            <w:rPr>
              <w:ins w:id="30"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31"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"_Toc228879303"</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5.1.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Általános formátumok</w:t>
            </w:r>
            <w:r>
              <w:rPr>
                <w:noProof/>
                <w:webHidden/>
              </w:rPr>
              <w:tab/>
            </w:r>
            <w:r>
              <w:rPr>
                <w:noProof/>
                <w:webHidden/>
              </w:rPr>
              <w:fldChar w:fldCharType="begin"/>
            </w:r>
            <w:r>
              <w:rPr>
                <w:noProof/>
                <w:webHidden/>
              </w:rPr>
              <w:instrText xml:space="preserve"> PAGEREF _Toc228879303 \h </w:instrText>
            </w:r>
            <w:r>
              <w:rPr>
                <w:noProof/>
                <w:webHidden/>
              </w:rPr>
            </w:r>
          </w:ins>
          <w:r>
            <w:rPr>
              <w:noProof/>
              <w:webHidden/>
            </w:rPr>
            <w:fldChar w:fldCharType="separate"/>
          </w:r>
          <w:ins w:id="32" w:author="Nánássy László" w:date="2026-05-05T13:14:00Z" w16du:dateUtc="2026-05-05T11:14:00Z">
            <w:r>
              <w:rPr>
                <w:noProof/>
                <w:webHidden/>
              </w:rPr>
              <w:t>9</w:t>
            </w:r>
            <w:r>
              <w:rPr>
                <w:noProof/>
                <w:webHidden/>
              </w:rPr>
              <w:fldChar w:fldCharType="end"/>
            </w:r>
            <w:r w:rsidRPr="00727738">
              <w:rPr>
                <w:rStyle w:val="Hiperhivatkozs"/>
                <w:noProof/>
              </w:rPr>
              <w:fldChar w:fldCharType="end"/>
            </w:r>
          </w:ins>
        </w:p>
        <w:p w14:paraId="0D032BD4" w14:textId="32B65A5B" w:rsidR="00DD7639" w:rsidRDefault="00DD7639">
          <w:pPr>
            <w:pStyle w:val="TJ2"/>
            <w:tabs>
              <w:tab w:val="left" w:pos="960"/>
              <w:tab w:val="right" w:leader="dot" w:pos="9065"/>
            </w:tabs>
            <w:rPr>
              <w:ins w:id="33"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34"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"_Toc228879304"</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5.2.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Általános technikai adatok</w:t>
            </w:r>
            <w:r>
              <w:rPr>
                <w:noProof/>
                <w:webHidden/>
              </w:rPr>
              <w:tab/>
            </w:r>
            <w:r>
              <w:rPr>
                <w:noProof/>
                <w:webHidden/>
              </w:rPr>
              <w:fldChar w:fldCharType="begin"/>
            </w:r>
            <w:r>
              <w:rPr>
                <w:noProof/>
                <w:webHidden/>
              </w:rPr>
              <w:instrText xml:space="preserve"> PAGEREF _Toc228879304 \h </w:instrText>
            </w:r>
            <w:r>
              <w:rPr>
                <w:noProof/>
                <w:webHidden/>
              </w:rPr>
            </w:r>
          </w:ins>
          <w:r>
            <w:rPr>
              <w:noProof/>
              <w:webHidden/>
            </w:rPr>
            <w:fldChar w:fldCharType="separate"/>
          </w:r>
          <w:ins w:id="35" w:author="Nánássy László" w:date="2026-05-05T13:14:00Z" w16du:dateUtc="2026-05-05T11:14:00Z">
            <w:r>
              <w:rPr>
                <w:noProof/>
                <w:webHidden/>
              </w:rPr>
              <w:t>9</w:t>
            </w:r>
            <w:r>
              <w:rPr>
                <w:noProof/>
                <w:webHidden/>
              </w:rPr>
              <w:fldChar w:fldCharType="end"/>
            </w:r>
            <w:r w:rsidRPr="00727738">
              <w:rPr>
                <w:rStyle w:val="Hiperhivatkozs"/>
                <w:noProof/>
              </w:rPr>
              <w:fldChar w:fldCharType="end"/>
            </w:r>
          </w:ins>
        </w:p>
        <w:p w14:paraId="4DB5111F" w14:textId="11540021" w:rsidR="00DD7639" w:rsidRDefault="00DD7639">
          <w:pPr>
            <w:pStyle w:val="TJ2"/>
            <w:tabs>
              <w:tab w:val="left" w:pos="960"/>
              <w:tab w:val="right" w:leader="dot" w:pos="9065"/>
            </w:tabs>
            <w:rPr>
              <w:ins w:id="36"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37"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"_Toc228879305"</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5.2.1.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Feljéc</w:t>
            </w:r>
            <w:r>
              <w:rPr>
                <w:noProof/>
                <w:webHidden/>
              </w:rPr>
              <w:tab/>
            </w:r>
            <w:r>
              <w:rPr>
                <w:noProof/>
                <w:webHidden/>
              </w:rPr>
              <w:fldChar w:fldCharType="begin"/>
            </w:r>
            <w:r>
              <w:rPr>
                <w:noProof/>
                <w:webHidden/>
              </w:rPr>
              <w:instrText xml:space="preserve"> PAGEREF _Toc228879305 \h </w:instrText>
            </w:r>
            <w:r>
              <w:rPr>
                <w:noProof/>
                <w:webHidden/>
              </w:rPr>
            </w:r>
          </w:ins>
          <w:r>
            <w:rPr>
              <w:noProof/>
              <w:webHidden/>
            </w:rPr>
            <w:fldChar w:fldCharType="separate"/>
          </w:r>
          <w:ins w:id="38" w:author="Nánássy László" w:date="2026-05-05T13:14:00Z" w16du:dateUtc="2026-05-05T11:14:00Z">
            <w:r>
              <w:rPr>
                <w:noProof/>
                <w:webHidden/>
              </w:rPr>
              <w:t>9</w:t>
            </w:r>
            <w:r>
              <w:rPr>
                <w:noProof/>
                <w:webHidden/>
              </w:rPr>
              <w:fldChar w:fldCharType="end"/>
            </w:r>
            <w:r w:rsidRPr="00727738">
              <w:rPr>
                <w:rStyle w:val="Hiperhivatkozs"/>
                <w:noProof/>
              </w:rPr>
              <w:fldChar w:fldCharType="end"/>
            </w:r>
          </w:ins>
        </w:p>
        <w:p w14:paraId="365EB970" w14:textId="1E5DE29F" w:rsidR="00DD7639" w:rsidRDefault="00DD7639">
          <w:pPr>
            <w:pStyle w:val="TJ1"/>
            <w:tabs>
              <w:tab w:val="left" w:pos="464"/>
              <w:tab w:val="right" w:leader="dot" w:pos="9065"/>
            </w:tabs>
            <w:rPr>
              <w:ins w:id="39"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40"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"_Toc228879306"</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6.</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REST interfészek</w:t>
            </w:r>
            <w:r>
              <w:rPr>
                <w:noProof/>
                <w:webHidden/>
              </w:rPr>
              <w:tab/>
            </w:r>
            <w:r>
              <w:rPr>
                <w:noProof/>
                <w:webHidden/>
              </w:rPr>
              <w:fldChar w:fldCharType="begin"/>
            </w:r>
            <w:r>
              <w:rPr>
                <w:noProof/>
                <w:webHidden/>
              </w:rPr>
              <w:instrText xml:space="preserve"> PAGEREF _Toc228879306 \h </w:instrText>
            </w:r>
            <w:r>
              <w:rPr>
                <w:noProof/>
                <w:webHidden/>
              </w:rPr>
            </w:r>
          </w:ins>
          <w:r>
            <w:rPr>
              <w:noProof/>
              <w:webHidden/>
            </w:rPr>
            <w:fldChar w:fldCharType="separate"/>
          </w:r>
          <w:ins w:id="41"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6AFCDC18" w14:textId="02EFAB4A" w:rsidR="00DD7639" w:rsidRDefault="00DD7639">
          <w:pPr>
            <w:pStyle w:val="TJ2"/>
            <w:tabs>
              <w:tab w:val="left" w:pos="960"/>
              <w:tab w:val="right" w:leader="dot" w:pos="9065"/>
            </w:tabs>
            <w:rPr>
              <w:ins w:id="42"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43"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"_Toc228879307"</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6.1.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Üzenetek általános felépítése</w:t>
            </w:r>
            <w:r>
              <w:rPr>
                <w:noProof/>
                <w:webHidden/>
              </w:rPr>
              <w:tab/>
            </w:r>
            <w:r>
              <w:rPr>
                <w:noProof/>
                <w:webHidden/>
              </w:rPr>
              <w:fldChar w:fldCharType="begin"/>
            </w:r>
            <w:r>
              <w:rPr>
                <w:noProof/>
                <w:webHidden/>
              </w:rPr>
              <w:instrText xml:space="preserve"> PAGEREF _Toc228879307 \h </w:instrText>
            </w:r>
            <w:r>
              <w:rPr>
                <w:noProof/>
                <w:webHidden/>
              </w:rPr>
            </w:r>
          </w:ins>
          <w:r>
            <w:rPr>
              <w:noProof/>
              <w:webHidden/>
            </w:rPr>
            <w:fldChar w:fldCharType="separate"/>
          </w:r>
          <w:ins w:id="44"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01947FD4" w14:textId="618F1AA1" w:rsidR="00DD7639" w:rsidRDefault="00DD7639">
          <w:pPr>
            <w:pStyle w:val="TJ2"/>
            <w:tabs>
              <w:tab w:val="left" w:pos="960"/>
              <w:tab w:val="right" w:leader="dot" w:pos="9065"/>
            </w:tabs>
            <w:rPr>
              <w:ins w:id="45"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46"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"_Toc228879308"</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6.1.1.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Kérés (request)</w:t>
            </w:r>
            <w:r>
              <w:rPr>
                <w:noProof/>
                <w:webHidden/>
              </w:rPr>
              <w:tab/>
            </w:r>
            <w:r>
              <w:rPr>
                <w:noProof/>
                <w:webHidden/>
              </w:rPr>
              <w:fldChar w:fldCharType="begin"/>
            </w:r>
            <w:r>
              <w:rPr>
                <w:noProof/>
                <w:webHidden/>
              </w:rPr>
              <w:instrText xml:space="preserve"> PAGEREF _Toc228879308 \h </w:instrText>
            </w:r>
            <w:r>
              <w:rPr>
                <w:noProof/>
                <w:webHidden/>
              </w:rPr>
            </w:r>
          </w:ins>
          <w:r>
            <w:rPr>
              <w:noProof/>
              <w:webHidden/>
            </w:rPr>
            <w:fldChar w:fldCharType="separate"/>
          </w:r>
          <w:ins w:id="47"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38F8AC47" w14:textId="45872CB0" w:rsidR="00DD7639" w:rsidRDefault="00DD7639">
          <w:pPr>
            <w:pStyle w:val="TJ2"/>
            <w:tabs>
              <w:tab w:val="left" w:pos="960"/>
              <w:tab w:val="right" w:leader="dot" w:pos="9065"/>
            </w:tabs>
            <w:rPr>
              <w:ins w:id="48"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49"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"_Toc228879309"</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6.1.2.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Válasz (response)</w:t>
            </w:r>
            <w:r>
              <w:rPr>
                <w:noProof/>
                <w:webHidden/>
              </w:rPr>
              <w:tab/>
            </w:r>
            <w:r>
              <w:rPr>
                <w:noProof/>
                <w:webHidden/>
              </w:rPr>
              <w:fldChar w:fldCharType="begin"/>
            </w:r>
            <w:r>
              <w:rPr>
                <w:noProof/>
                <w:webHidden/>
              </w:rPr>
              <w:instrText xml:space="preserve"> PAGEREF _Toc228879309 \h </w:instrText>
            </w:r>
            <w:r>
              <w:rPr>
                <w:noProof/>
                <w:webHidden/>
              </w:rPr>
            </w:r>
          </w:ins>
          <w:r>
            <w:rPr>
              <w:noProof/>
              <w:webHidden/>
            </w:rPr>
            <w:fldChar w:fldCharType="separate"/>
          </w:r>
          <w:ins w:id="50"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36F5E57A" w14:textId="4631395D" w:rsidR="00DD7639" w:rsidRDefault="00DD7639">
          <w:pPr>
            <w:pStyle w:val="TJ2"/>
            <w:tabs>
              <w:tab w:val="left" w:pos="960"/>
              <w:tab w:val="right" w:leader="dot" w:pos="9065"/>
            </w:tabs>
            <w:rPr>
              <w:ins w:id="51"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52"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"_Toc228879310"</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6.2.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Adózói adatlekérdezések általános struktúrái</w:t>
            </w:r>
            <w:r>
              <w:rPr>
                <w:noProof/>
                <w:webHidden/>
              </w:rPr>
              <w:tab/>
            </w:r>
            <w:r>
              <w:rPr>
                <w:noProof/>
                <w:webHidden/>
              </w:rPr>
              <w:fldChar w:fldCharType="begin"/>
            </w:r>
            <w:r>
              <w:rPr>
                <w:noProof/>
                <w:webHidden/>
              </w:rPr>
              <w:instrText xml:space="preserve"> PAGEREF _Toc228879310 \h </w:instrText>
            </w:r>
            <w:r>
              <w:rPr>
                <w:noProof/>
                <w:webHidden/>
              </w:rPr>
            </w:r>
          </w:ins>
          <w:r>
            <w:rPr>
              <w:noProof/>
              <w:webHidden/>
            </w:rPr>
            <w:fldChar w:fldCharType="separate"/>
          </w:r>
          <w:ins w:id="53"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12715BC7" w14:textId="4D2DB05A" w:rsidR="00DD7639" w:rsidRDefault="00DD7639">
          <w:pPr>
            <w:pStyle w:val="TJ2"/>
            <w:tabs>
              <w:tab w:val="left" w:pos="960"/>
              <w:tab w:val="right" w:leader="dot" w:pos="9065"/>
            </w:tabs>
            <w:rPr>
              <w:ins w:id="54"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55"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"_Toc228879311"</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6.3.</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Adózói adatlekérdezések interfésze</w:t>
            </w:r>
            <w:r>
              <w:rPr>
                <w:noProof/>
                <w:webHidden/>
              </w:rPr>
              <w:tab/>
            </w:r>
            <w:r>
              <w:rPr>
                <w:noProof/>
                <w:webHidden/>
              </w:rPr>
              <w:fldChar w:fldCharType="begin"/>
            </w:r>
            <w:r>
              <w:rPr>
                <w:noProof/>
                <w:webHidden/>
              </w:rPr>
              <w:instrText xml:space="preserve"> PAGEREF _Toc228879311 \h </w:instrText>
            </w:r>
            <w:r>
              <w:rPr>
                <w:noProof/>
                <w:webHidden/>
              </w:rPr>
            </w:r>
          </w:ins>
          <w:r>
            <w:rPr>
              <w:noProof/>
              <w:webHidden/>
            </w:rPr>
            <w:fldChar w:fldCharType="separate"/>
          </w:r>
          <w:ins w:id="56" w:author="Nánássy László" w:date="2026-05-05T13:14:00Z" w16du:dateUtc="2026-05-05T11:14:00Z">
            <w:r>
              <w:rPr>
                <w:noProof/>
                <w:webHidden/>
              </w:rPr>
              <w:t>10</w:t>
            </w:r>
            <w:r>
              <w:rPr>
                <w:noProof/>
                <w:webHidden/>
              </w:rPr>
              <w:fldChar w:fldCharType="end"/>
            </w:r>
            <w:r w:rsidRPr="00727738">
              <w:rPr>
                <w:rStyle w:val="Hiperhivatkozs"/>
                <w:noProof/>
              </w:rPr>
              <w:fldChar w:fldCharType="end"/>
            </w:r>
          </w:ins>
        </w:p>
        <w:p w14:paraId="21DAAEB2" w14:textId="7A3B7B10" w:rsidR="00DD7639" w:rsidRDefault="00DD7639">
          <w:pPr>
            <w:pStyle w:val="TJ2"/>
            <w:tabs>
              <w:tab w:val="left" w:pos="960"/>
              <w:tab w:val="right" w:leader="dot" w:pos="9065"/>
            </w:tabs>
            <w:rPr>
              <w:ins w:id="57"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58"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"_Toc228879312"</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Összesített adószámla lekérdezés művelet</w:t>
            </w:r>
            <w:r>
              <w:rPr>
                <w:noProof/>
                <w:webHidden/>
              </w:rPr>
              <w:tab/>
            </w:r>
            <w:r>
              <w:rPr>
                <w:noProof/>
                <w:webHidden/>
              </w:rPr>
              <w:fldChar w:fldCharType="begin"/>
            </w:r>
            <w:r>
              <w:rPr>
                <w:noProof/>
                <w:webHidden/>
              </w:rPr>
              <w:instrText xml:space="preserve"> PAGEREF _Toc228879312 \h </w:instrText>
            </w:r>
            <w:r>
              <w:rPr>
                <w:noProof/>
                <w:webHidden/>
              </w:rPr>
            </w:r>
          </w:ins>
          <w:r>
            <w:rPr>
              <w:noProof/>
              <w:webHidden/>
            </w:rPr>
            <w:fldChar w:fldCharType="separate"/>
          </w:r>
          <w:ins w:id="59" w:author="Nánássy László" w:date="2026-05-05T13:14:00Z" w16du:dateUtc="2026-05-05T11:14:00Z">
            <w:r>
              <w:rPr>
                <w:noProof/>
                <w:webHidden/>
              </w:rPr>
              <w:t>11</w:t>
            </w:r>
            <w:r>
              <w:rPr>
                <w:noProof/>
                <w:webHidden/>
              </w:rPr>
              <w:fldChar w:fldCharType="end"/>
            </w:r>
            <w:r w:rsidRPr="00727738">
              <w:rPr>
                <w:rStyle w:val="Hiperhivatkozs"/>
                <w:noProof/>
              </w:rPr>
              <w:fldChar w:fldCharType="end"/>
            </w:r>
          </w:ins>
        </w:p>
        <w:p w14:paraId="5D6CAE7D" w14:textId="3377459B" w:rsidR="00DD7639" w:rsidRDefault="00DD7639">
          <w:pPr>
            <w:pStyle w:val="TJ2"/>
            <w:tabs>
              <w:tab w:val="left" w:pos="960"/>
              <w:tab w:val="right" w:leader="dot" w:pos="9065"/>
            </w:tabs>
            <w:rPr>
              <w:ins w:id="60"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61"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"_Toc228879313"</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Tételes adószámla lekérdezés művelet</w:t>
            </w:r>
            <w:r>
              <w:rPr>
                <w:noProof/>
                <w:webHidden/>
              </w:rPr>
              <w:tab/>
            </w:r>
            <w:r>
              <w:rPr>
                <w:noProof/>
                <w:webHidden/>
              </w:rPr>
              <w:fldChar w:fldCharType="begin"/>
            </w:r>
            <w:r>
              <w:rPr>
                <w:noProof/>
                <w:webHidden/>
              </w:rPr>
              <w:instrText xml:space="preserve"> PAGEREF _Toc228879313 \h </w:instrText>
            </w:r>
            <w:r>
              <w:rPr>
                <w:noProof/>
                <w:webHidden/>
              </w:rPr>
            </w:r>
          </w:ins>
          <w:r>
            <w:rPr>
              <w:noProof/>
              <w:webHidden/>
            </w:rPr>
            <w:fldChar w:fldCharType="separate"/>
          </w:r>
          <w:ins w:id="62" w:author="Nánássy László" w:date="2026-05-05T13:14:00Z" w16du:dateUtc="2026-05-05T11:14:00Z">
            <w:r>
              <w:rPr>
                <w:noProof/>
                <w:webHidden/>
              </w:rPr>
              <w:t>12</w:t>
            </w:r>
            <w:r>
              <w:rPr>
                <w:noProof/>
                <w:webHidden/>
              </w:rPr>
              <w:fldChar w:fldCharType="end"/>
            </w:r>
            <w:r w:rsidRPr="00727738">
              <w:rPr>
                <w:rStyle w:val="Hiperhivatkozs"/>
                <w:noProof/>
              </w:rPr>
              <w:fldChar w:fldCharType="end"/>
            </w:r>
          </w:ins>
        </w:p>
        <w:p w14:paraId="2D6EEAB8" w14:textId="544DFDA3" w:rsidR="00DD7639" w:rsidRDefault="00DD7639">
          <w:pPr>
            <w:pStyle w:val="TJ2"/>
            <w:tabs>
              <w:tab w:val="left" w:pos="960"/>
              <w:tab w:val="right" w:leader="dot" w:pos="9065"/>
            </w:tabs>
            <w:rPr>
              <w:ins w:id="63"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64"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"_Toc228879314"</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6.3.3.</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Köztartozás lekérdezés művelet</w:t>
            </w:r>
            <w:r>
              <w:rPr>
                <w:noProof/>
                <w:webHidden/>
              </w:rPr>
              <w:tab/>
            </w:r>
            <w:r>
              <w:rPr>
                <w:noProof/>
                <w:webHidden/>
              </w:rPr>
              <w:fldChar w:fldCharType="begin"/>
            </w:r>
            <w:r>
              <w:rPr>
                <w:noProof/>
                <w:webHidden/>
              </w:rPr>
              <w:instrText xml:space="preserve"> PAGEREF _Toc228879314 \h </w:instrText>
            </w:r>
            <w:r>
              <w:rPr>
                <w:noProof/>
                <w:webHidden/>
              </w:rPr>
            </w:r>
          </w:ins>
          <w:r>
            <w:rPr>
              <w:noProof/>
              <w:webHidden/>
            </w:rPr>
            <w:fldChar w:fldCharType="separate"/>
          </w:r>
          <w:ins w:id="65" w:author="Nánássy László" w:date="2026-05-05T13:14:00Z" w16du:dateUtc="2026-05-05T11:14:00Z">
            <w:r>
              <w:rPr>
                <w:noProof/>
                <w:webHidden/>
              </w:rPr>
              <w:t>16</w:t>
            </w:r>
            <w:r>
              <w:rPr>
                <w:noProof/>
                <w:webHidden/>
              </w:rPr>
              <w:fldChar w:fldCharType="end"/>
            </w:r>
            <w:r w:rsidRPr="00727738">
              <w:rPr>
                <w:rStyle w:val="Hiperhivatkozs"/>
                <w:noProof/>
              </w:rPr>
              <w:fldChar w:fldCharType="end"/>
            </w:r>
          </w:ins>
        </w:p>
        <w:p w14:paraId="132F719C" w14:textId="45E4ECF0" w:rsidR="00DD7639" w:rsidRDefault="00DD7639">
          <w:pPr>
            <w:pStyle w:val="TJ2"/>
            <w:tabs>
              <w:tab w:val="left" w:pos="960"/>
              <w:tab w:val="right" w:leader="dot" w:pos="9065"/>
            </w:tabs>
            <w:rPr>
              <w:ins w:id="66"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67"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"_Toc228879315"</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6.3.4.</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Hiányzó bevallás lekérdezés művelet</w:t>
            </w:r>
            <w:r>
              <w:rPr>
                <w:noProof/>
                <w:webHidden/>
              </w:rPr>
              <w:tab/>
            </w:r>
            <w:r>
              <w:rPr>
                <w:noProof/>
                <w:webHidden/>
              </w:rPr>
              <w:fldChar w:fldCharType="begin"/>
            </w:r>
            <w:r>
              <w:rPr>
                <w:noProof/>
                <w:webHidden/>
              </w:rPr>
              <w:instrText xml:space="preserve"> PAGEREF _Toc228879315 \h </w:instrText>
            </w:r>
            <w:r>
              <w:rPr>
                <w:noProof/>
                <w:webHidden/>
              </w:rPr>
            </w:r>
          </w:ins>
          <w:r>
            <w:rPr>
              <w:noProof/>
              <w:webHidden/>
            </w:rPr>
            <w:fldChar w:fldCharType="separate"/>
          </w:r>
          <w:ins w:id="68" w:author="Nánássy László" w:date="2026-05-05T13:14:00Z" w16du:dateUtc="2026-05-05T11:14:00Z">
            <w:r>
              <w:rPr>
                <w:noProof/>
                <w:webHidden/>
              </w:rPr>
              <w:t>18</w:t>
            </w:r>
            <w:r>
              <w:rPr>
                <w:noProof/>
                <w:webHidden/>
              </w:rPr>
              <w:fldChar w:fldCharType="end"/>
            </w:r>
            <w:r w:rsidRPr="00727738">
              <w:rPr>
                <w:rStyle w:val="Hiperhivatkozs"/>
                <w:noProof/>
              </w:rPr>
              <w:fldChar w:fldCharType="end"/>
            </w:r>
          </w:ins>
        </w:p>
        <w:p w14:paraId="1E261C34" w14:textId="3DD250B6" w:rsidR="00DD7639" w:rsidRDefault="00DD7639">
          <w:pPr>
            <w:pStyle w:val="TJ2"/>
            <w:tabs>
              <w:tab w:val="left" w:pos="960"/>
              <w:tab w:val="right" w:leader="dot" w:pos="9065"/>
            </w:tabs>
            <w:rPr>
              <w:ins w:id="69"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70"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"_Toc228879316"</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6.3.5.</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Biztosítotti jogviszony (foglalkoztató) lekérdezés művelet</w:t>
            </w:r>
            <w:r>
              <w:rPr>
                <w:noProof/>
                <w:webHidden/>
              </w:rPr>
              <w:tab/>
            </w:r>
            <w:r>
              <w:rPr>
                <w:noProof/>
                <w:webHidden/>
              </w:rPr>
              <w:fldChar w:fldCharType="begin"/>
            </w:r>
            <w:r>
              <w:rPr>
                <w:noProof/>
                <w:webHidden/>
              </w:rPr>
              <w:instrText xml:space="preserve"> PAGEREF _Toc228879316 \h </w:instrText>
            </w:r>
            <w:r>
              <w:rPr>
                <w:noProof/>
                <w:webHidden/>
              </w:rPr>
            </w:r>
          </w:ins>
          <w:r>
            <w:rPr>
              <w:noProof/>
              <w:webHidden/>
            </w:rPr>
            <w:fldChar w:fldCharType="separate"/>
          </w:r>
          <w:ins w:id="71" w:author="Nánássy László" w:date="2026-05-05T13:14:00Z" w16du:dateUtc="2026-05-05T11:14:00Z">
            <w:r>
              <w:rPr>
                <w:noProof/>
                <w:webHidden/>
              </w:rPr>
              <w:t>19</w:t>
            </w:r>
            <w:r>
              <w:rPr>
                <w:noProof/>
                <w:webHidden/>
              </w:rPr>
              <w:fldChar w:fldCharType="end"/>
            </w:r>
            <w:r w:rsidRPr="00727738">
              <w:rPr>
                <w:rStyle w:val="Hiperhivatkozs"/>
                <w:noProof/>
              </w:rPr>
              <w:fldChar w:fldCharType="end"/>
            </w:r>
          </w:ins>
        </w:p>
        <w:p w14:paraId="3714C903" w14:textId="27A3C757" w:rsidR="00DD7639" w:rsidRDefault="00DD7639">
          <w:pPr>
            <w:pStyle w:val="TJ2"/>
            <w:tabs>
              <w:tab w:val="left" w:pos="960"/>
              <w:tab w:val="right" w:leader="dot" w:pos="9065"/>
            </w:tabs>
            <w:rPr>
              <w:ins w:id="72"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73"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"_Toc228879317"</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6.3.6.</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Biztosítotti jogviszony (foglalkoztató) státusz lekérdezés művelet</w:t>
            </w:r>
            <w:r>
              <w:rPr>
                <w:noProof/>
                <w:webHidden/>
              </w:rPr>
              <w:tab/>
            </w:r>
            <w:r>
              <w:rPr>
                <w:noProof/>
                <w:webHidden/>
              </w:rPr>
              <w:fldChar w:fldCharType="begin"/>
            </w:r>
            <w:r>
              <w:rPr>
                <w:noProof/>
                <w:webHidden/>
              </w:rPr>
              <w:instrText xml:space="preserve"> PAGEREF _Toc228879317 \h </w:instrText>
            </w:r>
            <w:r>
              <w:rPr>
                <w:noProof/>
                <w:webHidden/>
              </w:rPr>
            </w:r>
          </w:ins>
          <w:r>
            <w:rPr>
              <w:noProof/>
              <w:webHidden/>
            </w:rPr>
            <w:fldChar w:fldCharType="separate"/>
          </w:r>
          <w:ins w:id="74" w:author="Nánássy László" w:date="2026-05-05T13:14:00Z" w16du:dateUtc="2026-05-05T11:14:00Z">
            <w:r>
              <w:rPr>
                <w:noProof/>
                <w:webHidden/>
              </w:rPr>
              <w:t>24</w:t>
            </w:r>
            <w:r>
              <w:rPr>
                <w:noProof/>
                <w:webHidden/>
              </w:rPr>
              <w:fldChar w:fldCharType="end"/>
            </w:r>
            <w:r w:rsidRPr="00727738">
              <w:rPr>
                <w:rStyle w:val="Hiperhivatkozs"/>
                <w:noProof/>
              </w:rPr>
              <w:fldChar w:fldCharType="end"/>
            </w:r>
          </w:ins>
        </w:p>
        <w:p w14:paraId="337054ED" w14:textId="32601BDE" w:rsidR="00DD7639" w:rsidRDefault="00DD7639">
          <w:pPr>
            <w:pStyle w:val="TJ2"/>
            <w:tabs>
              <w:tab w:val="left" w:pos="960"/>
              <w:tab w:val="right" w:leader="dot" w:pos="9065"/>
            </w:tabs>
            <w:rPr>
              <w:ins w:id="75"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76"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"_Toc228879318"</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6.3.7.</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Egyszerűsített foglalkoztatás adatainak lekérdezése egy adózóra vonatkozóan</w:t>
            </w:r>
            <w:r>
              <w:rPr>
                <w:noProof/>
                <w:webHidden/>
              </w:rPr>
              <w:tab/>
            </w:r>
            <w:r>
              <w:rPr>
                <w:noProof/>
                <w:webHidden/>
              </w:rPr>
              <w:fldChar w:fldCharType="begin"/>
            </w:r>
            <w:r>
              <w:rPr>
                <w:noProof/>
                <w:webHidden/>
              </w:rPr>
              <w:instrText xml:space="preserve"> PAGEREF _Toc228879318 \h </w:instrText>
            </w:r>
            <w:r>
              <w:rPr>
                <w:noProof/>
                <w:webHidden/>
              </w:rPr>
            </w:r>
          </w:ins>
          <w:r>
            <w:rPr>
              <w:noProof/>
              <w:webHidden/>
            </w:rPr>
            <w:fldChar w:fldCharType="separate"/>
          </w:r>
          <w:ins w:id="77" w:author="Nánássy László" w:date="2026-05-05T13:14:00Z" w16du:dateUtc="2026-05-05T11:14:00Z">
            <w:r>
              <w:rPr>
                <w:noProof/>
                <w:webHidden/>
              </w:rPr>
              <w:t>25</w:t>
            </w:r>
            <w:r>
              <w:rPr>
                <w:noProof/>
                <w:webHidden/>
              </w:rPr>
              <w:fldChar w:fldCharType="end"/>
            </w:r>
            <w:r w:rsidRPr="00727738">
              <w:rPr>
                <w:rStyle w:val="Hiperhivatkozs"/>
                <w:noProof/>
              </w:rPr>
              <w:fldChar w:fldCharType="end"/>
            </w:r>
          </w:ins>
        </w:p>
        <w:p w14:paraId="7776E3F5" w14:textId="2E58F377" w:rsidR="00DD7639" w:rsidRDefault="00DD7639">
          <w:pPr>
            <w:pStyle w:val="TJ2"/>
            <w:tabs>
              <w:tab w:val="left" w:pos="960"/>
              <w:tab w:val="right" w:leader="dot" w:pos="9065"/>
            </w:tabs>
            <w:rPr>
              <w:ins w:id="78"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79"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"_Toc228879319"</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6.3.8.</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Egyszerűsített foglalkoztatás adatainak lekérdezése egy foglalkoztatóhoz tartozó foglalkoztatottakra vonatkozóan</w:t>
            </w:r>
            <w:r>
              <w:rPr>
                <w:noProof/>
                <w:webHidden/>
              </w:rPr>
              <w:tab/>
            </w:r>
            <w:r>
              <w:rPr>
                <w:noProof/>
                <w:webHidden/>
              </w:rPr>
              <w:fldChar w:fldCharType="begin"/>
            </w:r>
            <w:r>
              <w:rPr>
                <w:noProof/>
                <w:webHidden/>
              </w:rPr>
              <w:instrText xml:space="preserve"> PAGEREF _Toc228879319 \h </w:instrText>
            </w:r>
            <w:r>
              <w:rPr>
                <w:noProof/>
                <w:webHidden/>
              </w:rPr>
            </w:r>
          </w:ins>
          <w:r>
            <w:rPr>
              <w:noProof/>
              <w:webHidden/>
            </w:rPr>
            <w:fldChar w:fldCharType="separate"/>
          </w:r>
          <w:ins w:id="80" w:author="Nánássy László" w:date="2026-05-05T13:14:00Z" w16du:dateUtc="2026-05-05T11:14:00Z">
            <w:r>
              <w:rPr>
                <w:noProof/>
                <w:webHidden/>
              </w:rPr>
              <w:t>28</w:t>
            </w:r>
            <w:r>
              <w:rPr>
                <w:noProof/>
                <w:webHidden/>
              </w:rPr>
              <w:fldChar w:fldCharType="end"/>
            </w:r>
            <w:r w:rsidRPr="00727738">
              <w:rPr>
                <w:rStyle w:val="Hiperhivatkozs"/>
                <w:noProof/>
              </w:rPr>
              <w:fldChar w:fldCharType="end"/>
            </w:r>
          </w:ins>
        </w:p>
        <w:p w14:paraId="2714225F" w14:textId="5D949201" w:rsidR="00DD7639" w:rsidRDefault="00DD7639">
          <w:pPr>
            <w:pStyle w:val="TJ2"/>
            <w:tabs>
              <w:tab w:val="left" w:pos="960"/>
              <w:tab w:val="right" w:leader="dot" w:pos="9065"/>
            </w:tabs>
            <w:rPr>
              <w:ins w:id="81"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82"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"_Toc228879320"</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6.3.9.</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Köztartozásmentesség (KOMA) lekérdezés művelet</w:t>
            </w:r>
            <w:r>
              <w:rPr>
                <w:noProof/>
                <w:webHidden/>
              </w:rPr>
              <w:tab/>
            </w:r>
            <w:r>
              <w:rPr>
                <w:noProof/>
                <w:webHidden/>
              </w:rPr>
              <w:fldChar w:fldCharType="begin"/>
            </w:r>
            <w:r>
              <w:rPr>
                <w:noProof/>
                <w:webHidden/>
              </w:rPr>
              <w:instrText xml:space="preserve"> PAGEREF _Toc228879320 \h </w:instrText>
            </w:r>
            <w:r>
              <w:rPr>
                <w:noProof/>
                <w:webHidden/>
              </w:rPr>
            </w:r>
          </w:ins>
          <w:r>
            <w:rPr>
              <w:noProof/>
              <w:webHidden/>
            </w:rPr>
            <w:fldChar w:fldCharType="separate"/>
          </w:r>
          <w:ins w:id="83" w:author="Nánássy László" w:date="2026-05-05T13:14:00Z" w16du:dateUtc="2026-05-05T11:14:00Z">
            <w:r>
              <w:rPr>
                <w:noProof/>
                <w:webHidden/>
              </w:rPr>
              <w:t>29</w:t>
            </w:r>
            <w:r>
              <w:rPr>
                <w:noProof/>
                <w:webHidden/>
              </w:rPr>
              <w:fldChar w:fldCharType="end"/>
            </w:r>
            <w:r w:rsidRPr="00727738">
              <w:rPr>
                <w:rStyle w:val="Hiperhivatkozs"/>
                <w:noProof/>
              </w:rPr>
              <w:fldChar w:fldCharType="end"/>
            </w:r>
          </w:ins>
        </w:p>
        <w:p w14:paraId="4A774D6F" w14:textId="032041A9" w:rsidR="00DD7639" w:rsidRDefault="00DD7639">
          <w:pPr>
            <w:pStyle w:val="TJ1"/>
            <w:tabs>
              <w:tab w:val="left" w:pos="464"/>
              <w:tab w:val="right" w:leader="dot" w:pos="9065"/>
            </w:tabs>
            <w:rPr>
              <w:ins w:id="84"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85"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"_Toc228879321"</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7.</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SOAP interfészek</w:t>
            </w:r>
            <w:r>
              <w:rPr>
                <w:noProof/>
                <w:webHidden/>
              </w:rPr>
              <w:tab/>
            </w:r>
            <w:r>
              <w:rPr>
                <w:noProof/>
                <w:webHidden/>
              </w:rPr>
              <w:fldChar w:fldCharType="begin"/>
            </w:r>
            <w:r>
              <w:rPr>
                <w:noProof/>
                <w:webHidden/>
              </w:rPr>
              <w:instrText xml:space="preserve"> PAGEREF _Toc228879321 \h </w:instrText>
            </w:r>
            <w:r>
              <w:rPr>
                <w:noProof/>
                <w:webHidden/>
              </w:rPr>
            </w:r>
          </w:ins>
          <w:r>
            <w:rPr>
              <w:noProof/>
              <w:webHidden/>
            </w:rPr>
            <w:fldChar w:fldCharType="separate"/>
          </w:r>
          <w:ins w:id="86" w:author="Nánássy László" w:date="2026-05-05T13:14:00Z" w16du:dateUtc="2026-05-05T11:14:00Z">
            <w:r>
              <w:rPr>
                <w:noProof/>
                <w:webHidden/>
              </w:rPr>
              <w:t>30</w:t>
            </w:r>
            <w:r>
              <w:rPr>
                <w:noProof/>
                <w:webHidden/>
              </w:rPr>
              <w:fldChar w:fldCharType="end"/>
            </w:r>
            <w:r w:rsidRPr="00727738">
              <w:rPr>
                <w:rStyle w:val="Hiperhivatkozs"/>
                <w:noProof/>
              </w:rPr>
              <w:fldChar w:fldCharType="end"/>
            </w:r>
          </w:ins>
        </w:p>
        <w:p w14:paraId="5DE27AA2" w14:textId="535A2D75" w:rsidR="00DD7639" w:rsidRDefault="00DD7639">
          <w:pPr>
            <w:pStyle w:val="TJ2"/>
            <w:tabs>
              <w:tab w:val="left" w:pos="960"/>
              <w:tab w:val="right" w:leader="dot" w:pos="9065"/>
            </w:tabs>
            <w:rPr>
              <w:ins w:id="87"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88"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"_Toc228879322"</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7.1.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Üzenetek általános felépítése</w:t>
            </w:r>
            <w:r>
              <w:rPr>
                <w:noProof/>
                <w:webHidden/>
              </w:rPr>
              <w:tab/>
            </w:r>
            <w:r>
              <w:rPr>
                <w:noProof/>
                <w:webHidden/>
              </w:rPr>
              <w:fldChar w:fldCharType="begin"/>
            </w:r>
            <w:r>
              <w:rPr>
                <w:noProof/>
                <w:webHidden/>
              </w:rPr>
              <w:instrText xml:space="preserve"> PAGEREF _Toc228879322 \h </w:instrText>
            </w:r>
            <w:r>
              <w:rPr>
                <w:noProof/>
                <w:webHidden/>
              </w:rPr>
            </w:r>
          </w:ins>
          <w:r>
            <w:rPr>
              <w:noProof/>
              <w:webHidden/>
            </w:rPr>
            <w:fldChar w:fldCharType="separate"/>
          </w:r>
          <w:ins w:id="89" w:author="Nánássy László" w:date="2026-05-05T13:14:00Z" w16du:dateUtc="2026-05-05T11:14:00Z">
            <w:r>
              <w:rPr>
                <w:noProof/>
                <w:webHidden/>
              </w:rPr>
              <w:t>30</w:t>
            </w:r>
            <w:r>
              <w:rPr>
                <w:noProof/>
                <w:webHidden/>
              </w:rPr>
              <w:fldChar w:fldCharType="end"/>
            </w:r>
            <w:r w:rsidRPr="00727738">
              <w:rPr>
                <w:rStyle w:val="Hiperhivatkozs"/>
                <w:noProof/>
              </w:rPr>
              <w:fldChar w:fldCharType="end"/>
            </w:r>
          </w:ins>
        </w:p>
        <w:p w14:paraId="5487747D" w14:textId="06AD07FB" w:rsidR="00DD7639" w:rsidRDefault="00DD7639">
          <w:pPr>
            <w:pStyle w:val="TJ2"/>
            <w:tabs>
              <w:tab w:val="left" w:pos="960"/>
              <w:tab w:val="right" w:leader="dot" w:pos="9065"/>
            </w:tabs>
            <w:rPr>
              <w:ins w:id="90"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91"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"_Toc228879323"</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7.1.1.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Kérés (request)</w:t>
            </w:r>
            <w:r>
              <w:rPr>
                <w:noProof/>
                <w:webHidden/>
              </w:rPr>
              <w:tab/>
            </w:r>
            <w:r>
              <w:rPr>
                <w:noProof/>
                <w:webHidden/>
              </w:rPr>
              <w:fldChar w:fldCharType="begin"/>
            </w:r>
            <w:r>
              <w:rPr>
                <w:noProof/>
                <w:webHidden/>
              </w:rPr>
              <w:instrText xml:space="preserve"> PAGEREF _Toc228879323 \h </w:instrText>
            </w:r>
            <w:r>
              <w:rPr>
                <w:noProof/>
                <w:webHidden/>
              </w:rPr>
            </w:r>
          </w:ins>
          <w:r>
            <w:rPr>
              <w:noProof/>
              <w:webHidden/>
            </w:rPr>
            <w:fldChar w:fldCharType="separate"/>
          </w:r>
          <w:ins w:id="92" w:author="Nánássy László" w:date="2026-05-05T13:14:00Z" w16du:dateUtc="2026-05-05T11:14:00Z">
            <w:r>
              <w:rPr>
                <w:noProof/>
                <w:webHidden/>
              </w:rPr>
              <w:t>30</w:t>
            </w:r>
            <w:r>
              <w:rPr>
                <w:noProof/>
                <w:webHidden/>
              </w:rPr>
              <w:fldChar w:fldCharType="end"/>
            </w:r>
            <w:r w:rsidRPr="00727738">
              <w:rPr>
                <w:rStyle w:val="Hiperhivatkozs"/>
                <w:noProof/>
              </w:rPr>
              <w:fldChar w:fldCharType="end"/>
            </w:r>
          </w:ins>
        </w:p>
        <w:p w14:paraId="6B8CBEDE" w14:textId="0E963383" w:rsidR="00DD7639" w:rsidRDefault="00DD7639">
          <w:pPr>
            <w:pStyle w:val="TJ2"/>
            <w:tabs>
              <w:tab w:val="left" w:pos="960"/>
              <w:tab w:val="right" w:leader="dot" w:pos="9065"/>
            </w:tabs>
            <w:rPr>
              <w:ins w:id="93"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94"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"_Toc228879324"</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7.1.2.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Válasz (response)</w:t>
            </w:r>
            <w:r>
              <w:rPr>
                <w:noProof/>
                <w:webHidden/>
              </w:rPr>
              <w:tab/>
            </w:r>
            <w:r>
              <w:rPr>
                <w:noProof/>
                <w:webHidden/>
              </w:rPr>
              <w:fldChar w:fldCharType="begin"/>
            </w:r>
            <w:r>
              <w:rPr>
                <w:noProof/>
                <w:webHidden/>
              </w:rPr>
              <w:instrText xml:space="preserve"> PAGEREF _Toc228879324 \h </w:instrText>
            </w:r>
            <w:r>
              <w:rPr>
                <w:noProof/>
                <w:webHidden/>
              </w:rPr>
            </w:r>
          </w:ins>
          <w:r>
            <w:rPr>
              <w:noProof/>
              <w:webHidden/>
            </w:rPr>
            <w:fldChar w:fldCharType="separate"/>
          </w:r>
          <w:ins w:id="95" w:author="Nánássy László" w:date="2026-05-05T13:14:00Z" w16du:dateUtc="2026-05-05T11:14:00Z">
            <w:r>
              <w:rPr>
                <w:noProof/>
                <w:webHidden/>
              </w:rPr>
              <w:t>31</w:t>
            </w:r>
            <w:r>
              <w:rPr>
                <w:noProof/>
                <w:webHidden/>
              </w:rPr>
              <w:fldChar w:fldCharType="end"/>
            </w:r>
            <w:r w:rsidRPr="00727738">
              <w:rPr>
                <w:rStyle w:val="Hiperhivatkozs"/>
                <w:noProof/>
              </w:rPr>
              <w:fldChar w:fldCharType="end"/>
            </w:r>
          </w:ins>
        </w:p>
        <w:p w14:paraId="1183343A" w14:textId="2A252FF4" w:rsidR="00DD7639" w:rsidRDefault="00DD7639">
          <w:pPr>
            <w:pStyle w:val="TJ2"/>
            <w:tabs>
              <w:tab w:val="left" w:pos="960"/>
              <w:tab w:val="right" w:leader="dot" w:pos="9065"/>
            </w:tabs>
            <w:rPr>
              <w:ins w:id="96"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97"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"_Toc228879325"</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7.2.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Adózói adatlekérdezések struktúrái</w:t>
            </w:r>
            <w:r>
              <w:rPr>
                <w:noProof/>
                <w:webHidden/>
              </w:rPr>
              <w:tab/>
            </w:r>
            <w:r>
              <w:rPr>
                <w:noProof/>
                <w:webHidden/>
              </w:rPr>
              <w:fldChar w:fldCharType="begin"/>
            </w:r>
            <w:r>
              <w:rPr>
                <w:noProof/>
                <w:webHidden/>
              </w:rPr>
              <w:instrText xml:space="preserve"> PAGEREF _Toc228879325 \h </w:instrText>
            </w:r>
            <w:r>
              <w:rPr>
                <w:noProof/>
                <w:webHidden/>
              </w:rPr>
            </w:r>
          </w:ins>
          <w:r>
            <w:rPr>
              <w:noProof/>
              <w:webHidden/>
            </w:rPr>
            <w:fldChar w:fldCharType="separate"/>
          </w:r>
          <w:ins w:id="98" w:author="Nánássy László" w:date="2026-05-05T13:14:00Z" w16du:dateUtc="2026-05-05T11:14:00Z">
            <w:r>
              <w:rPr>
                <w:noProof/>
                <w:webHidden/>
              </w:rPr>
              <w:t>32</w:t>
            </w:r>
            <w:r>
              <w:rPr>
                <w:noProof/>
                <w:webHidden/>
              </w:rPr>
              <w:fldChar w:fldCharType="end"/>
            </w:r>
            <w:r w:rsidRPr="00727738">
              <w:rPr>
                <w:rStyle w:val="Hiperhivatkozs"/>
                <w:noProof/>
              </w:rPr>
              <w:fldChar w:fldCharType="end"/>
            </w:r>
          </w:ins>
        </w:p>
        <w:p w14:paraId="717745FF" w14:textId="32AAEC10" w:rsidR="00DD7639" w:rsidRDefault="00DD7639">
          <w:pPr>
            <w:pStyle w:val="TJ2"/>
            <w:tabs>
              <w:tab w:val="left" w:pos="960"/>
              <w:tab w:val="right" w:leader="dot" w:pos="9065"/>
            </w:tabs>
            <w:rPr>
              <w:ins w:id="99"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00" w:author="Nánássy László" w:date="2026-05-05T13:14:00Z" w16du:dateUtc="2026-05-05T11:14:00Z">
            <w:r w:rsidRPr="00727738">
              <w:rPr>
                <w:rStyle w:val="Hiperhivatkozs"/>
                <w:noProof/>
              </w:rPr>
              <w:lastRenderedPageBreak/>
              <w:fldChar w:fldCharType="begin"/>
            </w:r>
            <w:r w:rsidRPr="00727738">
              <w:rPr>
                <w:rStyle w:val="Hiperhivatkozs"/>
                <w:noProof/>
              </w:rPr>
              <w:instrText xml:space="preserve"> </w:instrText>
            </w:r>
            <w:r>
              <w:rPr>
                <w:noProof/>
              </w:rPr>
              <w:instrText>HYPERLINK \l "_Toc228879326"</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Összesített adószámla lekérdezés művelet</w:t>
            </w:r>
            <w:r>
              <w:rPr>
                <w:noProof/>
                <w:webHidden/>
              </w:rPr>
              <w:tab/>
            </w:r>
            <w:r>
              <w:rPr>
                <w:noProof/>
                <w:webHidden/>
              </w:rPr>
              <w:fldChar w:fldCharType="begin"/>
            </w:r>
            <w:r>
              <w:rPr>
                <w:noProof/>
                <w:webHidden/>
              </w:rPr>
              <w:instrText xml:space="preserve"> PAGEREF _Toc228879326 \h </w:instrText>
            </w:r>
            <w:r>
              <w:rPr>
                <w:noProof/>
                <w:webHidden/>
              </w:rPr>
            </w:r>
          </w:ins>
          <w:r>
            <w:rPr>
              <w:noProof/>
              <w:webHidden/>
            </w:rPr>
            <w:fldChar w:fldCharType="separate"/>
          </w:r>
          <w:ins w:id="101" w:author="Nánássy László" w:date="2026-05-05T13:14:00Z" w16du:dateUtc="2026-05-05T11:14:00Z">
            <w:r>
              <w:rPr>
                <w:noProof/>
                <w:webHidden/>
              </w:rPr>
              <w:t>32</w:t>
            </w:r>
            <w:r>
              <w:rPr>
                <w:noProof/>
                <w:webHidden/>
              </w:rPr>
              <w:fldChar w:fldCharType="end"/>
            </w:r>
            <w:r w:rsidRPr="00727738">
              <w:rPr>
                <w:rStyle w:val="Hiperhivatkozs"/>
                <w:noProof/>
              </w:rPr>
              <w:fldChar w:fldCharType="end"/>
            </w:r>
          </w:ins>
        </w:p>
        <w:p w14:paraId="07C538EF" w14:textId="4F09F763" w:rsidR="00DD7639" w:rsidRDefault="00DD7639">
          <w:pPr>
            <w:pStyle w:val="TJ2"/>
            <w:tabs>
              <w:tab w:val="left" w:pos="960"/>
              <w:tab w:val="right" w:leader="dot" w:pos="9065"/>
            </w:tabs>
            <w:rPr>
              <w:ins w:id="102"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03"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"_Toc228879327"</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Tételes adószámla lekérdezés művelet</w:t>
            </w:r>
            <w:r>
              <w:rPr>
                <w:noProof/>
                <w:webHidden/>
              </w:rPr>
              <w:tab/>
            </w:r>
            <w:r>
              <w:rPr>
                <w:noProof/>
                <w:webHidden/>
              </w:rPr>
              <w:fldChar w:fldCharType="begin"/>
            </w:r>
            <w:r>
              <w:rPr>
                <w:noProof/>
                <w:webHidden/>
              </w:rPr>
              <w:instrText xml:space="preserve"> PAGEREF _Toc228879327 \h </w:instrText>
            </w:r>
            <w:r>
              <w:rPr>
                <w:noProof/>
                <w:webHidden/>
              </w:rPr>
            </w:r>
          </w:ins>
          <w:r>
            <w:rPr>
              <w:noProof/>
              <w:webHidden/>
            </w:rPr>
            <w:fldChar w:fldCharType="separate"/>
          </w:r>
          <w:ins w:id="104" w:author="Nánássy László" w:date="2026-05-05T13:14:00Z" w16du:dateUtc="2026-05-05T11:14:00Z">
            <w:r>
              <w:rPr>
                <w:noProof/>
                <w:webHidden/>
              </w:rPr>
              <w:t>33</w:t>
            </w:r>
            <w:r>
              <w:rPr>
                <w:noProof/>
                <w:webHidden/>
              </w:rPr>
              <w:fldChar w:fldCharType="end"/>
            </w:r>
            <w:r w:rsidRPr="00727738">
              <w:rPr>
                <w:rStyle w:val="Hiperhivatkozs"/>
                <w:noProof/>
              </w:rPr>
              <w:fldChar w:fldCharType="end"/>
            </w:r>
          </w:ins>
        </w:p>
        <w:p w14:paraId="3425CE84" w14:textId="7D8E309B" w:rsidR="00DD7639" w:rsidRDefault="00DD7639">
          <w:pPr>
            <w:pStyle w:val="TJ2"/>
            <w:tabs>
              <w:tab w:val="left" w:pos="960"/>
              <w:tab w:val="right" w:leader="dot" w:pos="9065"/>
            </w:tabs>
            <w:rPr>
              <w:ins w:id="105"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06"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"_Toc228879328"</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7.2.3.</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Köztartozás lekérdezés művelet</w:t>
            </w:r>
            <w:r>
              <w:rPr>
                <w:noProof/>
                <w:webHidden/>
              </w:rPr>
              <w:tab/>
            </w:r>
            <w:r>
              <w:rPr>
                <w:noProof/>
                <w:webHidden/>
              </w:rPr>
              <w:fldChar w:fldCharType="begin"/>
            </w:r>
            <w:r>
              <w:rPr>
                <w:noProof/>
                <w:webHidden/>
              </w:rPr>
              <w:instrText xml:space="preserve"> PAGEREF _Toc228879328 \h </w:instrText>
            </w:r>
            <w:r>
              <w:rPr>
                <w:noProof/>
                <w:webHidden/>
              </w:rPr>
            </w:r>
          </w:ins>
          <w:r>
            <w:rPr>
              <w:noProof/>
              <w:webHidden/>
            </w:rPr>
            <w:fldChar w:fldCharType="separate"/>
          </w:r>
          <w:ins w:id="107" w:author="Nánássy László" w:date="2026-05-05T13:14:00Z" w16du:dateUtc="2026-05-05T11:14:00Z">
            <w:r>
              <w:rPr>
                <w:noProof/>
                <w:webHidden/>
              </w:rPr>
              <w:t>41</w:t>
            </w:r>
            <w:r>
              <w:rPr>
                <w:noProof/>
                <w:webHidden/>
              </w:rPr>
              <w:fldChar w:fldCharType="end"/>
            </w:r>
            <w:r w:rsidRPr="00727738">
              <w:rPr>
                <w:rStyle w:val="Hiperhivatkozs"/>
                <w:noProof/>
              </w:rPr>
              <w:fldChar w:fldCharType="end"/>
            </w:r>
          </w:ins>
        </w:p>
        <w:p w14:paraId="29705F71" w14:textId="7BE2D176" w:rsidR="00DD7639" w:rsidRDefault="00DD7639">
          <w:pPr>
            <w:pStyle w:val="TJ2"/>
            <w:tabs>
              <w:tab w:val="left" w:pos="960"/>
              <w:tab w:val="right" w:leader="dot" w:pos="9065"/>
            </w:tabs>
            <w:rPr>
              <w:ins w:id="108"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09"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"_Toc228879329"</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7.2.4.</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Hiányzó bevallás lekérdezés művelet</w:t>
            </w:r>
            <w:r>
              <w:rPr>
                <w:noProof/>
                <w:webHidden/>
              </w:rPr>
              <w:tab/>
            </w:r>
            <w:r>
              <w:rPr>
                <w:noProof/>
                <w:webHidden/>
              </w:rPr>
              <w:fldChar w:fldCharType="begin"/>
            </w:r>
            <w:r>
              <w:rPr>
                <w:noProof/>
                <w:webHidden/>
              </w:rPr>
              <w:instrText xml:space="preserve"> PAGEREF _Toc228879329 \h </w:instrText>
            </w:r>
            <w:r>
              <w:rPr>
                <w:noProof/>
                <w:webHidden/>
              </w:rPr>
            </w:r>
          </w:ins>
          <w:r>
            <w:rPr>
              <w:noProof/>
              <w:webHidden/>
            </w:rPr>
            <w:fldChar w:fldCharType="separate"/>
          </w:r>
          <w:ins w:id="110" w:author="Nánássy László" w:date="2026-05-05T13:14:00Z" w16du:dateUtc="2026-05-05T11:14:00Z">
            <w:r>
              <w:rPr>
                <w:noProof/>
                <w:webHidden/>
              </w:rPr>
              <w:t>44</w:t>
            </w:r>
            <w:r>
              <w:rPr>
                <w:noProof/>
                <w:webHidden/>
              </w:rPr>
              <w:fldChar w:fldCharType="end"/>
            </w:r>
            <w:r w:rsidRPr="00727738">
              <w:rPr>
                <w:rStyle w:val="Hiperhivatkozs"/>
                <w:noProof/>
              </w:rPr>
              <w:fldChar w:fldCharType="end"/>
            </w:r>
          </w:ins>
        </w:p>
        <w:p w14:paraId="570A4273" w14:textId="37F9BC39" w:rsidR="00DD7639" w:rsidRDefault="00DD7639">
          <w:pPr>
            <w:pStyle w:val="TJ2"/>
            <w:tabs>
              <w:tab w:val="left" w:pos="960"/>
              <w:tab w:val="right" w:leader="dot" w:pos="9065"/>
            </w:tabs>
            <w:rPr>
              <w:ins w:id="111"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12"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"_Toc228879330"</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7.2.5.</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Biztosítotti jogviszony (foglalkoztató) lekérdezés művelet</w:t>
            </w:r>
            <w:r>
              <w:rPr>
                <w:noProof/>
                <w:webHidden/>
              </w:rPr>
              <w:tab/>
            </w:r>
            <w:r>
              <w:rPr>
                <w:noProof/>
                <w:webHidden/>
              </w:rPr>
              <w:fldChar w:fldCharType="begin"/>
            </w:r>
            <w:r>
              <w:rPr>
                <w:noProof/>
                <w:webHidden/>
              </w:rPr>
              <w:instrText xml:space="preserve"> PAGEREF _Toc228879330 \h </w:instrText>
            </w:r>
            <w:r>
              <w:rPr>
                <w:noProof/>
                <w:webHidden/>
              </w:rPr>
            </w:r>
          </w:ins>
          <w:r>
            <w:rPr>
              <w:noProof/>
              <w:webHidden/>
            </w:rPr>
            <w:fldChar w:fldCharType="separate"/>
          </w:r>
          <w:ins w:id="113" w:author="Nánássy László" w:date="2026-05-05T13:14:00Z" w16du:dateUtc="2026-05-05T11:14:00Z">
            <w:r>
              <w:rPr>
                <w:noProof/>
                <w:webHidden/>
              </w:rPr>
              <w:t>46</w:t>
            </w:r>
            <w:r>
              <w:rPr>
                <w:noProof/>
                <w:webHidden/>
              </w:rPr>
              <w:fldChar w:fldCharType="end"/>
            </w:r>
            <w:r w:rsidRPr="00727738">
              <w:rPr>
                <w:rStyle w:val="Hiperhivatkozs"/>
                <w:noProof/>
              </w:rPr>
              <w:fldChar w:fldCharType="end"/>
            </w:r>
          </w:ins>
        </w:p>
        <w:p w14:paraId="3FA40BCC" w14:textId="428E127B" w:rsidR="00DD7639" w:rsidRDefault="00DD7639">
          <w:pPr>
            <w:pStyle w:val="TJ2"/>
            <w:tabs>
              <w:tab w:val="left" w:pos="960"/>
              <w:tab w:val="right" w:leader="dot" w:pos="9065"/>
            </w:tabs>
            <w:rPr>
              <w:ins w:id="114"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15"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"_Toc228879331"</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7.2.6.</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Biztosítotti jogviszony (foglalkoztató) státusz lekérdezés művelet</w:t>
            </w:r>
            <w:r>
              <w:rPr>
                <w:noProof/>
                <w:webHidden/>
              </w:rPr>
              <w:tab/>
            </w:r>
            <w:r>
              <w:rPr>
                <w:noProof/>
                <w:webHidden/>
              </w:rPr>
              <w:fldChar w:fldCharType="begin"/>
            </w:r>
            <w:r>
              <w:rPr>
                <w:noProof/>
                <w:webHidden/>
              </w:rPr>
              <w:instrText xml:space="preserve"> PAGEREF _Toc228879331 \h </w:instrText>
            </w:r>
            <w:r>
              <w:rPr>
                <w:noProof/>
                <w:webHidden/>
              </w:rPr>
            </w:r>
          </w:ins>
          <w:r>
            <w:rPr>
              <w:noProof/>
              <w:webHidden/>
            </w:rPr>
            <w:fldChar w:fldCharType="separate"/>
          </w:r>
          <w:ins w:id="116" w:author="Nánássy László" w:date="2026-05-05T13:14:00Z" w16du:dateUtc="2026-05-05T11:14:00Z">
            <w:r>
              <w:rPr>
                <w:noProof/>
                <w:webHidden/>
              </w:rPr>
              <w:t>49</w:t>
            </w:r>
            <w:r>
              <w:rPr>
                <w:noProof/>
                <w:webHidden/>
              </w:rPr>
              <w:fldChar w:fldCharType="end"/>
            </w:r>
            <w:r w:rsidRPr="00727738">
              <w:rPr>
                <w:rStyle w:val="Hiperhivatkozs"/>
                <w:noProof/>
              </w:rPr>
              <w:fldChar w:fldCharType="end"/>
            </w:r>
          </w:ins>
        </w:p>
        <w:p w14:paraId="136558AB" w14:textId="6BD627E3" w:rsidR="00DD7639" w:rsidRDefault="00DD7639">
          <w:pPr>
            <w:pStyle w:val="TJ2"/>
            <w:tabs>
              <w:tab w:val="left" w:pos="960"/>
              <w:tab w:val="right" w:leader="dot" w:pos="9065"/>
            </w:tabs>
            <w:rPr>
              <w:ins w:id="117"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18"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"_Toc228879332"</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7.2.7.</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Egyszerűsített foglalkoztatás adatainak lekérdezése egy adózóra vonatkozóan</w:t>
            </w:r>
            <w:r>
              <w:rPr>
                <w:noProof/>
                <w:webHidden/>
              </w:rPr>
              <w:tab/>
            </w:r>
            <w:r>
              <w:rPr>
                <w:noProof/>
                <w:webHidden/>
              </w:rPr>
              <w:fldChar w:fldCharType="begin"/>
            </w:r>
            <w:r>
              <w:rPr>
                <w:noProof/>
                <w:webHidden/>
              </w:rPr>
              <w:instrText xml:space="preserve"> PAGEREF _Toc228879332 \h </w:instrText>
            </w:r>
            <w:r>
              <w:rPr>
                <w:noProof/>
                <w:webHidden/>
              </w:rPr>
            </w:r>
          </w:ins>
          <w:r>
            <w:rPr>
              <w:noProof/>
              <w:webHidden/>
            </w:rPr>
            <w:fldChar w:fldCharType="separate"/>
          </w:r>
          <w:ins w:id="119" w:author="Nánássy László" w:date="2026-05-05T13:14:00Z" w16du:dateUtc="2026-05-05T11:14:00Z">
            <w:r>
              <w:rPr>
                <w:noProof/>
                <w:webHidden/>
              </w:rPr>
              <w:t>51</w:t>
            </w:r>
            <w:r>
              <w:rPr>
                <w:noProof/>
                <w:webHidden/>
              </w:rPr>
              <w:fldChar w:fldCharType="end"/>
            </w:r>
            <w:r w:rsidRPr="00727738">
              <w:rPr>
                <w:rStyle w:val="Hiperhivatkozs"/>
                <w:noProof/>
              </w:rPr>
              <w:fldChar w:fldCharType="end"/>
            </w:r>
          </w:ins>
        </w:p>
        <w:p w14:paraId="32075D82" w14:textId="4DE29524" w:rsidR="00DD7639" w:rsidRDefault="00DD7639">
          <w:pPr>
            <w:pStyle w:val="TJ2"/>
            <w:tabs>
              <w:tab w:val="left" w:pos="960"/>
              <w:tab w:val="right" w:leader="dot" w:pos="9065"/>
            </w:tabs>
            <w:rPr>
              <w:ins w:id="120"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21"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"_Toc228879333"</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7.2.8.</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Egyszerűsített foglalkoztatás adatainak lekérdezése egy foglalkoztatóhoz tartozó foglalkoztatottakra vonatkozóan</w:t>
            </w:r>
            <w:r>
              <w:rPr>
                <w:noProof/>
                <w:webHidden/>
              </w:rPr>
              <w:tab/>
            </w:r>
            <w:r>
              <w:rPr>
                <w:noProof/>
                <w:webHidden/>
              </w:rPr>
              <w:fldChar w:fldCharType="begin"/>
            </w:r>
            <w:r>
              <w:rPr>
                <w:noProof/>
                <w:webHidden/>
              </w:rPr>
              <w:instrText xml:space="preserve"> PAGEREF _Toc228879333 \h </w:instrText>
            </w:r>
            <w:r>
              <w:rPr>
                <w:noProof/>
                <w:webHidden/>
              </w:rPr>
            </w:r>
          </w:ins>
          <w:r>
            <w:rPr>
              <w:noProof/>
              <w:webHidden/>
            </w:rPr>
            <w:fldChar w:fldCharType="separate"/>
          </w:r>
          <w:ins w:id="122" w:author="Nánássy László" w:date="2026-05-05T13:14:00Z" w16du:dateUtc="2026-05-05T11:14:00Z">
            <w:r>
              <w:rPr>
                <w:noProof/>
                <w:webHidden/>
              </w:rPr>
              <w:t>53</w:t>
            </w:r>
            <w:r>
              <w:rPr>
                <w:noProof/>
                <w:webHidden/>
              </w:rPr>
              <w:fldChar w:fldCharType="end"/>
            </w:r>
            <w:r w:rsidRPr="00727738">
              <w:rPr>
                <w:rStyle w:val="Hiperhivatkozs"/>
                <w:noProof/>
              </w:rPr>
              <w:fldChar w:fldCharType="end"/>
            </w:r>
          </w:ins>
        </w:p>
        <w:p w14:paraId="5F9AFF58" w14:textId="7CE96268" w:rsidR="00DD7639" w:rsidRDefault="00DD7639">
          <w:pPr>
            <w:pStyle w:val="TJ2"/>
            <w:tabs>
              <w:tab w:val="left" w:pos="960"/>
              <w:tab w:val="right" w:leader="dot" w:pos="9065"/>
            </w:tabs>
            <w:rPr>
              <w:ins w:id="123"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24"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"_Toc228879334"</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i/>
                <w:iCs/>
                <w:noProof/>
              </w:rPr>
              <w:t>7.2.9.</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i/>
                <w:iCs/>
                <w:noProof/>
              </w:rPr>
              <w:t>Köztartozásmentesség (KOMA) lekérdezés művelet</w:t>
            </w:r>
            <w:r>
              <w:rPr>
                <w:noProof/>
                <w:webHidden/>
              </w:rPr>
              <w:tab/>
            </w:r>
            <w:r>
              <w:rPr>
                <w:noProof/>
                <w:webHidden/>
              </w:rPr>
              <w:fldChar w:fldCharType="begin"/>
            </w:r>
            <w:r>
              <w:rPr>
                <w:noProof/>
                <w:webHidden/>
              </w:rPr>
              <w:instrText xml:space="preserve"> PAGEREF _Toc228879334 \h </w:instrText>
            </w:r>
            <w:r>
              <w:rPr>
                <w:noProof/>
                <w:webHidden/>
              </w:rPr>
            </w:r>
          </w:ins>
          <w:r>
            <w:rPr>
              <w:noProof/>
              <w:webHidden/>
            </w:rPr>
            <w:fldChar w:fldCharType="separate"/>
          </w:r>
          <w:ins w:id="125" w:author="Nánássy László" w:date="2026-05-05T13:14:00Z" w16du:dateUtc="2026-05-05T11:14:00Z">
            <w:r>
              <w:rPr>
                <w:noProof/>
                <w:webHidden/>
              </w:rPr>
              <w:t>55</w:t>
            </w:r>
            <w:r>
              <w:rPr>
                <w:noProof/>
                <w:webHidden/>
              </w:rPr>
              <w:fldChar w:fldCharType="end"/>
            </w:r>
            <w:r w:rsidRPr="00727738">
              <w:rPr>
                <w:rStyle w:val="Hiperhivatkozs"/>
                <w:noProof/>
              </w:rPr>
              <w:fldChar w:fldCharType="end"/>
            </w:r>
          </w:ins>
        </w:p>
        <w:p w14:paraId="5842B8DF" w14:textId="29E39B96" w:rsidR="00DD7639" w:rsidRDefault="00DD7639">
          <w:pPr>
            <w:pStyle w:val="TJ1"/>
            <w:tabs>
              <w:tab w:val="left" w:pos="464"/>
              <w:tab w:val="right" w:leader="dot" w:pos="9065"/>
            </w:tabs>
            <w:rPr>
              <w:ins w:id="126"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27"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"_Toc228879335"</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8.</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Környezetek elérhetősége</w:t>
            </w:r>
            <w:r>
              <w:rPr>
                <w:noProof/>
                <w:webHidden/>
              </w:rPr>
              <w:tab/>
            </w:r>
            <w:r>
              <w:rPr>
                <w:noProof/>
                <w:webHidden/>
              </w:rPr>
              <w:fldChar w:fldCharType="begin"/>
            </w:r>
            <w:r>
              <w:rPr>
                <w:noProof/>
                <w:webHidden/>
              </w:rPr>
              <w:instrText xml:space="preserve"> PAGEREF _Toc228879335 \h </w:instrText>
            </w:r>
            <w:r>
              <w:rPr>
                <w:noProof/>
                <w:webHidden/>
              </w:rPr>
            </w:r>
          </w:ins>
          <w:r>
            <w:rPr>
              <w:noProof/>
              <w:webHidden/>
            </w:rPr>
            <w:fldChar w:fldCharType="separate"/>
          </w:r>
          <w:ins w:id="128" w:author="Nánássy László" w:date="2026-05-05T13:14:00Z" w16du:dateUtc="2026-05-05T11:14:00Z">
            <w:r>
              <w:rPr>
                <w:noProof/>
                <w:webHidden/>
              </w:rPr>
              <w:t>57</w:t>
            </w:r>
            <w:r>
              <w:rPr>
                <w:noProof/>
                <w:webHidden/>
              </w:rPr>
              <w:fldChar w:fldCharType="end"/>
            </w:r>
            <w:r w:rsidRPr="00727738">
              <w:rPr>
                <w:rStyle w:val="Hiperhivatkozs"/>
                <w:noProof/>
              </w:rPr>
              <w:fldChar w:fldCharType="end"/>
            </w:r>
          </w:ins>
        </w:p>
        <w:p w14:paraId="12BB1E0D" w14:textId="6385DD22" w:rsidR="00DD7639" w:rsidRDefault="00DD7639">
          <w:pPr>
            <w:pStyle w:val="TJ2"/>
            <w:tabs>
              <w:tab w:val="left" w:pos="960"/>
              <w:tab w:val="right" w:leader="dot" w:pos="9065"/>
            </w:tabs>
            <w:rPr>
              <w:ins w:id="129"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30"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"_Toc228879336"</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8.1.</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Teszt környezet</w:t>
            </w:r>
            <w:r>
              <w:rPr>
                <w:noProof/>
                <w:webHidden/>
              </w:rPr>
              <w:tab/>
            </w:r>
            <w:r>
              <w:rPr>
                <w:noProof/>
                <w:webHidden/>
              </w:rPr>
              <w:fldChar w:fldCharType="begin"/>
            </w:r>
            <w:r>
              <w:rPr>
                <w:noProof/>
                <w:webHidden/>
              </w:rPr>
              <w:instrText xml:space="preserve"> PAGEREF _Toc228879336 \h </w:instrText>
            </w:r>
            <w:r>
              <w:rPr>
                <w:noProof/>
                <w:webHidden/>
              </w:rPr>
            </w:r>
          </w:ins>
          <w:r>
            <w:rPr>
              <w:noProof/>
              <w:webHidden/>
            </w:rPr>
            <w:fldChar w:fldCharType="separate"/>
          </w:r>
          <w:ins w:id="131" w:author="Nánássy László" w:date="2026-05-05T13:14:00Z" w16du:dateUtc="2026-05-05T11:14:00Z">
            <w:r>
              <w:rPr>
                <w:noProof/>
                <w:webHidden/>
              </w:rPr>
              <w:t>57</w:t>
            </w:r>
            <w:r>
              <w:rPr>
                <w:noProof/>
                <w:webHidden/>
              </w:rPr>
              <w:fldChar w:fldCharType="end"/>
            </w:r>
            <w:r w:rsidRPr="00727738">
              <w:rPr>
                <w:rStyle w:val="Hiperhivatkozs"/>
                <w:noProof/>
              </w:rPr>
              <w:fldChar w:fldCharType="end"/>
            </w:r>
          </w:ins>
        </w:p>
        <w:p w14:paraId="2F7CA6CD" w14:textId="061505F6" w:rsidR="00DD7639" w:rsidRDefault="00DD7639">
          <w:pPr>
            <w:pStyle w:val="TJ2"/>
            <w:tabs>
              <w:tab w:val="left" w:pos="960"/>
              <w:tab w:val="right" w:leader="dot" w:pos="9065"/>
            </w:tabs>
            <w:rPr>
              <w:ins w:id="132"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33"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"_Toc228879337"</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8.2.</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Éles környezet</w:t>
            </w:r>
            <w:r>
              <w:rPr>
                <w:noProof/>
                <w:webHidden/>
              </w:rPr>
              <w:tab/>
            </w:r>
            <w:r>
              <w:rPr>
                <w:noProof/>
                <w:webHidden/>
              </w:rPr>
              <w:fldChar w:fldCharType="begin"/>
            </w:r>
            <w:r>
              <w:rPr>
                <w:noProof/>
                <w:webHidden/>
              </w:rPr>
              <w:instrText xml:space="preserve"> PAGEREF _Toc228879337 \h </w:instrText>
            </w:r>
            <w:r>
              <w:rPr>
                <w:noProof/>
                <w:webHidden/>
              </w:rPr>
            </w:r>
          </w:ins>
          <w:r>
            <w:rPr>
              <w:noProof/>
              <w:webHidden/>
            </w:rPr>
            <w:fldChar w:fldCharType="separate"/>
          </w:r>
          <w:ins w:id="134" w:author="Nánássy László" w:date="2026-05-05T13:14:00Z" w16du:dateUtc="2026-05-05T11:14:00Z">
            <w:r>
              <w:rPr>
                <w:noProof/>
                <w:webHidden/>
              </w:rPr>
              <w:t>57</w:t>
            </w:r>
            <w:r>
              <w:rPr>
                <w:noProof/>
                <w:webHidden/>
              </w:rPr>
              <w:fldChar w:fldCharType="end"/>
            </w:r>
            <w:r w:rsidRPr="00727738">
              <w:rPr>
                <w:rStyle w:val="Hiperhivatkozs"/>
                <w:noProof/>
              </w:rPr>
              <w:fldChar w:fldCharType="end"/>
            </w:r>
          </w:ins>
        </w:p>
        <w:p w14:paraId="5C17C44A" w14:textId="3A27D79E" w:rsidR="00DD7639" w:rsidRDefault="00DD7639">
          <w:pPr>
            <w:pStyle w:val="TJ1"/>
            <w:tabs>
              <w:tab w:val="left" w:pos="464"/>
              <w:tab w:val="right" w:leader="dot" w:pos="9065"/>
            </w:tabs>
            <w:rPr>
              <w:ins w:id="135" w:author="Nánássy László" w:date="2026-05-05T13:14:00Z" w16du:dateUtc="2026-05-05T11:14:00Z"/>
              <w:rFonts w:asciiTheme="minorHAnsi" w:eastAsiaTheme="minorEastAsia" w:hAnsiTheme="minorHAnsi" w:cstheme="minorBidi"/>
              <w:b w:val="0"/>
              <w:noProof/>
              <w:color w:val="auto"/>
              <w:kern w:val="2"/>
              <w:sz w:val="24"/>
              <w:szCs w:val="24"/>
              <w14:ligatures w14:val="standardContextual"/>
            </w:rPr>
          </w:pPr>
          <w:ins w:id="136" w:author="Nánássy László" w:date="2026-05-05T13:14:00Z" w16du:dateUtc="2026-05-05T11:14:00Z">
            <w:r w:rsidRPr="00727738">
              <w:rPr>
                <w:rStyle w:val="Hiperhivatkozs"/>
                <w:noProof/>
              </w:rPr>
              <w:fldChar w:fldCharType="begin"/>
            </w:r>
            <w:r w:rsidRPr="00727738">
              <w:rPr>
                <w:rStyle w:val="Hiperhivatkozs"/>
                <w:noProof/>
              </w:rPr>
              <w:instrText xml:space="preserve"> </w:instrText>
            </w:r>
            <w:r>
              <w:rPr>
                <w:noProof/>
              </w:rPr>
              <w:instrText>HYPERLINK \l "_Toc228879338"</w:instrText>
            </w:r>
            <w:r w:rsidRPr="00727738">
              <w:rPr>
                <w:rStyle w:val="Hiperhivatkozs"/>
                <w:noProof/>
              </w:rPr>
              <w:instrText xml:space="preserve"> </w:instrText>
            </w:r>
            <w:r w:rsidRPr="00727738">
              <w:rPr>
                <w:rStyle w:val="Hiperhivatkozs"/>
                <w:noProof/>
              </w:rPr>
            </w:r>
            <w:r w:rsidRPr="00727738">
              <w:rPr>
                <w:rStyle w:val="Hiperhivatkozs"/>
                <w:noProof/>
              </w:rPr>
              <w:fldChar w:fldCharType="separate"/>
            </w:r>
            <w:r w:rsidRPr="00727738">
              <w:rPr>
                <w:rStyle w:val="Hiperhivatkozs"/>
                <w:noProof/>
              </w:rPr>
              <w:t>9.</w:t>
            </w:r>
            <w:r>
              <w:rPr>
                <w:rFonts w:asciiTheme="minorHAnsi" w:eastAsiaTheme="minorEastAsia" w:hAnsiTheme="minorHAnsi" w:cstheme="minorBidi"/>
                <w:b w:val="0"/>
                <w:noProof/>
                <w:color w:val="auto"/>
                <w:kern w:val="2"/>
                <w:sz w:val="24"/>
                <w:szCs w:val="24"/>
                <w14:ligatures w14:val="standardContextual"/>
              </w:rPr>
              <w:tab/>
            </w:r>
            <w:r w:rsidRPr="00727738">
              <w:rPr>
                <w:rStyle w:val="Hiperhivatkozs"/>
                <w:noProof/>
              </w:rPr>
              <w:t>Adóügyi szakkifejezések magyar-angol szótára</w:t>
            </w:r>
            <w:r>
              <w:rPr>
                <w:noProof/>
                <w:webHidden/>
              </w:rPr>
              <w:tab/>
            </w:r>
            <w:r>
              <w:rPr>
                <w:noProof/>
                <w:webHidden/>
              </w:rPr>
              <w:fldChar w:fldCharType="begin"/>
            </w:r>
            <w:r>
              <w:rPr>
                <w:noProof/>
                <w:webHidden/>
              </w:rPr>
              <w:instrText xml:space="preserve"> PAGEREF _Toc228879338 \h </w:instrText>
            </w:r>
            <w:r>
              <w:rPr>
                <w:noProof/>
                <w:webHidden/>
              </w:rPr>
            </w:r>
          </w:ins>
          <w:r>
            <w:rPr>
              <w:noProof/>
              <w:webHidden/>
            </w:rPr>
            <w:fldChar w:fldCharType="separate"/>
          </w:r>
          <w:ins w:id="137" w:author="Nánássy László" w:date="2026-05-05T13:14:00Z" w16du:dateUtc="2026-05-05T11:14:00Z">
            <w:r>
              <w:rPr>
                <w:noProof/>
                <w:webHidden/>
              </w:rPr>
              <w:t>57</w:t>
            </w:r>
            <w:r>
              <w:rPr>
                <w:noProof/>
                <w:webHidden/>
              </w:rPr>
              <w:fldChar w:fldCharType="end"/>
            </w:r>
            <w:r w:rsidRPr="00727738">
              <w:rPr>
                <w:rStyle w:val="Hiperhivatkozs"/>
                <w:noProof/>
              </w:rPr>
              <w:fldChar w:fldCharType="end"/>
            </w:r>
          </w:ins>
        </w:p>
        <w:p w14:paraId="680163F1" w14:textId="16D21F1B" w:rsidR="000018FF" w:rsidDel="005627AA" w:rsidRDefault="000018FF">
          <w:pPr>
            <w:pStyle w:val="TJ1"/>
            <w:tabs>
              <w:tab w:val="left" w:pos="464"/>
              <w:tab w:val="right" w:leader="dot" w:pos="9065"/>
            </w:tabs>
            <w:rPr>
              <w:del w:id="13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39" w:author="Nánássy László" w:date="2026-05-04T08:14:00Z" w16du:dateUtc="2026-05-04T06:14:00Z">
            <w:r w:rsidRPr="005627AA" w:rsidDel="005627AA">
              <w:rPr>
                <w:noProof/>
                <w:rPrChange w:id="140" w:author="Nánássy László" w:date="2026-05-04T08:14:00Z" w16du:dateUtc="2026-05-04T06:14:00Z">
                  <w:rPr>
                    <w:rStyle w:val="Hiperhivatkozs"/>
                    <w:b w:val="0"/>
                    <w:noProof/>
                  </w:rPr>
                </w:rPrChange>
              </w:rPr>
              <w:delText>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41" w:author="Nánássy László" w:date="2026-05-04T08:14:00Z" w16du:dateUtc="2026-05-04T06:14:00Z">
                  <w:rPr>
                    <w:rStyle w:val="Hiperhivatkozs"/>
                    <w:b w:val="0"/>
                    <w:noProof/>
                  </w:rPr>
                </w:rPrChange>
              </w:rPr>
              <w:delText>Bevezetés</w:delText>
            </w:r>
            <w:r w:rsidDel="005627AA">
              <w:rPr>
                <w:noProof/>
                <w:webHidden/>
              </w:rPr>
              <w:tab/>
            </w:r>
            <w:r w:rsidR="001E034F" w:rsidDel="005627AA">
              <w:rPr>
                <w:noProof/>
                <w:webHidden/>
              </w:rPr>
              <w:delText>5</w:delText>
            </w:r>
          </w:del>
        </w:p>
        <w:p w14:paraId="18640E9D" w14:textId="652A8115" w:rsidR="000018FF" w:rsidDel="005627AA" w:rsidRDefault="000018FF">
          <w:pPr>
            <w:pStyle w:val="TJ1"/>
            <w:tabs>
              <w:tab w:val="left" w:pos="464"/>
              <w:tab w:val="right" w:leader="dot" w:pos="9065"/>
            </w:tabs>
            <w:rPr>
              <w:del w:id="14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43" w:author="Nánássy László" w:date="2026-05-04T08:14:00Z" w16du:dateUtc="2026-05-04T06:14:00Z">
            <w:r w:rsidRPr="005627AA" w:rsidDel="005627AA">
              <w:rPr>
                <w:noProof/>
                <w:rPrChange w:id="144" w:author="Nánássy László" w:date="2026-05-04T08:14:00Z" w16du:dateUtc="2026-05-04T06:14:00Z">
                  <w:rPr>
                    <w:rStyle w:val="Hiperhivatkozs"/>
                    <w:b w:val="0"/>
                    <w:noProof/>
                  </w:rPr>
                </w:rPrChange>
              </w:rPr>
              <w:delText>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45" w:author="Nánássy László" w:date="2026-05-04T08:14:00Z" w16du:dateUtc="2026-05-04T06:14:00Z">
                  <w:rPr>
                    <w:rStyle w:val="Hiperhivatkozs"/>
                    <w:b w:val="0"/>
                    <w:noProof/>
                  </w:rPr>
                </w:rPrChange>
              </w:rPr>
              <w:delText>Használati feltételek</w:delText>
            </w:r>
            <w:r w:rsidDel="005627AA">
              <w:rPr>
                <w:noProof/>
                <w:webHidden/>
              </w:rPr>
              <w:tab/>
            </w:r>
            <w:r w:rsidR="001E034F" w:rsidDel="005627AA">
              <w:rPr>
                <w:noProof/>
                <w:webHidden/>
              </w:rPr>
              <w:delText>5</w:delText>
            </w:r>
          </w:del>
        </w:p>
        <w:p w14:paraId="51914C64" w14:textId="79D13A91" w:rsidR="000018FF" w:rsidDel="005627AA" w:rsidRDefault="000018FF">
          <w:pPr>
            <w:pStyle w:val="TJ1"/>
            <w:tabs>
              <w:tab w:val="left" w:pos="464"/>
              <w:tab w:val="right" w:leader="dot" w:pos="9065"/>
            </w:tabs>
            <w:rPr>
              <w:del w:id="14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47" w:author="Nánássy László" w:date="2026-05-04T08:14:00Z" w16du:dateUtc="2026-05-04T06:14:00Z">
            <w:r w:rsidRPr="005627AA" w:rsidDel="005627AA">
              <w:rPr>
                <w:noProof/>
                <w:rPrChange w:id="148" w:author="Nánássy László" w:date="2026-05-04T08:14:00Z" w16du:dateUtc="2026-05-04T06:14:00Z">
                  <w:rPr>
                    <w:rStyle w:val="Hiperhivatkozs"/>
                    <w:b w:val="0"/>
                    <w:noProof/>
                  </w:rPr>
                </w:rPrChange>
              </w:rPr>
              <w:delText>3.</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49" w:author="Nánássy László" w:date="2026-05-04T08:14:00Z" w16du:dateUtc="2026-05-04T06:14:00Z">
                  <w:rPr>
                    <w:rStyle w:val="Hiperhivatkozs"/>
                    <w:b w:val="0"/>
                    <w:noProof/>
                  </w:rPr>
                </w:rPrChange>
              </w:rPr>
              <w:delText>Technikai követelmények</w:delText>
            </w:r>
            <w:r w:rsidDel="005627AA">
              <w:rPr>
                <w:noProof/>
                <w:webHidden/>
              </w:rPr>
              <w:tab/>
            </w:r>
            <w:r w:rsidR="001E034F" w:rsidDel="005627AA">
              <w:rPr>
                <w:noProof/>
                <w:webHidden/>
              </w:rPr>
              <w:delText>5</w:delText>
            </w:r>
          </w:del>
        </w:p>
        <w:p w14:paraId="4E2C6A60" w14:textId="5DA73306" w:rsidR="000018FF" w:rsidDel="005627AA" w:rsidRDefault="000018FF">
          <w:pPr>
            <w:pStyle w:val="TJ2"/>
            <w:tabs>
              <w:tab w:val="left" w:pos="960"/>
              <w:tab w:val="right" w:leader="dot" w:pos="9065"/>
            </w:tabs>
            <w:rPr>
              <w:del w:id="15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51" w:author="Nánássy László" w:date="2026-05-04T08:14:00Z" w16du:dateUtc="2026-05-04T06:14:00Z">
            <w:r w:rsidRPr="005627AA" w:rsidDel="005627AA">
              <w:rPr>
                <w:noProof/>
                <w:rPrChange w:id="152" w:author="Nánássy László" w:date="2026-05-04T08:14:00Z" w16du:dateUtc="2026-05-04T06:14:00Z">
                  <w:rPr>
                    <w:rStyle w:val="Hiperhivatkozs"/>
                    <w:b w:val="0"/>
                    <w:noProof/>
                  </w:rPr>
                </w:rPrChange>
              </w:rPr>
              <w:delText>3.1.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53" w:author="Nánássy László" w:date="2026-05-04T08:14:00Z" w16du:dateUtc="2026-05-04T06:14:00Z">
                  <w:rPr>
                    <w:rStyle w:val="Hiperhivatkozs"/>
                    <w:b w:val="0"/>
                    <w:noProof/>
                  </w:rPr>
                </w:rPrChange>
              </w:rPr>
              <w:delText>Alapvető technológiák</w:delText>
            </w:r>
            <w:r w:rsidDel="005627AA">
              <w:rPr>
                <w:noProof/>
                <w:webHidden/>
              </w:rPr>
              <w:tab/>
            </w:r>
            <w:r w:rsidR="001E034F" w:rsidDel="005627AA">
              <w:rPr>
                <w:noProof/>
                <w:webHidden/>
              </w:rPr>
              <w:delText>5</w:delText>
            </w:r>
          </w:del>
        </w:p>
        <w:p w14:paraId="18F9BABF" w14:textId="69244C43" w:rsidR="000018FF" w:rsidDel="005627AA" w:rsidRDefault="000018FF">
          <w:pPr>
            <w:pStyle w:val="TJ2"/>
            <w:tabs>
              <w:tab w:val="left" w:pos="960"/>
              <w:tab w:val="right" w:leader="dot" w:pos="9065"/>
            </w:tabs>
            <w:rPr>
              <w:del w:id="15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55" w:author="Nánássy László" w:date="2026-05-04T08:14:00Z" w16du:dateUtc="2026-05-04T06:14:00Z">
            <w:r w:rsidRPr="005627AA" w:rsidDel="005627AA">
              <w:rPr>
                <w:noProof/>
                <w:rPrChange w:id="156" w:author="Nánássy László" w:date="2026-05-04T08:14:00Z" w16du:dateUtc="2026-05-04T06:14:00Z">
                  <w:rPr>
                    <w:rStyle w:val="Hiperhivatkozs"/>
                    <w:b w:val="0"/>
                    <w:noProof/>
                  </w:rPr>
                </w:rPrChange>
              </w:rPr>
              <w:delText>3.2.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57" w:author="Nánássy László" w:date="2026-05-04T08:14:00Z" w16du:dateUtc="2026-05-04T06:14:00Z">
                  <w:rPr>
                    <w:rStyle w:val="Hiperhivatkozs"/>
                    <w:b w:val="0"/>
                    <w:noProof/>
                  </w:rPr>
                </w:rPrChange>
              </w:rPr>
              <w:delText>Kódolási, titkosítási algoritmusok</w:delText>
            </w:r>
            <w:r w:rsidDel="005627AA">
              <w:rPr>
                <w:noProof/>
                <w:webHidden/>
              </w:rPr>
              <w:tab/>
            </w:r>
            <w:r w:rsidR="001E034F" w:rsidDel="005627AA">
              <w:rPr>
                <w:noProof/>
                <w:webHidden/>
              </w:rPr>
              <w:delText>5</w:delText>
            </w:r>
          </w:del>
        </w:p>
        <w:p w14:paraId="3F7DEB02" w14:textId="0730EB9C" w:rsidR="000018FF" w:rsidDel="005627AA" w:rsidRDefault="000018FF">
          <w:pPr>
            <w:pStyle w:val="TJ1"/>
            <w:tabs>
              <w:tab w:val="left" w:pos="464"/>
              <w:tab w:val="right" w:leader="dot" w:pos="9065"/>
            </w:tabs>
            <w:rPr>
              <w:del w:id="15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59" w:author="Nánássy László" w:date="2026-05-04T08:14:00Z" w16du:dateUtc="2026-05-04T06:14:00Z">
            <w:r w:rsidRPr="005627AA" w:rsidDel="005627AA">
              <w:rPr>
                <w:noProof/>
                <w:rPrChange w:id="160" w:author="Nánássy László" w:date="2026-05-04T08:14:00Z" w16du:dateUtc="2026-05-04T06:14:00Z">
                  <w:rPr>
                    <w:rStyle w:val="Hiperhivatkozs"/>
                    <w:b w:val="0"/>
                    <w:noProof/>
                  </w:rPr>
                </w:rPrChange>
              </w:rPr>
              <w:delText>4.</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61" w:author="Nánássy László" w:date="2026-05-04T08:14:00Z" w16du:dateUtc="2026-05-04T06:14:00Z">
                  <w:rPr>
                    <w:rStyle w:val="Hiperhivatkozs"/>
                    <w:b w:val="0"/>
                    <w:noProof/>
                  </w:rPr>
                </w:rPrChange>
              </w:rPr>
              <w:delText>Folyamatok</w:delText>
            </w:r>
            <w:r w:rsidDel="005627AA">
              <w:rPr>
                <w:noProof/>
                <w:webHidden/>
              </w:rPr>
              <w:tab/>
            </w:r>
            <w:r w:rsidR="001E034F" w:rsidDel="005627AA">
              <w:rPr>
                <w:noProof/>
                <w:webHidden/>
              </w:rPr>
              <w:delText>5</w:delText>
            </w:r>
          </w:del>
        </w:p>
        <w:p w14:paraId="5CAD795A" w14:textId="39282724" w:rsidR="000018FF" w:rsidDel="005627AA" w:rsidRDefault="000018FF">
          <w:pPr>
            <w:pStyle w:val="TJ2"/>
            <w:tabs>
              <w:tab w:val="left" w:pos="960"/>
              <w:tab w:val="right" w:leader="dot" w:pos="9065"/>
            </w:tabs>
            <w:rPr>
              <w:del w:id="16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63" w:author="Nánássy László" w:date="2026-05-04T08:14:00Z" w16du:dateUtc="2026-05-04T06:14:00Z">
            <w:r w:rsidRPr="005627AA" w:rsidDel="005627AA">
              <w:rPr>
                <w:noProof/>
                <w:rPrChange w:id="164" w:author="Nánássy László" w:date="2026-05-04T08:14:00Z" w16du:dateUtc="2026-05-04T06:14:00Z">
                  <w:rPr>
                    <w:rStyle w:val="Hiperhivatkozs"/>
                    <w:b w:val="0"/>
                    <w:noProof/>
                  </w:rPr>
                </w:rPrChange>
              </w:rPr>
              <w:delText>4.1.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65" w:author="Nánássy László" w:date="2026-05-04T08:14:00Z" w16du:dateUtc="2026-05-04T06:14:00Z">
                  <w:rPr>
                    <w:rStyle w:val="Hiperhivatkozs"/>
                    <w:b w:val="0"/>
                    <w:noProof/>
                  </w:rPr>
                </w:rPrChange>
              </w:rPr>
              <w:delText>Lekérdezés eredmény a válaszüzenetben</w:delText>
            </w:r>
            <w:r w:rsidDel="005627AA">
              <w:rPr>
                <w:noProof/>
                <w:webHidden/>
              </w:rPr>
              <w:tab/>
            </w:r>
            <w:r w:rsidR="001E034F" w:rsidDel="005627AA">
              <w:rPr>
                <w:noProof/>
                <w:webHidden/>
              </w:rPr>
              <w:delText>5</w:delText>
            </w:r>
          </w:del>
        </w:p>
        <w:p w14:paraId="0615526E" w14:textId="2E8D8D3F" w:rsidR="000018FF" w:rsidDel="005627AA" w:rsidRDefault="000018FF">
          <w:pPr>
            <w:pStyle w:val="TJ2"/>
            <w:tabs>
              <w:tab w:val="left" w:pos="960"/>
              <w:tab w:val="right" w:leader="dot" w:pos="9065"/>
            </w:tabs>
            <w:rPr>
              <w:del w:id="16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67" w:author="Nánássy László" w:date="2026-05-04T08:14:00Z" w16du:dateUtc="2026-05-04T06:14:00Z">
            <w:r w:rsidRPr="005627AA" w:rsidDel="005627AA">
              <w:rPr>
                <w:noProof/>
                <w:rPrChange w:id="168" w:author="Nánássy László" w:date="2026-05-04T08:14:00Z" w16du:dateUtc="2026-05-04T06:14:00Z">
                  <w:rPr>
                    <w:rStyle w:val="Hiperhivatkozs"/>
                    <w:b w:val="0"/>
                    <w:noProof/>
                  </w:rPr>
                </w:rPrChange>
              </w:rPr>
              <w:delText>4.2.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69" w:author="Nánássy László" w:date="2026-05-04T08:14:00Z" w16du:dateUtc="2026-05-04T06:14:00Z">
                  <w:rPr>
                    <w:rStyle w:val="Hiperhivatkozs"/>
                    <w:b w:val="0"/>
                    <w:noProof/>
                  </w:rPr>
                </w:rPrChange>
              </w:rPr>
              <w:delText>Lekérdezés eredmény státusz lekérdezéssel</w:delText>
            </w:r>
            <w:r w:rsidDel="005627AA">
              <w:rPr>
                <w:noProof/>
                <w:webHidden/>
              </w:rPr>
              <w:tab/>
            </w:r>
            <w:r w:rsidR="001E034F" w:rsidDel="005627AA">
              <w:rPr>
                <w:noProof/>
                <w:webHidden/>
              </w:rPr>
              <w:delText>6</w:delText>
            </w:r>
          </w:del>
        </w:p>
        <w:p w14:paraId="7B080C8A" w14:textId="30AF3D95" w:rsidR="000018FF" w:rsidDel="005627AA" w:rsidRDefault="000018FF">
          <w:pPr>
            <w:pStyle w:val="TJ1"/>
            <w:tabs>
              <w:tab w:val="left" w:pos="464"/>
              <w:tab w:val="right" w:leader="dot" w:pos="9065"/>
            </w:tabs>
            <w:rPr>
              <w:del w:id="17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71" w:author="Nánássy László" w:date="2026-05-04T08:14:00Z" w16du:dateUtc="2026-05-04T06:14:00Z">
            <w:r w:rsidRPr="005627AA" w:rsidDel="005627AA">
              <w:rPr>
                <w:noProof/>
                <w:rPrChange w:id="172" w:author="Nánássy László" w:date="2026-05-04T08:14:00Z" w16du:dateUtc="2026-05-04T06:14:00Z">
                  <w:rPr>
                    <w:rStyle w:val="Hiperhivatkozs"/>
                    <w:b w:val="0"/>
                    <w:noProof/>
                  </w:rPr>
                </w:rPrChange>
              </w:rPr>
              <w:delText>5.</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73" w:author="Nánássy László" w:date="2026-05-04T08:14:00Z" w16du:dateUtc="2026-05-04T06:14:00Z">
                  <w:rPr>
                    <w:rStyle w:val="Hiperhivatkozs"/>
                    <w:b w:val="0"/>
                    <w:noProof/>
                  </w:rPr>
                </w:rPrChange>
              </w:rPr>
              <w:delText>Általános interfész elemek</w:delText>
            </w:r>
            <w:r w:rsidDel="005627AA">
              <w:rPr>
                <w:noProof/>
                <w:webHidden/>
              </w:rPr>
              <w:tab/>
            </w:r>
            <w:r w:rsidR="001E034F" w:rsidDel="005627AA">
              <w:rPr>
                <w:noProof/>
                <w:webHidden/>
              </w:rPr>
              <w:delText>8</w:delText>
            </w:r>
          </w:del>
        </w:p>
        <w:p w14:paraId="7ED60E61" w14:textId="6F25E72B" w:rsidR="000018FF" w:rsidDel="005627AA" w:rsidRDefault="000018FF">
          <w:pPr>
            <w:pStyle w:val="TJ2"/>
            <w:tabs>
              <w:tab w:val="left" w:pos="960"/>
              <w:tab w:val="right" w:leader="dot" w:pos="9065"/>
            </w:tabs>
            <w:rPr>
              <w:del w:id="17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75" w:author="Nánássy László" w:date="2026-05-04T08:14:00Z" w16du:dateUtc="2026-05-04T06:14:00Z">
            <w:r w:rsidRPr="005627AA" w:rsidDel="005627AA">
              <w:rPr>
                <w:noProof/>
                <w:rPrChange w:id="176" w:author="Nánássy László" w:date="2026-05-04T08:14:00Z" w16du:dateUtc="2026-05-04T06:14:00Z">
                  <w:rPr>
                    <w:rStyle w:val="Hiperhivatkozs"/>
                    <w:b w:val="0"/>
                    <w:noProof/>
                  </w:rPr>
                </w:rPrChange>
              </w:rPr>
              <w:delText>5.1.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77" w:author="Nánássy László" w:date="2026-05-04T08:14:00Z" w16du:dateUtc="2026-05-04T06:14:00Z">
                  <w:rPr>
                    <w:rStyle w:val="Hiperhivatkozs"/>
                    <w:b w:val="0"/>
                    <w:noProof/>
                  </w:rPr>
                </w:rPrChange>
              </w:rPr>
              <w:delText>Általános formátumok</w:delText>
            </w:r>
            <w:r w:rsidDel="005627AA">
              <w:rPr>
                <w:noProof/>
                <w:webHidden/>
              </w:rPr>
              <w:tab/>
            </w:r>
            <w:r w:rsidR="001E034F" w:rsidDel="005627AA">
              <w:rPr>
                <w:noProof/>
                <w:webHidden/>
              </w:rPr>
              <w:delText>8</w:delText>
            </w:r>
          </w:del>
        </w:p>
        <w:p w14:paraId="74F29001" w14:textId="689DF027" w:rsidR="000018FF" w:rsidDel="005627AA" w:rsidRDefault="000018FF">
          <w:pPr>
            <w:pStyle w:val="TJ2"/>
            <w:tabs>
              <w:tab w:val="left" w:pos="960"/>
              <w:tab w:val="right" w:leader="dot" w:pos="9065"/>
            </w:tabs>
            <w:rPr>
              <w:del w:id="17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79" w:author="Nánássy László" w:date="2026-05-04T08:14:00Z" w16du:dateUtc="2026-05-04T06:14:00Z">
            <w:r w:rsidRPr="005627AA" w:rsidDel="005627AA">
              <w:rPr>
                <w:noProof/>
                <w:rPrChange w:id="180" w:author="Nánássy László" w:date="2026-05-04T08:14:00Z" w16du:dateUtc="2026-05-04T06:14:00Z">
                  <w:rPr>
                    <w:rStyle w:val="Hiperhivatkozs"/>
                    <w:b w:val="0"/>
                    <w:noProof/>
                  </w:rPr>
                </w:rPrChange>
              </w:rPr>
              <w:delText>5.2.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81" w:author="Nánássy László" w:date="2026-05-04T08:14:00Z" w16du:dateUtc="2026-05-04T06:14:00Z">
                  <w:rPr>
                    <w:rStyle w:val="Hiperhivatkozs"/>
                    <w:b w:val="0"/>
                    <w:noProof/>
                  </w:rPr>
                </w:rPrChange>
              </w:rPr>
              <w:delText>Általános technikai adatok</w:delText>
            </w:r>
            <w:r w:rsidDel="005627AA">
              <w:rPr>
                <w:noProof/>
                <w:webHidden/>
              </w:rPr>
              <w:tab/>
            </w:r>
            <w:r w:rsidR="001E034F" w:rsidDel="005627AA">
              <w:rPr>
                <w:noProof/>
                <w:webHidden/>
              </w:rPr>
              <w:delText>8</w:delText>
            </w:r>
          </w:del>
        </w:p>
        <w:p w14:paraId="188B5E71" w14:textId="40DAEBD1" w:rsidR="000018FF" w:rsidDel="005627AA" w:rsidRDefault="000018FF">
          <w:pPr>
            <w:pStyle w:val="TJ2"/>
            <w:tabs>
              <w:tab w:val="left" w:pos="960"/>
              <w:tab w:val="right" w:leader="dot" w:pos="9065"/>
            </w:tabs>
            <w:rPr>
              <w:del w:id="18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83" w:author="Nánássy László" w:date="2026-05-04T08:14:00Z" w16du:dateUtc="2026-05-04T06:14:00Z">
            <w:r w:rsidRPr="005627AA" w:rsidDel="005627AA">
              <w:rPr>
                <w:noProof/>
                <w:rPrChange w:id="184" w:author="Nánássy László" w:date="2026-05-04T08:14:00Z" w16du:dateUtc="2026-05-04T06:14:00Z">
                  <w:rPr>
                    <w:rStyle w:val="Hiperhivatkozs"/>
                    <w:b w:val="0"/>
                    <w:i/>
                    <w:iCs/>
                    <w:noProof/>
                  </w:rPr>
                </w:rPrChange>
              </w:rPr>
              <w:delText>5.2.1.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85" w:author="Nánássy László" w:date="2026-05-04T08:14:00Z" w16du:dateUtc="2026-05-04T06:14:00Z">
                  <w:rPr>
                    <w:rStyle w:val="Hiperhivatkozs"/>
                    <w:b w:val="0"/>
                    <w:i/>
                    <w:iCs/>
                    <w:noProof/>
                  </w:rPr>
                </w:rPrChange>
              </w:rPr>
              <w:delText>Feljéc</w:delText>
            </w:r>
            <w:r w:rsidDel="005627AA">
              <w:rPr>
                <w:noProof/>
                <w:webHidden/>
              </w:rPr>
              <w:tab/>
            </w:r>
            <w:r w:rsidR="001E034F" w:rsidDel="005627AA">
              <w:rPr>
                <w:noProof/>
                <w:webHidden/>
              </w:rPr>
              <w:delText>8</w:delText>
            </w:r>
          </w:del>
        </w:p>
        <w:p w14:paraId="35B2D411" w14:textId="33C90FA9" w:rsidR="000018FF" w:rsidDel="005627AA" w:rsidRDefault="000018FF">
          <w:pPr>
            <w:pStyle w:val="TJ1"/>
            <w:tabs>
              <w:tab w:val="left" w:pos="464"/>
              <w:tab w:val="right" w:leader="dot" w:pos="9065"/>
            </w:tabs>
            <w:rPr>
              <w:del w:id="18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87" w:author="Nánássy László" w:date="2026-05-04T08:14:00Z" w16du:dateUtc="2026-05-04T06:14:00Z">
            <w:r w:rsidRPr="005627AA" w:rsidDel="005627AA">
              <w:rPr>
                <w:noProof/>
                <w:rPrChange w:id="188" w:author="Nánássy László" w:date="2026-05-04T08:14:00Z" w16du:dateUtc="2026-05-04T06:14:00Z">
                  <w:rPr>
                    <w:rStyle w:val="Hiperhivatkozs"/>
                    <w:b w:val="0"/>
                    <w:noProof/>
                  </w:rPr>
                </w:rPrChange>
              </w:rPr>
              <w:delText>6.</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89" w:author="Nánássy László" w:date="2026-05-04T08:14:00Z" w16du:dateUtc="2026-05-04T06:14:00Z">
                  <w:rPr>
                    <w:rStyle w:val="Hiperhivatkozs"/>
                    <w:b w:val="0"/>
                    <w:noProof/>
                  </w:rPr>
                </w:rPrChange>
              </w:rPr>
              <w:delText>REST interfészek</w:delText>
            </w:r>
            <w:r w:rsidDel="005627AA">
              <w:rPr>
                <w:noProof/>
                <w:webHidden/>
              </w:rPr>
              <w:tab/>
            </w:r>
            <w:r w:rsidR="001E034F" w:rsidDel="005627AA">
              <w:rPr>
                <w:noProof/>
                <w:webHidden/>
              </w:rPr>
              <w:delText>9</w:delText>
            </w:r>
          </w:del>
        </w:p>
        <w:p w14:paraId="287E60CD" w14:textId="31FBEC9A" w:rsidR="000018FF" w:rsidDel="005627AA" w:rsidRDefault="000018FF">
          <w:pPr>
            <w:pStyle w:val="TJ2"/>
            <w:tabs>
              <w:tab w:val="left" w:pos="960"/>
              <w:tab w:val="right" w:leader="dot" w:pos="9065"/>
            </w:tabs>
            <w:rPr>
              <w:del w:id="19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91" w:author="Nánássy László" w:date="2026-05-04T08:14:00Z" w16du:dateUtc="2026-05-04T06:14:00Z">
            <w:r w:rsidRPr="005627AA" w:rsidDel="005627AA">
              <w:rPr>
                <w:noProof/>
                <w:rPrChange w:id="192" w:author="Nánássy László" w:date="2026-05-04T08:14:00Z" w16du:dateUtc="2026-05-04T06:14:00Z">
                  <w:rPr>
                    <w:rStyle w:val="Hiperhivatkozs"/>
                    <w:b w:val="0"/>
                    <w:noProof/>
                  </w:rPr>
                </w:rPrChange>
              </w:rPr>
              <w:delText>6.1.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93" w:author="Nánássy László" w:date="2026-05-04T08:14:00Z" w16du:dateUtc="2026-05-04T06:14:00Z">
                  <w:rPr>
                    <w:rStyle w:val="Hiperhivatkozs"/>
                    <w:b w:val="0"/>
                    <w:noProof/>
                  </w:rPr>
                </w:rPrChange>
              </w:rPr>
              <w:delText>Üzenetek általános felépítése</w:delText>
            </w:r>
            <w:r w:rsidDel="005627AA">
              <w:rPr>
                <w:noProof/>
                <w:webHidden/>
              </w:rPr>
              <w:tab/>
            </w:r>
            <w:r w:rsidR="001E034F" w:rsidDel="005627AA">
              <w:rPr>
                <w:noProof/>
                <w:webHidden/>
              </w:rPr>
              <w:delText>9</w:delText>
            </w:r>
          </w:del>
        </w:p>
        <w:p w14:paraId="13545D09" w14:textId="6791DB3E" w:rsidR="000018FF" w:rsidDel="005627AA" w:rsidRDefault="000018FF">
          <w:pPr>
            <w:pStyle w:val="TJ2"/>
            <w:tabs>
              <w:tab w:val="left" w:pos="960"/>
              <w:tab w:val="right" w:leader="dot" w:pos="9065"/>
            </w:tabs>
            <w:rPr>
              <w:del w:id="19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95" w:author="Nánássy László" w:date="2026-05-04T08:14:00Z" w16du:dateUtc="2026-05-04T06:14:00Z">
            <w:r w:rsidRPr="005627AA" w:rsidDel="005627AA">
              <w:rPr>
                <w:noProof/>
                <w:rPrChange w:id="196" w:author="Nánássy László" w:date="2026-05-04T08:14:00Z" w16du:dateUtc="2026-05-04T06:14:00Z">
                  <w:rPr>
                    <w:rStyle w:val="Hiperhivatkozs"/>
                    <w:b w:val="0"/>
                    <w:i/>
                    <w:iCs/>
                    <w:noProof/>
                  </w:rPr>
                </w:rPrChange>
              </w:rPr>
              <w:delText>6.1.1.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197" w:author="Nánássy László" w:date="2026-05-04T08:14:00Z" w16du:dateUtc="2026-05-04T06:14:00Z">
                  <w:rPr>
                    <w:rStyle w:val="Hiperhivatkozs"/>
                    <w:b w:val="0"/>
                    <w:i/>
                    <w:iCs/>
                    <w:noProof/>
                  </w:rPr>
                </w:rPrChange>
              </w:rPr>
              <w:delText>Kérés (request)</w:delText>
            </w:r>
            <w:r w:rsidDel="005627AA">
              <w:rPr>
                <w:noProof/>
                <w:webHidden/>
              </w:rPr>
              <w:tab/>
            </w:r>
            <w:r w:rsidR="001E034F" w:rsidDel="005627AA">
              <w:rPr>
                <w:noProof/>
                <w:webHidden/>
              </w:rPr>
              <w:delText>9</w:delText>
            </w:r>
          </w:del>
        </w:p>
        <w:p w14:paraId="2681DD77" w14:textId="1872E2E6" w:rsidR="000018FF" w:rsidDel="005627AA" w:rsidRDefault="000018FF">
          <w:pPr>
            <w:pStyle w:val="TJ2"/>
            <w:tabs>
              <w:tab w:val="left" w:pos="960"/>
              <w:tab w:val="right" w:leader="dot" w:pos="9065"/>
            </w:tabs>
            <w:rPr>
              <w:del w:id="19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199" w:author="Nánássy László" w:date="2026-05-04T08:14:00Z" w16du:dateUtc="2026-05-04T06:14:00Z">
            <w:r w:rsidRPr="005627AA" w:rsidDel="005627AA">
              <w:rPr>
                <w:noProof/>
                <w:rPrChange w:id="200" w:author="Nánássy László" w:date="2026-05-04T08:14:00Z" w16du:dateUtc="2026-05-04T06:14:00Z">
                  <w:rPr>
                    <w:rStyle w:val="Hiperhivatkozs"/>
                    <w:b w:val="0"/>
                    <w:i/>
                    <w:iCs/>
                    <w:noProof/>
                  </w:rPr>
                </w:rPrChange>
              </w:rPr>
              <w:delText>6.1.2.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01" w:author="Nánássy László" w:date="2026-05-04T08:14:00Z" w16du:dateUtc="2026-05-04T06:14:00Z">
                  <w:rPr>
                    <w:rStyle w:val="Hiperhivatkozs"/>
                    <w:b w:val="0"/>
                    <w:i/>
                    <w:iCs/>
                    <w:noProof/>
                  </w:rPr>
                </w:rPrChange>
              </w:rPr>
              <w:delText>Válasz (response)</w:delText>
            </w:r>
            <w:r w:rsidDel="005627AA">
              <w:rPr>
                <w:noProof/>
                <w:webHidden/>
              </w:rPr>
              <w:tab/>
            </w:r>
            <w:r w:rsidR="001E034F" w:rsidDel="005627AA">
              <w:rPr>
                <w:noProof/>
                <w:webHidden/>
              </w:rPr>
              <w:delText>9</w:delText>
            </w:r>
          </w:del>
        </w:p>
        <w:p w14:paraId="5F19E4BD" w14:textId="1242177C" w:rsidR="000018FF" w:rsidDel="005627AA" w:rsidRDefault="000018FF">
          <w:pPr>
            <w:pStyle w:val="TJ2"/>
            <w:tabs>
              <w:tab w:val="left" w:pos="960"/>
              <w:tab w:val="right" w:leader="dot" w:pos="9065"/>
            </w:tabs>
            <w:rPr>
              <w:del w:id="20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03" w:author="Nánássy László" w:date="2026-05-04T08:14:00Z" w16du:dateUtc="2026-05-04T06:14:00Z">
            <w:r w:rsidRPr="005627AA" w:rsidDel="005627AA">
              <w:rPr>
                <w:noProof/>
                <w:rPrChange w:id="204" w:author="Nánássy László" w:date="2026-05-04T08:14:00Z" w16du:dateUtc="2026-05-04T06:14:00Z">
                  <w:rPr>
                    <w:rStyle w:val="Hiperhivatkozs"/>
                    <w:b w:val="0"/>
                    <w:noProof/>
                  </w:rPr>
                </w:rPrChange>
              </w:rPr>
              <w:delText>6.2.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05" w:author="Nánássy László" w:date="2026-05-04T08:14:00Z" w16du:dateUtc="2026-05-04T06:14:00Z">
                  <w:rPr>
                    <w:rStyle w:val="Hiperhivatkozs"/>
                    <w:b w:val="0"/>
                    <w:noProof/>
                  </w:rPr>
                </w:rPrChange>
              </w:rPr>
              <w:delText>Adózói adatlekérdezések általános struktúrái</w:delText>
            </w:r>
            <w:r w:rsidDel="005627AA">
              <w:rPr>
                <w:noProof/>
                <w:webHidden/>
              </w:rPr>
              <w:tab/>
            </w:r>
            <w:r w:rsidR="001E034F" w:rsidDel="005627AA">
              <w:rPr>
                <w:noProof/>
                <w:webHidden/>
              </w:rPr>
              <w:delText>9</w:delText>
            </w:r>
          </w:del>
        </w:p>
        <w:p w14:paraId="7F68FD93" w14:textId="1B4D943E" w:rsidR="000018FF" w:rsidDel="005627AA" w:rsidRDefault="000018FF">
          <w:pPr>
            <w:pStyle w:val="TJ2"/>
            <w:tabs>
              <w:tab w:val="left" w:pos="960"/>
              <w:tab w:val="right" w:leader="dot" w:pos="9065"/>
            </w:tabs>
            <w:rPr>
              <w:del w:id="20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07" w:author="Nánássy László" w:date="2026-05-04T08:14:00Z" w16du:dateUtc="2026-05-04T06:14:00Z">
            <w:r w:rsidRPr="005627AA" w:rsidDel="005627AA">
              <w:rPr>
                <w:noProof/>
                <w:rPrChange w:id="208" w:author="Nánássy László" w:date="2026-05-04T08:14:00Z" w16du:dateUtc="2026-05-04T06:14:00Z">
                  <w:rPr>
                    <w:rStyle w:val="Hiperhivatkozs"/>
                    <w:b w:val="0"/>
                    <w:noProof/>
                  </w:rPr>
                </w:rPrChange>
              </w:rPr>
              <w:delText>6.3.</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09" w:author="Nánássy László" w:date="2026-05-04T08:14:00Z" w16du:dateUtc="2026-05-04T06:14:00Z">
                  <w:rPr>
                    <w:rStyle w:val="Hiperhivatkozs"/>
                    <w:b w:val="0"/>
                    <w:noProof/>
                  </w:rPr>
                </w:rPrChange>
              </w:rPr>
              <w:delText>Adózói adatlekérdezések interfésze</w:delText>
            </w:r>
            <w:r w:rsidDel="005627AA">
              <w:rPr>
                <w:noProof/>
                <w:webHidden/>
              </w:rPr>
              <w:tab/>
            </w:r>
            <w:r w:rsidR="001E034F" w:rsidDel="005627AA">
              <w:rPr>
                <w:noProof/>
                <w:webHidden/>
              </w:rPr>
              <w:delText>9</w:delText>
            </w:r>
          </w:del>
        </w:p>
        <w:p w14:paraId="79D4E536" w14:textId="3EE82956" w:rsidR="000018FF" w:rsidDel="005627AA" w:rsidRDefault="000018FF">
          <w:pPr>
            <w:pStyle w:val="TJ2"/>
            <w:tabs>
              <w:tab w:val="left" w:pos="960"/>
              <w:tab w:val="right" w:leader="dot" w:pos="9065"/>
            </w:tabs>
            <w:rPr>
              <w:del w:id="21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11" w:author="Nánássy László" w:date="2026-05-04T08:14:00Z" w16du:dateUtc="2026-05-04T06:14:00Z">
            <w:r w:rsidRPr="005627AA" w:rsidDel="005627AA">
              <w:rPr>
                <w:noProof/>
                <w:rPrChange w:id="212" w:author="Nánássy László" w:date="2026-05-04T08:14:00Z" w16du:dateUtc="2026-05-04T06:14:00Z">
                  <w:rPr>
                    <w:rStyle w:val="Hiperhivatkozs"/>
                    <w:b w:val="0"/>
                    <w:i/>
                    <w:iCs/>
                    <w:noProof/>
                  </w:rPr>
                </w:rPrChange>
              </w:rPr>
              <w:delText>6.3.1.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13" w:author="Nánássy László" w:date="2026-05-04T08:14:00Z" w16du:dateUtc="2026-05-04T06:14:00Z">
                  <w:rPr>
                    <w:rStyle w:val="Hiperhivatkozs"/>
                    <w:b w:val="0"/>
                    <w:i/>
                    <w:iCs/>
                    <w:noProof/>
                  </w:rPr>
                </w:rPrChange>
              </w:rPr>
              <w:delText>Összesített adószámla lekérdezés művelet</w:delText>
            </w:r>
            <w:r w:rsidDel="005627AA">
              <w:rPr>
                <w:noProof/>
                <w:webHidden/>
              </w:rPr>
              <w:tab/>
            </w:r>
            <w:r w:rsidR="001E034F" w:rsidDel="005627AA">
              <w:rPr>
                <w:noProof/>
                <w:webHidden/>
              </w:rPr>
              <w:delText>10</w:delText>
            </w:r>
          </w:del>
        </w:p>
        <w:p w14:paraId="776A4FB6" w14:textId="63E2B191" w:rsidR="000018FF" w:rsidDel="005627AA" w:rsidRDefault="000018FF">
          <w:pPr>
            <w:pStyle w:val="TJ2"/>
            <w:tabs>
              <w:tab w:val="left" w:pos="960"/>
              <w:tab w:val="right" w:leader="dot" w:pos="9065"/>
            </w:tabs>
            <w:rPr>
              <w:del w:id="21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15" w:author="Nánássy László" w:date="2026-05-04T08:14:00Z" w16du:dateUtc="2026-05-04T06:14:00Z">
            <w:r w:rsidRPr="005627AA" w:rsidDel="005627AA">
              <w:rPr>
                <w:noProof/>
                <w:rPrChange w:id="216" w:author="Nánássy László" w:date="2026-05-04T08:14:00Z" w16du:dateUtc="2026-05-04T06:14:00Z">
                  <w:rPr>
                    <w:rStyle w:val="Hiperhivatkozs"/>
                    <w:b w:val="0"/>
                    <w:i/>
                    <w:iCs/>
                    <w:noProof/>
                  </w:rPr>
                </w:rPrChange>
              </w:rPr>
              <w:delText>6.3.2.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17" w:author="Nánássy László" w:date="2026-05-04T08:14:00Z" w16du:dateUtc="2026-05-04T06:14:00Z">
                  <w:rPr>
                    <w:rStyle w:val="Hiperhivatkozs"/>
                    <w:b w:val="0"/>
                    <w:i/>
                    <w:iCs/>
                    <w:noProof/>
                  </w:rPr>
                </w:rPrChange>
              </w:rPr>
              <w:delText>Tételes adószámla lekérdezés művelet</w:delText>
            </w:r>
            <w:r w:rsidDel="005627AA">
              <w:rPr>
                <w:noProof/>
                <w:webHidden/>
              </w:rPr>
              <w:tab/>
            </w:r>
            <w:r w:rsidR="001E034F" w:rsidDel="005627AA">
              <w:rPr>
                <w:noProof/>
                <w:webHidden/>
              </w:rPr>
              <w:delText>11</w:delText>
            </w:r>
          </w:del>
        </w:p>
        <w:p w14:paraId="4480E623" w14:textId="22100F16" w:rsidR="000018FF" w:rsidDel="005627AA" w:rsidRDefault="000018FF">
          <w:pPr>
            <w:pStyle w:val="TJ2"/>
            <w:tabs>
              <w:tab w:val="left" w:pos="960"/>
              <w:tab w:val="right" w:leader="dot" w:pos="9065"/>
            </w:tabs>
            <w:rPr>
              <w:del w:id="21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19" w:author="Nánássy László" w:date="2026-05-04T08:14:00Z" w16du:dateUtc="2026-05-04T06:14:00Z">
            <w:r w:rsidRPr="005627AA" w:rsidDel="005627AA">
              <w:rPr>
                <w:noProof/>
                <w:rPrChange w:id="220" w:author="Nánássy László" w:date="2026-05-04T08:14:00Z" w16du:dateUtc="2026-05-04T06:14:00Z">
                  <w:rPr>
                    <w:rStyle w:val="Hiperhivatkozs"/>
                    <w:b w:val="0"/>
                    <w:i/>
                    <w:iCs/>
                    <w:noProof/>
                  </w:rPr>
                </w:rPrChange>
              </w:rPr>
              <w:lastRenderedPageBreak/>
              <w:delText>6.3.3.</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21" w:author="Nánássy László" w:date="2026-05-04T08:14:00Z" w16du:dateUtc="2026-05-04T06:14:00Z">
                  <w:rPr>
                    <w:rStyle w:val="Hiperhivatkozs"/>
                    <w:b w:val="0"/>
                    <w:i/>
                    <w:iCs/>
                    <w:noProof/>
                  </w:rPr>
                </w:rPrChange>
              </w:rPr>
              <w:delText>Köztartozás lekérdezés művelet</w:delText>
            </w:r>
            <w:r w:rsidDel="005627AA">
              <w:rPr>
                <w:noProof/>
                <w:webHidden/>
              </w:rPr>
              <w:tab/>
            </w:r>
            <w:r w:rsidR="001E034F" w:rsidDel="005627AA">
              <w:rPr>
                <w:noProof/>
                <w:webHidden/>
              </w:rPr>
              <w:delText>15</w:delText>
            </w:r>
          </w:del>
        </w:p>
        <w:p w14:paraId="2009B1A5" w14:textId="6BDE0128" w:rsidR="000018FF" w:rsidDel="005627AA" w:rsidRDefault="000018FF">
          <w:pPr>
            <w:pStyle w:val="TJ2"/>
            <w:tabs>
              <w:tab w:val="left" w:pos="960"/>
              <w:tab w:val="right" w:leader="dot" w:pos="9065"/>
            </w:tabs>
            <w:rPr>
              <w:del w:id="22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23" w:author="Nánássy László" w:date="2026-05-04T08:14:00Z" w16du:dateUtc="2026-05-04T06:14:00Z">
            <w:r w:rsidRPr="005627AA" w:rsidDel="005627AA">
              <w:rPr>
                <w:noProof/>
                <w:rPrChange w:id="224" w:author="Nánássy László" w:date="2026-05-04T08:14:00Z" w16du:dateUtc="2026-05-04T06:14:00Z">
                  <w:rPr>
                    <w:rStyle w:val="Hiperhivatkozs"/>
                    <w:b w:val="0"/>
                    <w:i/>
                    <w:iCs/>
                    <w:noProof/>
                  </w:rPr>
                </w:rPrChange>
              </w:rPr>
              <w:delText>6.3.4.</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25" w:author="Nánássy László" w:date="2026-05-04T08:14:00Z" w16du:dateUtc="2026-05-04T06:14:00Z">
                  <w:rPr>
                    <w:rStyle w:val="Hiperhivatkozs"/>
                    <w:b w:val="0"/>
                    <w:i/>
                    <w:iCs/>
                    <w:noProof/>
                  </w:rPr>
                </w:rPrChange>
              </w:rPr>
              <w:delText>Hiányzó bevallás lekérdezés művelet</w:delText>
            </w:r>
            <w:r w:rsidDel="005627AA">
              <w:rPr>
                <w:noProof/>
                <w:webHidden/>
              </w:rPr>
              <w:tab/>
            </w:r>
            <w:r w:rsidR="001E034F" w:rsidDel="005627AA">
              <w:rPr>
                <w:noProof/>
                <w:webHidden/>
              </w:rPr>
              <w:delText>17</w:delText>
            </w:r>
          </w:del>
        </w:p>
        <w:p w14:paraId="2EF0D41E" w14:textId="1E4ED4D5" w:rsidR="000018FF" w:rsidDel="005627AA" w:rsidRDefault="000018FF">
          <w:pPr>
            <w:pStyle w:val="TJ2"/>
            <w:tabs>
              <w:tab w:val="left" w:pos="960"/>
              <w:tab w:val="right" w:leader="dot" w:pos="9065"/>
            </w:tabs>
            <w:rPr>
              <w:del w:id="22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27" w:author="Nánássy László" w:date="2026-05-04T08:14:00Z" w16du:dateUtc="2026-05-04T06:14:00Z">
            <w:r w:rsidRPr="005627AA" w:rsidDel="005627AA">
              <w:rPr>
                <w:noProof/>
                <w:rPrChange w:id="228" w:author="Nánássy László" w:date="2026-05-04T08:14:00Z" w16du:dateUtc="2026-05-04T06:14:00Z">
                  <w:rPr>
                    <w:rStyle w:val="Hiperhivatkozs"/>
                    <w:b w:val="0"/>
                    <w:i/>
                    <w:iCs/>
                    <w:noProof/>
                  </w:rPr>
                </w:rPrChange>
              </w:rPr>
              <w:delText>6.3.5.</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29" w:author="Nánássy László" w:date="2026-05-04T08:14:00Z" w16du:dateUtc="2026-05-04T06:14:00Z">
                  <w:rPr>
                    <w:rStyle w:val="Hiperhivatkozs"/>
                    <w:b w:val="0"/>
                    <w:i/>
                    <w:iCs/>
                    <w:noProof/>
                  </w:rPr>
                </w:rPrChange>
              </w:rPr>
              <w:delText>Biztosítotti jogviszony (foglalkoztató) lekérdezés művelet</w:delText>
            </w:r>
            <w:r w:rsidDel="005627AA">
              <w:rPr>
                <w:noProof/>
                <w:webHidden/>
              </w:rPr>
              <w:tab/>
            </w:r>
            <w:r w:rsidR="001E034F" w:rsidDel="005627AA">
              <w:rPr>
                <w:noProof/>
                <w:webHidden/>
              </w:rPr>
              <w:delText>18</w:delText>
            </w:r>
          </w:del>
        </w:p>
        <w:p w14:paraId="6806602F" w14:textId="35EAD8A8" w:rsidR="000018FF" w:rsidDel="005627AA" w:rsidRDefault="000018FF">
          <w:pPr>
            <w:pStyle w:val="TJ2"/>
            <w:tabs>
              <w:tab w:val="left" w:pos="960"/>
              <w:tab w:val="right" w:leader="dot" w:pos="9065"/>
            </w:tabs>
            <w:rPr>
              <w:del w:id="23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31" w:author="Nánássy László" w:date="2026-05-04T08:14:00Z" w16du:dateUtc="2026-05-04T06:14:00Z">
            <w:r w:rsidRPr="005627AA" w:rsidDel="005627AA">
              <w:rPr>
                <w:noProof/>
                <w:rPrChange w:id="232" w:author="Nánássy László" w:date="2026-05-04T08:14:00Z" w16du:dateUtc="2026-05-04T06:14:00Z">
                  <w:rPr>
                    <w:rStyle w:val="Hiperhivatkozs"/>
                    <w:b w:val="0"/>
                    <w:i/>
                    <w:iCs/>
                    <w:noProof/>
                  </w:rPr>
                </w:rPrChange>
              </w:rPr>
              <w:delText>6.3.6.</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33" w:author="Nánássy László" w:date="2026-05-04T08:14:00Z" w16du:dateUtc="2026-05-04T06:14:00Z">
                  <w:rPr>
                    <w:rStyle w:val="Hiperhivatkozs"/>
                    <w:b w:val="0"/>
                    <w:i/>
                    <w:iCs/>
                    <w:noProof/>
                  </w:rPr>
                </w:rPrChange>
              </w:rPr>
              <w:delText>Biztosítotti jogviszony (foglalkoztató) státusz lekérdezés művelet</w:delText>
            </w:r>
            <w:r w:rsidDel="005627AA">
              <w:rPr>
                <w:noProof/>
                <w:webHidden/>
              </w:rPr>
              <w:tab/>
            </w:r>
            <w:r w:rsidR="001E034F" w:rsidDel="005627AA">
              <w:rPr>
                <w:noProof/>
                <w:webHidden/>
              </w:rPr>
              <w:delText>23</w:delText>
            </w:r>
          </w:del>
        </w:p>
        <w:p w14:paraId="57A4CA62" w14:textId="2EAEB436" w:rsidR="000018FF" w:rsidDel="005627AA" w:rsidRDefault="000018FF">
          <w:pPr>
            <w:pStyle w:val="TJ1"/>
            <w:tabs>
              <w:tab w:val="left" w:pos="464"/>
              <w:tab w:val="right" w:leader="dot" w:pos="9065"/>
            </w:tabs>
            <w:rPr>
              <w:del w:id="23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35" w:author="Nánássy László" w:date="2026-05-04T08:14:00Z" w16du:dateUtc="2026-05-04T06:14:00Z">
            <w:r w:rsidRPr="005627AA" w:rsidDel="005627AA">
              <w:rPr>
                <w:noProof/>
                <w:rPrChange w:id="236" w:author="Nánássy László" w:date="2026-05-04T08:14:00Z" w16du:dateUtc="2026-05-04T06:14:00Z">
                  <w:rPr>
                    <w:rStyle w:val="Hiperhivatkozs"/>
                    <w:b w:val="0"/>
                    <w:noProof/>
                  </w:rPr>
                </w:rPrChange>
              </w:rPr>
              <w:delText>7.</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37" w:author="Nánássy László" w:date="2026-05-04T08:14:00Z" w16du:dateUtc="2026-05-04T06:14:00Z">
                  <w:rPr>
                    <w:rStyle w:val="Hiperhivatkozs"/>
                    <w:b w:val="0"/>
                    <w:noProof/>
                  </w:rPr>
                </w:rPrChange>
              </w:rPr>
              <w:delText>SOAP interfészek</w:delText>
            </w:r>
            <w:r w:rsidDel="005627AA">
              <w:rPr>
                <w:noProof/>
                <w:webHidden/>
              </w:rPr>
              <w:tab/>
            </w:r>
            <w:r w:rsidR="001E034F" w:rsidDel="005627AA">
              <w:rPr>
                <w:noProof/>
                <w:webHidden/>
              </w:rPr>
              <w:delText>24</w:delText>
            </w:r>
          </w:del>
        </w:p>
        <w:p w14:paraId="67F4ED3D" w14:textId="6A1A5BCE" w:rsidR="000018FF" w:rsidDel="005627AA" w:rsidRDefault="000018FF">
          <w:pPr>
            <w:pStyle w:val="TJ2"/>
            <w:tabs>
              <w:tab w:val="left" w:pos="960"/>
              <w:tab w:val="right" w:leader="dot" w:pos="9065"/>
            </w:tabs>
            <w:rPr>
              <w:del w:id="23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39" w:author="Nánássy László" w:date="2026-05-04T08:14:00Z" w16du:dateUtc="2026-05-04T06:14:00Z">
            <w:r w:rsidRPr="005627AA" w:rsidDel="005627AA">
              <w:rPr>
                <w:noProof/>
                <w:rPrChange w:id="240" w:author="Nánássy László" w:date="2026-05-04T08:14:00Z" w16du:dateUtc="2026-05-04T06:14:00Z">
                  <w:rPr>
                    <w:rStyle w:val="Hiperhivatkozs"/>
                    <w:b w:val="0"/>
                    <w:noProof/>
                  </w:rPr>
                </w:rPrChange>
              </w:rPr>
              <w:delText>7.1.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41" w:author="Nánássy László" w:date="2026-05-04T08:14:00Z" w16du:dateUtc="2026-05-04T06:14:00Z">
                  <w:rPr>
                    <w:rStyle w:val="Hiperhivatkozs"/>
                    <w:b w:val="0"/>
                    <w:noProof/>
                  </w:rPr>
                </w:rPrChange>
              </w:rPr>
              <w:delText>Üzenetek általános felépítése</w:delText>
            </w:r>
            <w:r w:rsidDel="005627AA">
              <w:rPr>
                <w:noProof/>
                <w:webHidden/>
              </w:rPr>
              <w:tab/>
            </w:r>
            <w:r w:rsidR="001E034F" w:rsidDel="005627AA">
              <w:rPr>
                <w:noProof/>
                <w:webHidden/>
              </w:rPr>
              <w:delText>24</w:delText>
            </w:r>
          </w:del>
        </w:p>
        <w:p w14:paraId="3A3E1C9F" w14:textId="6C743122" w:rsidR="000018FF" w:rsidDel="005627AA" w:rsidRDefault="000018FF">
          <w:pPr>
            <w:pStyle w:val="TJ2"/>
            <w:tabs>
              <w:tab w:val="left" w:pos="960"/>
              <w:tab w:val="right" w:leader="dot" w:pos="9065"/>
            </w:tabs>
            <w:rPr>
              <w:del w:id="24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43" w:author="Nánássy László" w:date="2026-05-04T08:14:00Z" w16du:dateUtc="2026-05-04T06:14:00Z">
            <w:r w:rsidRPr="005627AA" w:rsidDel="005627AA">
              <w:rPr>
                <w:noProof/>
                <w:rPrChange w:id="244" w:author="Nánássy László" w:date="2026-05-04T08:14:00Z" w16du:dateUtc="2026-05-04T06:14:00Z">
                  <w:rPr>
                    <w:rStyle w:val="Hiperhivatkozs"/>
                    <w:b w:val="0"/>
                    <w:i/>
                    <w:iCs/>
                    <w:noProof/>
                  </w:rPr>
                </w:rPrChange>
              </w:rPr>
              <w:delText>7.1.1.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45" w:author="Nánássy László" w:date="2026-05-04T08:14:00Z" w16du:dateUtc="2026-05-04T06:14:00Z">
                  <w:rPr>
                    <w:rStyle w:val="Hiperhivatkozs"/>
                    <w:b w:val="0"/>
                    <w:i/>
                    <w:iCs/>
                    <w:noProof/>
                  </w:rPr>
                </w:rPrChange>
              </w:rPr>
              <w:delText>Kérés (request)</w:delText>
            </w:r>
            <w:r w:rsidDel="005627AA">
              <w:rPr>
                <w:noProof/>
                <w:webHidden/>
              </w:rPr>
              <w:tab/>
            </w:r>
            <w:r w:rsidR="001E034F" w:rsidDel="005627AA">
              <w:rPr>
                <w:noProof/>
                <w:webHidden/>
              </w:rPr>
              <w:delText>24</w:delText>
            </w:r>
          </w:del>
        </w:p>
        <w:p w14:paraId="7BDCC2F8" w14:textId="3307D085" w:rsidR="000018FF" w:rsidDel="005627AA" w:rsidRDefault="000018FF">
          <w:pPr>
            <w:pStyle w:val="TJ2"/>
            <w:tabs>
              <w:tab w:val="left" w:pos="960"/>
              <w:tab w:val="right" w:leader="dot" w:pos="9065"/>
            </w:tabs>
            <w:rPr>
              <w:del w:id="24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47" w:author="Nánássy László" w:date="2026-05-04T08:14:00Z" w16du:dateUtc="2026-05-04T06:14:00Z">
            <w:r w:rsidRPr="005627AA" w:rsidDel="005627AA">
              <w:rPr>
                <w:noProof/>
                <w:rPrChange w:id="248" w:author="Nánássy László" w:date="2026-05-04T08:14:00Z" w16du:dateUtc="2026-05-04T06:14:00Z">
                  <w:rPr>
                    <w:rStyle w:val="Hiperhivatkozs"/>
                    <w:b w:val="0"/>
                    <w:i/>
                    <w:iCs/>
                    <w:noProof/>
                  </w:rPr>
                </w:rPrChange>
              </w:rPr>
              <w:delText>7.1.2.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49" w:author="Nánássy László" w:date="2026-05-04T08:14:00Z" w16du:dateUtc="2026-05-04T06:14:00Z">
                  <w:rPr>
                    <w:rStyle w:val="Hiperhivatkozs"/>
                    <w:b w:val="0"/>
                    <w:i/>
                    <w:iCs/>
                    <w:noProof/>
                  </w:rPr>
                </w:rPrChange>
              </w:rPr>
              <w:delText>Válasz (response)</w:delText>
            </w:r>
            <w:r w:rsidDel="005627AA">
              <w:rPr>
                <w:noProof/>
                <w:webHidden/>
              </w:rPr>
              <w:tab/>
            </w:r>
            <w:r w:rsidR="001E034F" w:rsidDel="005627AA">
              <w:rPr>
                <w:noProof/>
                <w:webHidden/>
              </w:rPr>
              <w:delText>25</w:delText>
            </w:r>
          </w:del>
        </w:p>
        <w:p w14:paraId="5F30A1AC" w14:textId="58BAE37E" w:rsidR="000018FF" w:rsidDel="005627AA" w:rsidRDefault="000018FF">
          <w:pPr>
            <w:pStyle w:val="TJ2"/>
            <w:tabs>
              <w:tab w:val="left" w:pos="960"/>
              <w:tab w:val="right" w:leader="dot" w:pos="9065"/>
            </w:tabs>
            <w:rPr>
              <w:del w:id="25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51" w:author="Nánássy László" w:date="2026-05-04T08:14:00Z" w16du:dateUtc="2026-05-04T06:14:00Z">
            <w:r w:rsidRPr="005627AA" w:rsidDel="005627AA">
              <w:rPr>
                <w:noProof/>
                <w:rPrChange w:id="252" w:author="Nánássy László" w:date="2026-05-04T08:14:00Z" w16du:dateUtc="2026-05-04T06:14:00Z">
                  <w:rPr>
                    <w:rStyle w:val="Hiperhivatkozs"/>
                    <w:b w:val="0"/>
                    <w:noProof/>
                  </w:rPr>
                </w:rPrChange>
              </w:rPr>
              <w:delText>7.2.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53" w:author="Nánássy László" w:date="2026-05-04T08:14:00Z" w16du:dateUtc="2026-05-04T06:14:00Z">
                  <w:rPr>
                    <w:rStyle w:val="Hiperhivatkozs"/>
                    <w:b w:val="0"/>
                    <w:noProof/>
                  </w:rPr>
                </w:rPrChange>
              </w:rPr>
              <w:delText>Adózói adatlekérdezések struktúrái</w:delText>
            </w:r>
            <w:r w:rsidDel="005627AA">
              <w:rPr>
                <w:noProof/>
                <w:webHidden/>
              </w:rPr>
              <w:tab/>
            </w:r>
            <w:r w:rsidR="001E034F" w:rsidDel="005627AA">
              <w:rPr>
                <w:noProof/>
                <w:webHidden/>
              </w:rPr>
              <w:delText>26</w:delText>
            </w:r>
          </w:del>
        </w:p>
        <w:p w14:paraId="67B72DCE" w14:textId="396CF01E" w:rsidR="000018FF" w:rsidDel="005627AA" w:rsidRDefault="000018FF">
          <w:pPr>
            <w:pStyle w:val="TJ2"/>
            <w:tabs>
              <w:tab w:val="left" w:pos="960"/>
              <w:tab w:val="right" w:leader="dot" w:pos="9065"/>
            </w:tabs>
            <w:rPr>
              <w:del w:id="25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55" w:author="Nánássy László" w:date="2026-05-04T08:14:00Z" w16du:dateUtc="2026-05-04T06:14:00Z">
            <w:r w:rsidRPr="005627AA" w:rsidDel="005627AA">
              <w:rPr>
                <w:noProof/>
                <w:rPrChange w:id="256" w:author="Nánássy László" w:date="2026-05-04T08:14:00Z" w16du:dateUtc="2026-05-04T06:14:00Z">
                  <w:rPr>
                    <w:rStyle w:val="Hiperhivatkozs"/>
                    <w:b w:val="0"/>
                    <w:i/>
                    <w:iCs/>
                    <w:noProof/>
                  </w:rPr>
                </w:rPrChange>
              </w:rPr>
              <w:delText>7.2.1.</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57" w:author="Nánássy László" w:date="2026-05-04T08:14:00Z" w16du:dateUtc="2026-05-04T06:14:00Z">
                  <w:rPr>
                    <w:rStyle w:val="Hiperhivatkozs"/>
                    <w:b w:val="0"/>
                    <w:i/>
                    <w:iCs/>
                    <w:noProof/>
                  </w:rPr>
                </w:rPrChange>
              </w:rPr>
              <w:delText>Összesített adószámla lekérdezés művelet</w:delText>
            </w:r>
            <w:r w:rsidDel="005627AA">
              <w:rPr>
                <w:noProof/>
                <w:webHidden/>
              </w:rPr>
              <w:tab/>
            </w:r>
            <w:r w:rsidR="001E034F" w:rsidDel="005627AA">
              <w:rPr>
                <w:noProof/>
                <w:webHidden/>
              </w:rPr>
              <w:delText>26</w:delText>
            </w:r>
          </w:del>
        </w:p>
        <w:p w14:paraId="79652E5F" w14:textId="447B0D10" w:rsidR="000018FF" w:rsidDel="005627AA" w:rsidRDefault="000018FF">
          <w:pPr>
            <w:pStyle w:val="TJ2"/>
            <w:tabs>
              <w:tab w:val="left" w:pos="960"/>
              <w:tab w:val="right" w:leader="dot" w:pos="9065"/>
            </w:tabs>
            <w:rPr>
              <w:del w:id="25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59" w:author="Nánássy László" w:date="2026-05-04T08:14:00Z" w16du:dateUtc="2026-05-04T06:14:00Z">
            <w:r w:rsidRPr="005627AA" w:rsidDel="005627AA">
              <w:rPr>
                <w:noProof/>
                <w:rPrChange w:id="260" w:author="Nánássy László" w:date="2026-05-04T08:14:00Z" w16du:dateUtc="2026-05-04T06:14:00Z">
                  <w:rPr>
                    <w:rStyle w:val="Hiperhivatkozs"/>
                    <w:b w:val="0"/>
                    <w:i/>
                    <w:iCs/>
                    <w:noProof/>
                  </w:rPr>
                </w:rPrChange>
              </w:rPr>
              <w:delText>7.2.2.</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61" w:author="Nánássy László" w:date="2026-05-04T08:14:00Z" w16du:dateUtc="2026-05-04T06:14:00Z">
                  <w:rPr>
                    <w:rStyle w:val="Hiperhivatkozs"/>
                    <w:b w:val="0"/>
                    <w:i/>
                    <w:iCs/>
                    <w:noProof/>
                  </w:rPr>
                </w:rPrChange>
              </w:rPr>
              <w:delText>Tételes adószámla lekérdezés művelet</w:delText>
            </w:r>
            <w:r w:rsidDel="005627AA">
              <w:rPr>
                <w:noProof/>
                <w:webHidden/>
              </w:rPr>
              <w:tab/>
            </w:r>
            <w:r w:rsidR="001E034F" w:rsidDel="005627AA">
              <w:rPr>
                <w:noProof/>
                <w:webHidden/>
              </w:rPr>
              <w:delText>27</w:delText>
            </w:r>
          </w:del>
        </w:p>
        <w:p w14:paraId="39B0D9FD" w14:textId="30ED9FA5" w:rsidR="000018FF" w:rsidDel="005627AA" w:rsidRDefault="000018FF">
          <w:pPr>
            <w:pStyle w:val="TJ2"/>
            <w:tabs>
              <w:tab w:val="left" w:pos="960"/>
              <w:tab w:val="right" w:leader="dot" w:pos="9065"/>
            </w:tabs>
            <w:rPr>
              <w:del w:id="26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63" w:author="Nánássy László" w:date="2026-05-04T08:14:00Z" w16du:dateUtc="2026-05-04T06:14:00Z">
            <w:r w:rsidRPr="005627AA" w:rsidDel="005627AA">
              <w:rPr>
                <w:noProof/>
                <w:rPrChange w:id="264" w:author="Nánássy László" w:date="2026-05-04T08:14:00Z" w16du:dateUtc="2026-05-04T06:14:00Z">
                  <w:rPr>
                    <w:rStyle w:val="Hiperhivatkozs"/>
                    <w:b w:val="0"/>
                    <w:i/>
                    <w:iCs/>
                    <w:noProof/>
                  </w:rPr>
                </w:rPrChange>
              </w:rPr>
              <w:delText>7.2.3.</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65" w:author="Nánássy László" w:date="2026-05-04T08:14:00Z" w16du:dateUtc="2026-05-04T06:14:00Z">
                  <w:rPr>
                    <w:rStyle w:val="Hiperhivatkozs"/>
                    <w:b w:val="0"/>
                    <w:i/>
                    <w:iCs/>
                    <w:noProof/>
                  </w:rPr>
                </w:rPrChange>
              </w:rPr>
              <w:delText>Köztartozás lekérdezés művelet</w:delText>
            </w:r>
            <w:r w:rsidDel="005627AA">
              <w:rPr>
                <w:noProof/>
                <w:webHidden/>
              </w:rPr>
              <w:tab/>
            </w:r>
            <w:r w:rsidR="001E034F" w:rsidDel="005627AA">
              <w:rPr>
                <w:noProof/>
                <w:webHidden/>
              </w:rPr>
              <w:delText>37</w:delText>
            </w:r>
          </w:del>
        </w:p>
        <w:p w14:paraId="50A792E7" w14:textId="0174A0A9" w:rsidR="000018FF" w:rsidDel="005627AA" w:rsidRDefault="000018FF">
          <w:pPr>
            <w:pStyle w:val="TJ2"/>
            <w:tabs>
              <w:tab w:val="left" w:pos="960"/>
              <w:tab w:val="right" w:leader="dot" w:pos="9065"/>
            </w:tabs>
            <w:rPr>
              <w:del w:id="266"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67" w:author="Nánássy László" w:date="2026-05-04T08:14:00Z" w16du:dateUtc="2026-05-04T06:14:00Z">
            <w:r w:rsidRPr="005627AA" w:rsidDel="005627AA">
              <w:rPr>
                <w:noProof/>
                <w:rPrChange w:id="268" w:author="Nánássy László" w:date="2026-05-04T08:14:00Z" w16du:dateUtc="2026-05-04T06:14:00Z">
                  <w:rPr>
                    <w:rStyle w:val="Hiperhivatkozs"/>
                    <w:b w:val="0"/>
                    <w:i/>
                    <w:iCs/>
                    <w:noProof/>
                  </w:rPr>
                </w:rPrChange>
              </w:rPr>
              <w:delText>7.2.4.</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69" w:author="Nánássy László" w:date="2026-05-04T08:14:00Z" w16du:dateUtc="2026-05-04T06:14:00Z">
                  <w:rPr>
                    <w:rStyle w:val="Hiperhivatkozs"/>
                    <w:b w:val="0"/>
                    <w:i/>
                    <w:iCs/>
                    <w:noProof/>
                  </w:rPr>
                </w:rPrChange>
              </w:rPr>
              <w:delText>Hiányzó bevallás lekérdezés művelet</w:delText>
            </w:r>
            <w:r w:rsidDel="005627AA">
              <w:rPr>
                <w:noProof/>
                <w:webHidden/>
              </w:rPr>
              <w:tab/>
            </w:r>
            <w:r w:rsidR="001E034F" w:rsidDel="005627AA">
              <w:rPr>
                <w:noProof/>
                <w:webHidden/>
              </w:rPr>
              <w:delText>40</w:delText>
            </w:r>
          </w:del>
        </w:p>
        <w:p w14:paraId="47BB9982" w14:textId="767A674A" w:rsidR="000018FF" w:rsidDel="005627AA" w:rsidRDefault="000018FF">
          <w:pPr>
            <w:pStyle w:val="TJ2"/>
            <w:tabs>
              <w:tab w:val="left" w:pos="960"/>
              <w:tab w:val="right" w:leader="dot" w:pos="9065"/>
            </w:tabs>
            <w:rPr>
              <w:del w:id="270"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71" w:author="Nánássy László" w:date="2026-05-04T08:14:00Z" w16du:dateUtc="2026-05-04T06:14:00Z">
            <w:r w:rsidRPr="005627AA" w:rsidDel="005627AA">
              <w:rPr>
                <w:noProof/>
                <w:rPrChange w:id="272" w:author="Nánássy László" w:date="2026-05-04T08:14:00Z" w16du:dateUtc="2026-05-04T06:14:00Z">
                  <w:rPr>
                    <w:rStyle w:val="Hiperhivatkozs"/>
                    <w:b w:val="0"/>
                    <w:i/>
                    <w:iCs/>
                    <w:noProof/>
                  </w:rPr>
                </w:rPrChange>
              </w:rPr>
              <w:delText>7.2.5.</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73" w:author="Nánássy László" w:date="2026-05-04T08:14:00Z" w16du:dateUtc="2026-05-04T06:14:00Z">
                  <w:rPr>
                    <w:rStyle w:val="Hiperhivatkozs"/>
                    <w:b w:val="0"/>
                    <w:i/>
                    <w:iCs/>
                    <w:noProof/>
                  </w:rPr>
                </w:rPrChange>
              </w:rPr>
              <w:delText>Biztosítotti jogviszony (foglalkoztató) lekérdezés művelet</w:delText>
            </w:r>
            <w:r w:rsidDel="005627AA">
              <w:rPr>
                <w:noProof/>
                <w:webHidden/>
              </w:rPr>
              <w:tab/>
            </w:r>
            <w:r w:rsidR="001E034F" w:rsidDel="005627AA">
              <w:rPr>
                <w:noProof/>
                <w:webHidden/>
              </w:rPr>
              <w:delText>42</w:delText>
            </w:r>
          </w:del>
        </w:p>
        <w:p w14:paraId="02FCF828" w14:textId="2C99F8CC" w:rsidR="000018FF" w:rsidDel="005627AA" w:rsidRDefault="000018FF">
          <w:pPr>
            <w:pStyle w:val="TJ2"/>
            <w:tabs>
              <w:tab w:val="left" w:pos="960"/>
              <w:tab w:val="right" w:leader="dot" w:pos="9065"/>
            </w:tabs>
            <w:rPr>
              <w:del w:id="274"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75" w:author="Nánássy László" w:date="2026-05-04T08:14:00Z" w16du:dateUtc="2026-05-04T06:14:00Z">
            <w:r w:rsidRPr="005627AA" w:rsidDel="005627AA">
              <w:rPr>
                <w:noProof/>
                <w:rPrChange w:id="276" w:author="Nánássy László" w:date="2026-05-04T08:14:00Z" w16du:dateUtc="2026-05-04T06:14:00Z">
                  <w:rPr>
                    <w:rStyle w:val="Hiperhivatkozs"/>
                    <w:b w:val="0"/>
                    <w:i/>
                    <w:iCs/>
                    <w:noProof/>
                  </w:rPr>
                </w:rPrChange>
              </w:rPr>
              <w:delText>7.2.6.</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77" w:author="Nánássy László" w:date="2026-05-04T08:14:00Z" w16du:dateUtc="2026-05-04T06:14:00Z">
                  <w:rPr>
                    <w:rStyle w:val="Hiperhivatkozs"/>
                    <w:b w:val="0"/>
                    <w:i/>
                    <w:iCs/>
                    <w:noProof/>
                  </w:rPr>
                </w:rPrChange>
              </w:rPr>
              <w:delText>Biztosítotti jogviszony (foglalkoztató) státusz lekérdezés művelet</w:delText>
            </w:r>
            <w:r w:rsidDel="005627AA">
              <w:rPr>
                <w:noProof/>
                <w:webHidden/>
              </w:rPr>
              <w:tab/>
            </w:r>
            <w:r w:rsidR="001E034F" w:rsidDel="005627AA">
              <w:rPr>
                <w:noProof/>
                <w:webHidden/>
              </w:rPr>
              <w:delText>45</w:delText>
            </w:r>
          </w:del>
        </w:p>
        <w:p w14:paraId="3DC8C789" w14:textId="42A2E5BB" w:rsidR="000018FF" w:rsidDel="005627AA" w:rsidRDefault="000018FF">
          <w:pPr>
            <w:pStyle w:val="TJ1"/>
            <w:tabs>
              <w:tab w:val="left" w:pos="464"/>
              <w:tab w:val="right" w:leader="dot" w:pos="9065"/>
            </w:tabs>
            <w:rPr>
              <w:del w:id="278"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79" w:author="Nánássy László" w:date="2026-05-04T08:14:00Z" w16du:dateUtc="2026-05-04T06:14:00Z">
            <w:r w:rsidRPr="005627AA" w:rsidDel="005627AA">
              <w:rPr>
                <w:noProof/>
                <w:rPrChange w:id="280" w:author="Nánássy László" w:date="2026-05-04T08:14:00Z" w16du:dateUtc="2026-05-04T06:14:00Z">
                  <w:rPr>
                    <w:rStyle w:val="Hiperhivatkozs"/>
                    <w:b w:val="0"/>
                    <w:noProof/>
                  </w:rPr>
                </w:rPrChange>
              </w:rPr>
              <w:delText>8.</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81" w:author="Nánássy László" w:date="2026-05-04T08:14:00Z" w16du:dateUtc="2026-05-04T06:14:00Z">
                  <w:rPr>
                    <w:rStyle w:val="Hiperhivatkozs"/>
                    <w:b w:val="0"/>
                    <w:noProof/>
                  </w:rPr>
                </w:rPrChange>
              </w:rPr>
              <w:delText>Környezetek elérhetősége</w:delText>
            </w:r>
            <w:r w:rsidDel="005627AA">
              <w:rPr>
                <w:noProof/>
                <w:webHidden/>
              </w:rPr>
              <w:tab/>
            </w:r>
            <w:r w:rsidR="001E034F" w:rsidDel="005627AA">
              <w:rPr>
                <w:noProof/>
                <w:webHidden/>
              </w:rPr>
              <w:delText>47</w:delText>
            </w:r>
          </w:del>
        </w:p>
        <w:p w14:paraId="5A9BA4AB" w14:textId="14B9EE4C" w:rsidR="000018FF" w:rsidDel="005627AA" w:rsidRDefault="000018FF">
          <w:pPr>
            <w:pStyle w:val="TJ1"/>
            <w:tabs>
              <w:tab w:val="left" w:pos="464"/>
              <w:tab w:val="right" w:leader="dot" w:pos="9065"/>
            </w:tabs>
            <w:rPr>
              <w:del w:id="282" w:author="Nánássy László" w:date="2026-05-04T08:14:00Z" w16du:dateUtc="2026-05-04T06:14:00Z"/>
              <w:rFonts w:asciiTheme="minorHAnsi" w:eastAsiaTheme="minorEastAsia" w:hAnsiTheme="minorHAnsi" w:cstheme="minorBidi"/>
              <w:b w:val="0"/>
              <w:noProof/>
              <w:color w:val="auto"/>
              <w:kern w:val="2"/>
              <w:sz w:val="24"/>
              <w:szCs w:val="24"/>
              <w14:ligatures w14:val="standardContextual"/>
            </w:rPr>
          </w:pPr>
          <w:del w:id="283" w:author="Nánássy László" w:date="2026-05-04T08:14:00Z" w16du:dateUtc="2026-05-04T06:14:00Z">
            <w:r w:rsidRPr="005627AA" w:rsidDel="005627AA">
              <w:rPr>
                <w:noProof/>
                <w:rPrChange w:id="284" w:author="Nánássy László" w:date="2026-05-04T08:14:00Z" w16du:dateUtc="2026-05-04T06:14:00Z">
                  <w:rPr>
                    <w:rStyle w:val="Hiperhivatkozs"/>
                    <w:b w:val="0"/>
                    <w:noProof/>
                  </w:rPr>
                </w:rPrChange>
              </w:rPr>
              <w:delText>9.</w:delText>
            </w:r>
            <w:r w:rsidDel="005627AA">
              <w:rPr>
                <w:rFonts w:asciiTheme="minorHAnsi" w:eastAsiaTheme="minorEastAsia" w:hAnsiTheme="minorHAnsi" w:cstheme="minorBidi"/>
                <w:b w:val="0"/>
                <w:noProof/>
                <w:color w:val="auto"/>
                <w:kern w:val="2"/>
                <w:sz w:val="24"/>
                <w:szCs w:val="24"/>
                <w14:ligatures w14:val="standardContextual"/>
              </w:rPr>
              <w:tab/>
            </w:r>
            <w:r w:rsidRPr="005627AA" w:rsidDel="005627AA">
              <w:rPr>
                <w:noProof/>
                <w:rPrChange w:id="285" w:author="Nánássy László" w:date="2026-05-04T08:14:00Z" w16du:dateUtc="2026-05-04T06:14:00Z">
                  <w:rPr>
                    <w:rStyle w:val="Hiperhivatkozs"/>
                    <w:b w:val="0"/>
                    <w:noProof/>
                  </w:rPr>
                </w:rPrChange>
              </w:rPr>
              <w:delText>Adóügyi szakkifejezések magyar-angol szótára</w:delText>
            </w:r>
            <w:r w:rsidDel="005627AA">
              <w:rPr>
                <w:noProof/>
                <w:webHidden/>
              </w:rPr>
              <w:tab/>
            </w:r>
            <w:r w:rsidR="001E034F" w:rsidDel="005627AA">
              <w:rPr>
                <w:noProof/>
                <w:webHidden/>
              </w:rPr>
              <w:delText>48</w:delText>
            </w:r>
          </w:del>
        </w:p>
        <w:p w14:paraId="16207D1D" w14:textId="2009130F" w:rsidR="009F5771" w:rsidRDefault="00000000">
          <w:r>
            <w:fldChar w:fldCharType="end"/>
          </w:r>
        </w:p>
      </w:sdtContent>
    </w:sdt>
    <w:p w14:paraId="776C8AF6" w14:textId="19FA97AA" w:rsidR="009F5771" w:rsidRDefault="00000000">
      <w:pPr>
        <w:spacing w:after="15" w:line="434" w:lineRule="auto"/>
        <w:ind w:right="-14" w:firstLine="221"/>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3D9907C9" w14:textId="32CC783F" w:rsidR="00A65107" w:rsidRDefault="00A65107">
      <w:pPr>
        <w:spacing w:after="15" w:line="434" w:lineRule="auto"/>
        <w:ind w:right="-14" w:firstLine="221"/>
        <w:jc w:val="both"/>
        <w:rPr>
          <w:rFonts w:ascii="Times New Roman" w:eastAsia="Times New Roman" w:hAnsi="Times New Roman" w:cs="Times New Roman"/>
          <w:sz w:val="20"/>
        </w:rPr>
      </w:pPr>
    </w:p>
    <w:p w14:paraId="692DD4A3" w14:textId="77777777" w:rsidR="00A65107" w:rsidRDefault="00A65107">
      <w:pPr>
        <w:spacing w:after="15" w:line="434" w:lineRule="auto"/>
        <w:ind w:right="-14" w:firstLine="221"/>
        <w:jc w:val="both"/>
      </w:pPr>
    </w:p>
    <w:p w14:paraId="37297A50" w14:textId="1A4F1F79" w:rsidR="00401497" w:rsidRDefault="00000000" w:rsidP="00401497">
      <w:pPr>
        <w:spacing w:after="0"/>
        <w:ind w:left="-5" w:hanging="10"/>
      </w:pPr>
      <w:r>
        <w:rPr>
          <w:rFonts w:ascii="Times New Roman" w:eastAsia="Times New Roman" w:hAnsi="Times New Roman" w:cs="Times New Roman"/>
          <w:sz w:val="20"/>
        </w:rPr>
        <w:t xml:space="preserve"> </w:t>
      </w:r>
      <w:r w:rsidR="00401497">
        <w:rPr>
          <w:rFonts w:ascii="Times New Roman" w:eastAsia="Times New Roman" w:hAnsi="Times New Roman" w:cs="Times New Roman"/>
          <w:b/>
          <w:color w:val="00000A"/>
          <w:sz w:val="24"/>
        </w:rPr>
        <w:t xml:space="preserve">Dokumentum történet </w:t>
      </w:r>
    </w:p>
    <w:tbl>
      <w:tblPr>
        <w:tblStyle w:val="TableGrid"/>
        <w:tblW w:w="8848" w:type="dxa"/>
        <w:tblInd w:w="226" w:type="dxa"/>
        <w:tblCellMar>
          <w:top w:w="47" w:type="dxa"/>
          <w:right w:w="59" w:type="dxa"/>
        </w:tblCellMar>
        <w:tblLook w:val="04A0" w:firstRow="1" w:lastRow="0" w:firstColumn="1" w:lastColumn="0" w:noHBand="0" w:noVBand="1"/>
      </w:tblPr>
      <w:tblGrid>
        <w:gridCol w:w="1447"/>
        <w:gridCol w:w="1287"/>
        <w:gridCol w:w="416"/>
        <w:gridCol w:w="1274"/>
        <w:gridCol w:w="4424"/>
      </w:tblGrid>
      <w:tr w:rsidR="00401497" w14:paraId="73D1DF86" w14:textId="77777777" w:rsidTr="00BB7F61">
        <w:trPr>
          <w:trHeight w:val="420"/>
        </w:trPr>
        <w:tc>
          <w:tcPr>
            <w:tcW w:w="1447" w:type="dxa"/>
            <w:tcBorders>
              <w:top w:val="single" w:sz="4" w:space="0" w:color="000000"/>
              <w:left w:val="single" w:sz="4" w:space="0" w:color="000000"/>
              <w:bottom w:val="single" w:sz="4" w:space="0" w:color="000000"/>
              <w:right w:val="single" w:sz="4" w:space="0" w:color="000000"/>
            </w:tcBorders>
          </w:tcPr>
          <w:p w14:paraId="4D46235B" w14:textId="603D0520" w:rsidR="00401497" w:rsidRDefault="00401497" w:rsidP="00DF5FB7">
            <w:pPr>
              <w:ind w:left="108"/>
              <w:jc w:val="center"/>
            </w:pPr>
            <w:r>
              <w:rPr>
                <w:rFonts w:ascii="Times New Roman" w:eastAsia="Times New Roman" w:hAnsi="Times New Roman" w:cs="Times New Roman"/>
                <w:sz w:val="20"/>
              </w:rPr>
              <w:t>Dátum</w:t>
            </w:r>
          </w:p>
        </w:tc>
        <w:tc>
          <w:tcPr>
            <w:tcW w:w="1287" w:type="dxa"/>
            <w:tcBorders>
              <w:top w:val="single" w:sz="4" w:space="0" w:color="000000"/>
              <w:left w:val="single" w:sz="4" w:space="0" w:color="000000"/>
              <w:bottom w:val="single" w:sz="4" w:space="0" w:color="000000"/>
              <w:right w:val="nil"/>
            </w:tcBorders>
          </w:tcPr>
          <w:p w14:paraId="16C7412A" w14:textId="60E9C0D9" w:rsidR="00401497" w:rsidRDefault="00401497" w:rsidP="00DF5FB7">
            <w:pPr>
              <w:ind w:left="108"/>
              <w:jc w:val="center"/>
            </w:pPr>
            <w:r>
              <w:rPr>
                <w:rFonts w:ascii="Times New Roman" w:eastAsia="Times New Roman" w:hAnsi="Times New Roman" w:cs="Times New Roman"/>
                <w:sz w:val="20"/>
              </w:rPr>
              <w:t>Szerző</w:t>
            </w:r>
          </w:p>
        </w:tc>
        <w:tc>
          <w:tcPr>
            <w:tcW w:w="416" w:type="dxa"/>
            <w:tcBorders>
              <w:top w:val="single" w:sz="4" w:space="0" w:color="000000"/>
              <w:left w:val="nil"/>
              <w:bottom w:val="single" w:sz="4" w:space="0" w:color="000000"/>
              <w:right w:val="single" w:sz="4" w:space="0" w:color="000000"/>
            </w:tcBorders>
          </w:tcPr>
          <w:p w14:paraId="751B9955" w14:textId="77777777" w:rsidR="00401497" w:rsidRDefault="00401497" w:rsidP="00BB7F61"/>
        </w:tc>
        <w:tc>
          <w:tcPr>
            <w:tcW w:w="1274" w:type="dxa"/>
            <w:tcBorders>
              <w:top w:val="single" w:sz="4" w:space="0" w:color="000000"/>
              <w:left w:val="single" w:sz="4" w:space="0" w:color="000000"/>
              <w:bottom w:val="single" w:sz="4" w:space="0" w:color="000000"/>
              <w:right w:val="single" w:sz="4" w:space="0" w:color="000000"/>
            </w:tcBorders>
          </w:tcPr>
          <w:p w14:paraId="3ED6511C" w14:textId="21ABA2E8" w:rsidR="00401497" w:rsidRDefault="00401497" w:rsidP="00DF5FB7">
            <w:pPr>
              <w:ind w:left="108"/>
              <w:jc w:val="center"/>
            </w:pPr>
            <w:r>
              <w:rPr>
                <w:rFonts w:ascii="Times New Roman" w:eastAsia="Times New Roman" w:hAnsi="Times New Roman" w:cs="Times New Roman"/>
                <w:sz w:val="20"/>
              </w:rPr>
              <w:t>Verzió</w:t>
            </w:r>
          </w:p>
        </w:tc>
        <w:tc>
          <w:tcPr>
            <w:tcW w:w="4424" w:type="dxa"/>
            <w:tcBorders>
              <w:top w:val="single" w:sz="4" w:space="0" w:color="000000"/>
              <w:left w:val="single" w:sz="4" w:space="0" w:color="000000"/>
              <w:bottom w:val="single" w:sz="4" w:space="0" w:color="000000"/>
              <w:right w:val="single" w:sz="4" w:space="0" w:color="000000"/>
            </w:tcBorders>
          </w:tcPr>
          <w:p w14:paraId="3EF26322" w14:textId="38D240A6" w:rsidR="00401497" w:rsidRDefault="00401497" w:rsidP="00DF5FB7">
            <w:pPr>
              <w:tabs>
                <w:tab w:val="center" w:pos="2236"/>
              </w:tabs>
              <w:ind w:left="108"/>
            </w:pPr>
            <w:r>
              <w:rPr>
                <w:rFonts w:ascii="Times New Roman" w:eastAsia="Times New Roman" w:hAnsi="Times New Roman" w:cs="Times New Roman"/>
                <w:sz w:val="20"/>
              </w:rPr>
              <w:t xml:space="preserve">Változtatás </w:t>
            </w:r>
            <w:r w:rsidR="00AA4B21">
              <w:rPr>
                <w:rFonts w:ascii="Times New Roman" w:eastAsia="Times New Roman" w:hAnsi="Times New Roman" w:cs="Times New Roman"/>
                <w:sz w:val="20"/>
              </w:rPr>
              <w:tab/>
            </w:r>
          </w:p>
        </w:tc>
      </w:tr>
      <w:tr w:rsidR="00401497" w14:paraId="3C6E8159" w14:textId="77777777" w:rsidTr="00CA6543">
        <w:trPr>
          <w:trHeight w:val="325"/>
        </w:trPr>
        <w:tc>
          <w:tcPr>
            <w:tcW w:w="1447" w:type="dxa"/>
            <w:tcBorders>
              <w:top w:val="single" w:sz="4" w:space="0" w:color="000000"/>
              <w:left w:val="single" w:sz="4" w:space="0" w:color="000000"/>
              <w:bottom w:val="single" w:sz="4" w:space="0" w:color="000000"/>
              <w:right w:val="single" w:sz="4" w:space="0" w:color="000000"/>
            </w:tcBorders>
          </w:tcPr>
          <w:p w14:paraId="5578FF28" w14:textId="285657BB" w:rsidR="00401497" w:rsidRDefault="00401497" w:rsidP="00DF5FB7">
            <w:pPr>
              <w:ind w:left="108"/>
              <w:jc w:val="center"/>
            </w:pPr>
            <w:r>
              <w:rPr>
                <w:rFonts w:ascii="Times New Roman" w:eastAsia="Times New Roman" w:hAnsi="Times New Roman" w:cs="Times New Roman"/>
                <w:sz w:val="20"/>
              </w:rPr>
              <w:t>202</w:t>
            </w:r>
            <w:r w:rsidR="00CA6543">
              <w:rPr>
                <w:rFonts w:ascii="Times New Roman" w:eastAsia="Times New Roman" w:hAnsi="Times New Roman" w:cs="Times New Roman"/>
                <w:sz w:val="20"/>
              </w:rPr>
              <w:t>5</w:t>
            </w:r>
            <w:r>
              <w:rPr>
                <w:rFonts w:ascii="Times New Roman" w:eastAsia="Times New Roman" w:hAnsi="Times New Roman" w:cs="Times New Roman"/>
                <w:sz w:val="20"/>
              </w:rPr>
              <w:t>.0</w:t>
            </w:r>
            <w:r w:rsidR="00CA6543">
              <w:rPr>
                <w:rFonts w:ascii="Times New Roman" w:eastAsia="Times New Roman" w:hAnsi="Times New Roman" w:cs="Times New Roman"/>
                <w:sz w:val="20"/>
              </w:rPr>
              <w:t>3</w:t>
            </w:r>
            <w:r>
              <w:rPr>
                <w:rFonts w:ascii="Times New Roman" w:eastAsia="Times New Roman" w:hAnsi="Times New Roman" w:cs="Times New Roman"/>
                <w:sz w:val="20"/>
              </w:rPr>
              <w:t>.</w:t>
            </w:r>
            <w:r w:rsidR="001B62D8">
              <w:rPr>
                <w:rFonts w:ascii="Times New Roman" w:eastAsia="Times New Roman" w:hAnsi="Times New Roman" w:cs="Times New Roman"/>
                <w:sz w:val="20"/>
              </w:rPr>
              <w:t>2</w:t>
            </w:r>
            <w:r w:rsidR="00CA6543">
              <w:rPr>
                <w:rFonts w:ascii="Times New Roman" w:eastAsia="Times New Roman" w:hAnsi="Times New Roman" w:cs="Times New Roman"/>
                <w:sz w:val="20"/>
              </w:rPr>
              <w:t>7</w:t>
            </w:r>
            <w:r>
              <w:rPr>
                <w:rFonts w:ascii="Times New Roman" w:eastAsia="Times New Roman" w:hAnsi="Times New Roman" w:cs="Times New Roman"/>
                <w:sz w:val="20"/>
              </w:rPr>
              <w:t>.</w:t>
            </w:r>
          </w:p>
        </w:tc>
        <w:tc>
          <w:tcPr>
            <w:tcW w:w="1287" w:type="dxa"/>
            <w:tcBorders>
              <w:top w:val="single" w:sz="4" w:space="0" w:color="000000"/>
              <w:left w:val="single" w:sz="4" w:space="0" w:color="000000"/>
              <w:bottom w:val="single" w:sz="4" w:space="0" w:color="000000"/>
              <w:right w:val="nil"/>
            </w:tcBorders>
          </w:tcPr>
          <w:p w14:paraId="1DE17587" w14:textId="20722BDA" w:rsidR="00401497" w:rsidRDefault="005B6BBB" w:rsidP="00DF5FB7">
            <w:pPr>
              <w:ind w:left="108"/>
              <w:jc w:val="center"/>
            </w:pPr>
            <w:r>
              <w:t>Pillér Kft</w:t>
            </w:r>
          </w:p>
        </w:tc>
        <w:tc>
          <w:tcPr>
            <w:tcW w:w="416" w:type="dxa"/>
            <w:tcBorders>
              <w:top w:val="single" w:sz="4" w:space="0" w:color="000000"/>
              <w:left w:val="nil"/>
              <w:bottom w:val="single" w:sz="4" w:space="0" w:color="000000"/>
              <w:right w:val="single" w:sz="4" w:space="0" w:color="000000"/>
            </w:tcBorders>
          </w:tcPr>
          <w:p w14:paraId="6D668745" w14:textId="77777777" w:rsidR="00401497" w:rsidRDefault="00401497" w:rsidP="00BB7F61">
            <w:pPr>
              <w:jc w:val="both"/>
            </w:pPr>
          </w:p>
        </w:tc>
        <w:tc>
          <w:tcPr>
            <w:tcW w:w="1274" w:type="dxa"/>
            <w:tcBorders>
              <w:top w:val="single" w:sz="4" w:space="0" w:color="000000"/>
              <w:left w:val="single" w:sz="4" w:space="0" w:color="000000"/>
              <w:bottom w:val="single" w:sz="4" w:space="0" w:color="000000"/>
              <w:right w:val="single" w:sz="4" w:space="0" w:color="000000"/>
            </w:tcBorders>
          </w:tcPr>
          <w:p w14:paraId="116049FF" w14:textId="4ADE5A5F" w:rsidR="00401497" w:rsidRDefault="00846201" w:rsidP="00DF5FB7">
            <w:pPr>
              <w:ind w:left="108"/>
              <w:jc w:val="center"/>
            </w:pPr>
            <w:r>
              <w:t>1.0</w:t>
            </w:r>
          </w:p>
        </w:tc>
        <w:tc>
          <w:tcPr>
            <w:tcW w:w="4424" w:type="dxa"/>
            <w:tcBorders>
              <w:top w:val="single" w:sz="4" w:space="0" w:color="000000"/>
              <w:left w:val="single" w:sz="4" w:space="0" w:color="000000"/>
              <w:bottom w:val="single" w:sz="4" w:space="0" w:color="000000"/>
              <w:right w:val="single" w:sz="4" w:space="0" w:color="000000"/>
            </w:tcBorders>
          </w:tcPr>
          <w:p w14:paraId="36036CB7" w14:textId="77777777" w:rsidR="00401497" w:rsidRDefault="00401497" w:rsidP="00BB7F61">
            <w:pPr>
              <w:ind w:left="108"/>
            </w:pPr>
            <w:r>
              <w:t>Első verzió</w:t>
            </w:r>
          </w:p>
        </w:tc>
      </w:tr>
      <w:tr w:rsidR="005B6BBB" w14:paraId="50A4D3B2" w14:textId="77777777" w:rsidTr="00CA6543">
        <w:trPr>
          <w:trHeight w:val="217"/>
        </w:trPr>
        <w:tc>
          <w:tcPr>
            <w:tcW w:w="1447" w:type="dxa"/>
            <w:tcBorders>
              <w:top w:val="single" w:sz="4" w:space="0" w:color="000000"/>
              <w:left w:val="single" w:sz="4" w:space="0" w:color="000000"/>
              <w:bottom w:val="single" w:sz="4" w:space="0" w:color="000000"/>
              <w:right w:val="single" w:sz="4" w:space="0" w:color="000000"/>
            </w:tcBorders>
          </w:tcPr>
          <w:p w14:paraId="49148D4B" w14:textId="3D7E79F9" w:rsidR="005B6BBB" w:rsidRDefault="008C1202" w:rsidP="00DF5FB7">
            <w:pPr>
              <w:ind w:left="108"/>
              <w:jc w:val="center"/>
              <w:rPr>
                <w:rFonts w:ascii="Times New Roman" w:eastAsia="Times New Roman" w:hAnsi="Times New Roman" w:cs="Times New Roman"/>
                <w:sz w:val="20"/>
              </w:rPr>
            </w:pPr>
            <w:r>
              <w:rPr>
                <w:rFonts w:ascii="Times New Roman" w:eastAsia="Times New Roman" w:hAnsi="Times New Roman" w:cs="Times New Roman"/>
                <w:sz w:val="20"/>
              </w:rPr>
              <w:t>2025.08.26.</w:t>
            </w:r>
          </w:p>
        </w:tc>
        <w:tc>
          <w:tcPr>
            <w:tcW w:w="1287" w:type="dxa"/>
            <w:tcBorders>
              <w:top w:val="single" w:sz="4" w:space="0" w:color="000000"/>
              <w:left w:val="single" w:sz="4" w:space="0" w:color="000000"/>
              <w:bottom w:val="single" w:sz="4" w:space="0" w:color="000000"/>
              <w:right w:val="nil"/>
            </w:tcBorders>
          </w:tcPr>
          <w:p w14:paraId="347D4E10" w14:textId="632CF078" w:rsidR="005B6BBB" w:rsidRDefault="008C1202" w:rsidP="00DF5FB7">
            <w:pPr>
              <w:ind w:left="108"/>
              <w:jc w:val="center"/>
            </w:pPr>
            <w:r>
              <w:t>Pillér Kft</w:t>
            </w:r>
          </w:p>
        </w:tc>
        <w:tc>
          <w:tcPr>
            <w:tcW w:w="416" w:type="dxa"/>
            <w:tcBorders>
              <w:top w:val="single" w:sz="4" w:space="0" w:color="000000"/>
              <w:left w:val="nil"/>
              <w:bottom w:val="single" w:sz="4" w:space="0" w:color="000000"/>
              <w:right w:val="single" w:sz="4" w:space="0" w:color="000000"/>
            </w:tcBorders>
          </w:tcPr>
          <w:p w14:paraId="46289128" w14:textId="77777777" w:rsidR="005B6BBB" w:rsidRDefault="005B6BBB" w:rsidP="00BB7F61">
            <w:pPr>
              <w:jc w:val="both"/>
            </w:pPr>
          </w:p>
        </w:tc>
        <w:tc>
          <w:tcPr>
            <w:tcW w:w="1274" w:type="dxa"/>
            <w:tcBorders>
              <w:top w:val="single" w:sz="4" w:space="0" w:color="000000"/>
              <w:left w:val="single" w:sz="4" w:space="0" w:color="000000"/>
              <w:bottom w:val="single" w:sz="4" w:space="0" w:color="000000"/>
              <w:right w:val="single" w:sz="4" w:space="0" w:color="000000"/>
            </w:tcBorders>
          </w:tcPr>
          <w:p w14:paraId="1D55811A" w14:textId="014F9578" w:rsidR="005B6BBB" w:rsidRDefault="008C1202" w:rsidP="00DF5FB7">
            <w:pPr>
              <w:ind w:left="108"/>
              <w:jc w:val="center"/>
            </w:pPr>
            <w:r>
              <w:t>1.1</w:t>
            </w:r>
          </w:p>
        </w:tc>
        <w:tc>
          <w:tcPr>
            <w:tcW w:w="4424" w:type="dxa"/>
            <w:tcBorders>
              <w:top w:val="single" w:sz="4" w:space="0" w:color="000000"/>
              <w:left w:val="single" w:sz="4" w:space="0" w:color="000000"/>
              <w:bottom w:val="single" w:sz="4" w:space="0" w:color="000000"/>
              <w:right w:val="single" w:sz="4" w:space="0" w:color="000000"/>
            </w:tcBorders>
          </w:tcPr>
          <w:p w14:paraId="7446868D" w14:textId="4C37CE18" w:rsidR="005B6BBB" w:rsidRDefault="008C1202" w:rsidP="00BB7F61">
            <w:pPr>
              <w:ind w:left="108"/>
            </w:pPr>
            <w:r>
              <w:t>Kódolatlan adatok átadása a tételes adószámla lekérdezésben</w:t>
            </w:r>
          </w:p>
        </w:tc>
      </w:tr>
      <w:tr w:rsidR="00AA4B21" w14:paraId="0B9284F6" w14:textId="77777777" w:rsidTr="00CA6543">
        <w:trPr>
          <w:trHeight w:val="180"/>
        </w:trPr>
        <w:tc>
          <w:tcPr>
            <w:tcW w:w="1447" w:type="dxa"/>
            <w:tcBorders>
              <w:top w:val="single" w:sz="4" w:space="0" w:color="000000"/>
              <w:left w:val="single" w:sz="4" w:space="0" w:color="000000"/>
              <w:bottom w:val="single" w:sz="4" w:space="0" w:color="000000"/>
              <w:right w:val="single" w:sz="4" w:space="0" w:color="000000"/>
            </w:tcBorders>
          </w:tcPr>
          <w:p w14:paraId="6BC5D616" w14:textId="4CFF8324" w:rsidR="00AA4B21" w:rsidRDefault="001B51B3" w:rsidP="00DF5FB7">
            <w:pPr>
              <w:ind w:left="108"/>
              <w:jc w:val="center"/>
              <w:rPr>
                <w:rFonts w:ascii="Times New Roman" w:eastAsia="Times New Roman" w:hAnsi="Times New Roman" w:cs="Times New Roman"/>
                <w:sz w:val="20"/>
              </w:rPr>
            </w:pPr>
            <w:ins w:id="286" w:author="Nánássy László" w:date="2026-04-29T08:55:00Z" w16du:dateUtc="2026-04-29T06:55:00Z">
              <w:r>
                <w:rPr>
                  <w:rFonts w:ascii="Times New Roman" w:eastAsia="Times New Roman" w:hAnsi="Times New Roman" w:cs="Times New Roman"/>
                  <w:sz w:val="20"/>
                </w:rPr>
                <w:t>2026</w:t>
              </w:r>
            </w:ins>
            <w:ins w:id="287" w:author="Nánássy László" w:date="2026-04-29T08:56:00Z" w16du:dateUtc="2026-04-29T06:56:00Z">
              <w:r>
                <w:rPr>
                  <w:rFonts w:ascii="Times New Roman" w:eastAsia="Times New Roman" w:hAnsi="Times New Roman" w:cs="Times New Roman"/>
                  <w:sz w:val="20"/>
                </w:rPr>
                <w:t>.0</w:t>
              </w:r>
            </w:ins>
            <w:ins w:id="288" w:author="Nánássy László" w:date="2026-05-05T12:24:00Z" w16du:dateUtc="2026-05-05T10:24:00Z">
              <w:r w:rsidR="00D64DF3">
                <w:rPr>
                  <w:rFonts w:ascii="Times New Roman" w:eastAsia="Times New Roman" w:hAnsi="Times New Roman" w:cs="Times New Roman"/>
                  <w:sz w:val="20"/>
                </w:rPr>
                <w:t>5</w:t>
              </w:r>
            </w:ins>
            <w:ins w:id="289" w:author="Nánássy László" w:date="2026-04-29T08:56:00Z" w16du:dateUtc="2026-04-29T06:56:00Z">
              <w:r>
                <w:rPr>
                  <w:rFonts w:ascii="Times New Roman" w:eastAsia="Times New Roman" w:hAnsi="Times New Roman" w:cs="Times New Roman"/>
                  <w:sz w:val="20"/>
                </w:rPr>
                <w:t>.</w:t>
              </w:r>
            </w:ins>
            <w:ins w:id="290" w:author="Nánássy László" w:date="2026-05-05T12:25:00Z" w16du:dateUtc="2026-05-05T10:25:00Z">
              <w:r w:rsidR="00D64DF3">
                <w:rPr>
                  <w:rFonts w:ascii="Times New Roman" w:eastAsia="Times New Roman" w:hAnsi="Times New Roman" w:cs="Times New Roman"/>
                  <w:sz w:val="20"/>
                </w:rPr>
                <w:t>05</w:t>
              </w:r>
            </w:ins>
            <w:ins w:id="291" w:author="Nánássy László" w:date="2026-04-29T08:56:00Z" w16du:dateUtc="2026-04-29T06:56:00Z">
              <w:r>
                <w:rPr>
                  <w:rFonts w:ascii="Times New Roman" w:eastAsia="Times New Roman" w:hAnsi="Times New Roman" w:cs="Times New Roman"/>
                  <w:sz w:val="20"/>
                </w:rPr>
                <w:t>.</w:t>
              </w:r>
            </w:ins>
          </w:p>
        </w:tc>
        <w:tc>
          <w:tcPr>
            <w:tcW w:w="1287" w:type="dxa"/>
            <w:tcBorders>
              <w:top w:val="single" w:sz="4" w:space="0" w:color="000000"/>
              <w:left w:val="single" w:sz="4" w:space="0" w:color="000000"/>
              <w:bottom w:val="single" w:sz="4" w:space="0" w:color="000000"/>
              <w:right w:val="nil"/>
            </w:tcBorders>
          </w:tcPr>
          <w:p w14:paraId="1FB2EA34" w14:textId="0C3367FD" w:rsidR="00AA4B21" w:rsidRDefault="001B51B3" w:rsidP="00DF5FB7">
            <w:pPr>
              <w:ind w:left="108"/>
              <w:jc w:val="center"/>
            </w:pPr>
            <w:ins w:id="292" w:author="Nánássy László" w:date="2026-04-29T08:56:00Z" w16du:dateUtc="2026-04-29T06:56:00Z">
              <w:r>
                <w:t>Pillér Kft</w:t>
              </w:r>
            </w:ins>
          </w:p>
        </w:tc>
        <w:tc>
          <w:tcPr>
            <w:tcW w:w="416" w:type="dxa"/>
            <w:tcBorders>
              <w:top w:val="single" w:sz="4" w:space="0" w:color="000000"/>
              <w:left w:val="nil"/>
              <w:bottom w:val="single" w:sz="4" w:space="0" w:color="000000"/>
              <w:right w:val="single" w:sz="4" w:space="0" w:color="000000"/>
            </w:tcBorders>
          </w:tcPr>
          <w:p w14:paraId="2DCF890F" w14:textId="77777777" w:rsidR="00AA4B21" w:rsidRDefault="00AA4B21" w:rsidP="00AA4B21">
            <w:pPr>
              <w:jc w:val="both"/>
            </w:pPr>
          </w:p>
        </w:tc>
        <w:tc>
          <w:tcPr>
            <w:tcW w:w="1274" w:type="dxa"/>
            <w:tcBorders>
              <w:top w:val="single" w:sz="4" w:space="0" w:color="000000"/>
              <w:left w:val="single" w:sz="4" w:space="0" w:color="000000"/>
              <w:bottom w:val="single" w:sz="4" w:space="0" w:color="000000"/>
              <w:right w:val="single" w:sz="4" w:space="0" w:color="000000"/>
            </w:tcBorders>
          </w:tcPr>
          <w:p w14:paraId="0DC9D8D2" w14:textId="6E637ADE" w:rsidR="00AA4B21" w:rsidRDefault="001B51B3" w:rsidP="00DF5FB7">
            <w:pPr>
              <w:ind w:left="108"/>
              <w:jc w:val="center"/>
            </w:pPr>
            <w:ins w:id="293" w:author="Nánássy László" w:date="2026-04-29T08:56:00Z" w16du:dateUtc="2026-04-29T06:56:00Z">
              <w:r>
                <w:t>1.2</w:t>
              </w:r>
            </w:ins>
          </w:p>
        </w:tc>
        <w:tc>
          <w:tcPr>
            <w:tcW w:w="4424" w:type="dxa"/>
            <w:tcBorders>
              <w:top w:val="single" w:sz="4" w:space="0" w:color="000000"/>
              <w:left w:val="single" w:sz="4" w:space="0" w:color="000000"/>
              <w:bottom w:val="single" w:sz="4" w:space="0" w:color="000000"/>
              <w:right w:val="single" w:sz="4" w:space="0" w:color="000000"/>
            </w:tcBorders>
          </w:tcPr>
          <w:p w14:paraId="3219E77C" w14:textId="77777777" w:rsidR="00AA4B21" w:rsidRDefault="001B51B3" w:rsidP="00AA4B21">
            <w:pPr>
              <w:ind w:left="108"/>
              <w:rPr>
                <w:ins w:id="294" w:author="Nánássy László" w:date="2026-05-05T12:25:00Z" w16du:dateUtc="2026-05-05T10:25:00Z"/>
              </w:rPr>
            </w:pPr>
            <w:ins w:id="295" w:author="Nánássy László" w:date="2026-04-29T08:56:00Z" w16du:dateUtc="2026-04-29T06:56:00Z">
              <w:r>
                <w:t>Egyszerűsített foglalkoztatás</w:t>
              </w:r>
            </w:ins>
            <w:ins w:id="296" w:author="Nánássy László" w:date="2026-05-04T08:15:00Z" w16du:dateUtc="2026-05-04T06:15:00Z">
              <w:r w:rsidR="00ED5500">
                <w:t xml:space="preserve"> </w:t>
              </w:r>
            </w:ins>
            <w:ins w:id="297" w:author="Nánássy László" w:date="2026-04-29T08:56:00Z" w16du:dateUtc="2026-04-29T06:56:00Z">
              <w:r>
                <w:t>(EFO) adatainak lekérdezését biztosító új műveletek</w:t>
              </w:r>
            </w:ins>
          </w:p>
          <w:p w14:paraId="138FB800" w14:textId="016A3473" w:rsidR="00D64DF3" w:rsidRDefault="00D64DF3" w:rsidP="00AA4B21">
            <w:pPr>
              <w:ind w:left="108"/>
            </w:pPr>
            <w:ins w:id="298" w:author="Nánássy László" w:date="2026-05-05T12:25:00Z" w16du:dateUtc="2026-05-05T10:25:00Z">
              <w:r>
                <w:t>Köztartozásmentesség (KOMA) lekérdezését biztosító művelet</w:t>
              </w:r>
            </w:ins>
          </w:p>
        </w:tc>
      </w:tr>
    </w:tbl>
    <w:p w14:paraId="7664F724" w14:textId="77777777" w:rsidR="00401497" w:rsidRDefault="00401497" w:rsidP="00401497">
      <w:pPr>
        <w:spacing w:after="0"/>
      </w:pPr>
      <w:r>
        <w:rPr>
          <w:rFonts w:ascii="Times New Roman" w:eastAsia="Times New Roman" w:hAnsi="Times New Roman" w:cs="Times New Roman"/>
          <w:sz w:val="20"/>
        </w:rPr>
        <w:t xml:space="preserve"> </w:t>
      </w:r>
    </w:p>
    <w:p w14:paraId="4023AF34" w14:textId="77777777" w:rsidR="00E21D17" w:rsidRDefault="00E21D17">
      <w:r>
        <w:br w:type="page"/>
      </w:r>
    </w:p>
    <w:p w14:paraId="6AC7B90E" w14:textId="7A10E4A1" w:rsidR="003B546A" w:rsidRPr="00E21D17" w:rsidRDefault="00C47BBC" w:rsidP="00E21D17">
      <w:pPr>
        <w:spacing w:after="0"/>
      </w:pPr>
      <w:r>
        <w:rPr>
          <w:rFonts w:ascii="Times New Roman" w:eastAsia="Times New Roman" w:hAnsi="Times New Roman" w:cs="Times New Roman"/>
          <w:b/>
          <w:color w:val="00000A"/>
          <w:sz w:val="24"/>
        </w:rPr>
        <w:lastRenderedPageBreak/>
        <w:t>Műszaki f</w:t>
      </w:r>
      <w:r w:rsidR="003B546A">
        <w:rPr>
          <w:rFonts w:ascii="Times New Roman" w:eastAsia="Times New Roman" w:hAnsi="Times New Roman" w:cs="Times New Roman"/>
          <w:b/>
          <w:color w:val="00000A"/>
          <w:sz w:val="24"/>
        </w:rPr>
        <w:t>ogalomtár</w:t>
      </w:r>
    </w:p>
    <w:p w14:paraId="2BC55105" w14:textId="77777777" w:rsidR="00487DFC" w:rsidRPr="00A03018" w:rsidRDefault="00487DFC" w:rsidP="00487DFC">
      <w:pPr>
        <w:spacing w:after="0"/>
        <w:rPr>
          <w:rFonts w:ascii="Times New Roman" w:eastAsia="Times New Roman" w:hAnsi="Times New Roman" w:cs="Times New Roman"/>
          <w:b/>
          <w:color w:val="00000A"/>
          <w:sz w:val="24"/>
        </w:rPr>
      </w:pPr>
    </w:p>
    <w:tbl>
      <w:tblPr>
        <w:tblStyle w:val="Tblzatrcsos45jellszn"/>
        <w:tblW w:w="0" w:type="auto"/>
        <w:tblLook w:val="04A0" w:firstRow="1" w:lastRow="0" w:firstColumn="1" w:lastColumn="0" w:noHBand="0" w:noVBand="1"/>
      </w:tblPr>
      <w:tblGrid>
        <w:gridCol w:w="1980"/>
        <w:gridCol w:w="7082"/>
      </w:tblGrid>
      <w:tr w:rsidR="00487DFC" w14:paraId="22B66875" w14:textId="77777777" w:rsidTr="007A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C1EF94" w14:textId="77777777" w:rsidR="00487DFC" w:rsidRDefault="00487DFC" w:rsidP="007A5BCD">
            <w:r>
              <w:t>Kifejezés (témakör)</w:t>
            </w:r>
          </w:p>
        </w:tc>
        <w:tc>
          <w:tcPr>
            <w:tcW w:w="7082" w:type="dxa"/>
          </w:tcPr>
          <w:p w14:paraId="6A10D489" w14:textId="77777777" w:rsidR="00487DFC" w:rsidRDefault="00487DFC" w:rsidP="007A5BCD">
            <w:pPr>
              <w:cnfStyle w:val="100000000000" w:firstRow="1" w:lastRow="0" w:firstColumn="0" w:lastColumn="0" w:oddVBand="0" w:evenVBand="0" w:oddHBand="0" w:evenHBand="0" w:firstRowFirstColumn="0" w:firstRowLastColumn="0" w:lastRowFirstColumn="0" w:lastRowLastColumn="0"/>
            </w:pPr>
            <w:r>
              <w:t>Jelentés, magyarázat</w:t>
            </w:r>
          </w:p>
        </w:tc>
      </w:tr>
      <w:tr w:rsidR="00487DFC" w14:paraId="777EFF3A" w14:textId="77777777" w:rsidTr="007A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D21E6E" w14:textId="77777777" w:rsidR="00487DFC" w:rsidRDefault="00487DFC" w:rsidP="007A5BCD">
            <w:pPr>
              <w:spacing w:line="360" w:lineRule="auto"/>
            </w:pPr>
            <w:r>
              <w:t xml:space="preserve">Aláíró kulcs </w:t>
            </w:r>
            <w:r>
              <w:rPr>
                <w:b w:val="0"/>
                <w:i/>
              </w:rPr>
              <w:t>(Security)</w:t>
            </w:r>
          </w:p>
        </w:tc>
        <w:tc>
          <w:tcPr>
            <w:tcW w:w="7082" w:type="dxa"/>
          </w:tcPr>
          <w:p w14:paraId="79E63833"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r>
              <w:t xml:space="preserve">Egyes API üzenetek hitelesítésére szolgáló aláíráshoz használt kulcs, amely teljes egészében csak magában a kliensprogramban áll össze. Titkosan kell kezelni úgy, hogy emberi megismerése reálisan lehetetlen legyen. Az láírókulcs a Felhasználóhoz kapcsolódik. </w:t>
            </w:r>
          </w:p>
          <w:p w14:paraId="1006FF5B"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p>
        </w:tc>
      </w:tr>
      <w:tr w:rsidR="00487DFC" w14:paraId="7133B26D" w14:textId="77777777" w:rsidTr="007A5BCD">
        <w:tc>
          <w:tcPr>
            <w:cnfStyle w:val="001000000000" w:firstRow="0" w:lastRow="0" w:firstColumn="1" w:lastColumn="0" w:oddVBand="0" w:evenVBand="0" w:oddHBand="0" w:evenHBand="0" w:firstRowFirstColumn="0" w:firstRowLastColumn="0" w:lastRowFirstColumn="0" w:lastRowLastColumn="0"/>
            <w:tcW w:w="1980" w:type="dxa"/>
          </w:tcPr>
          <w:p w14:paraId="5E12449C" w14:textId="77777777" w:rsidR="00487DFC" w:rsidRDefault="00487DFC" w:rsidP="007A5BCD">
            <w:pPr>
              <w:spacing w:line="360" w:lineRule="auto"/>
            </w:pPr>
            <w:r>
              <w:t xml:space="preserve">API </w:t>
            </w:r>
            <w:r>
              <w:rPr>
                <w:b w:val="0"/>
                <w:i/>
              </w:rPr>
              <w:t>(API)</w:t>
            </w:r>
          </w:p>
        </w:tc>
        <w:tc>
          <w:tcPr>
            <w:tcW w:w="7082" w:type="dxa"/>
          </w:tcPr>
          <w:p w14:paraId="7DDF0E47"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r>
              <w:t>Egy API alatt itt egy meghatározott üzleti célhoz kapcsolódó, egymással összefüggésben álló interfész-műveletek és az ezek által használt adatszerkezetek együttesét értjük. Egy API-ban ennek megfelelően több főnévre (tárgyra) vonatkozó műveletek is lehetnek, nem felétlenül csak egy adott tárgyra vonatkozó műveletek. Egy adott tárgyra vonatkozó CRUD műveletek fő szabály szerint egy API-ban vannak megfogalmazva. Egy SOAP API egy WSDL állományban, egy RESTful API egy OpenAPI dokumentumban kerül definiálásra.</w:t>
            </w:r>
          </w:p>
        </w:tc>
      </w:tr>
      <w:tr w:rsidR="00487DFC" w14:paraId="7A9A9B10" w14:textId="77777777" w:rsidTr="007A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90C8FE" w14:textId="77777777" w:rsidR="00487DFC" w:rsidRDefault="00487DFC" w:rsidP="007A5BCD">
            <w:pPr>
              <w:spacing w:line="360" w:lineRule="auto"/>
            </w:pPr>
            <w:r>
              <w:t xml:space="preserve">Client </w:t>
            </w:r>
            <w:r>
              <w:rPr>
                <w:b w:val="0"/>
                <w:i/>
              </w:rPr>
              <w:t>(Security)</w:t>
            </w:r>
          </w:p>
        </w:tc>
        <w:tc>
          <w:tcPr>
            <w:tcW w:w="7082" w:type="dxa"/>
          </w:tcPr>
          <w:p w14:paraId="4E7BB34E"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r>
              <w:t>ld. Kliens</w:t>
            </w:r>
          </w:p>
        </w:tc>
      </w:tr>
      <w:tr w:rsidR="00487DFC" w14:paraId="2174254C" w14:textId="77777777" w:rsidTr="007A5BCD">
        <w:tc>
          <w:tcPr>
            <w:cnfStyle w:val="001000000000" w:firstRow="0" w:lastRow="0" w:firstColumn="1" w:lastColumn="0" w:oddVBand="0" w:evenVBand="0" w:oddHBand="0" w:evenHBand="0" w:firstRowFirstColumn="0" w:firstRowLastColumn="0" w:lastRowFirstColumn="0" w:lastRowLastColumn="0"/>
            <w:tcW w:w="1980" w:type="dxa"/>
          </w:tcPr>
          <w:p w14:paraId="04BF4ED8" w14:textId="77777777" w:rsidR="00487DFC" w:rsidRDefault="00487DFC" w:rsidP="007A5BCD">
            <w:pPr>
              <w:spacing w:line="360" w:lineRule="auto"/>
            </w:pPr>
            <w:r>
              <w:t xml:space="preserve">Kliens </w:t>
            </w:r>
            <w:r>
              <w:rPr>
                <w:b w:val="0"/>
                <w:i/>
              </w:rPr>
              <w:t>(Security)</w:t>
            </w:r>
          </w:p>
        </w:tc>
        <w:tc>
          <w:tcPr>
            <w:tcW w:w="7082" w:type="dxa"/>
          </w:tcPr>
          <w:p w14:paraId="3A4074AF"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r>
              <w:t>Kliensnek, kliensprogramnak nevezzük azt a szoftveralkalmazást (vagy integráltan működő alkalmazás együttest), mely a NAV M2M API részét képező egyes szolgáltatásokhoz számítógép-hálózati kapcsolaton keresztül hozzáfér, függetlenül a szoftveralkalmazás műszaki, technológiai, architekturális kialakításától. (Például ERP rendszer, személyügyi rendszer, könyvelő program, bérszámfejtő program, stb.)</w:t>
            </w:r>
          </w:p>
          <w:p w14:paraId="55C92A99"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p>
        </w:tc>
      </w:tr>
      <w:tr w:rsidR="00487DFC" w14:paraId="45164902" w14:textId="77777777" w:rsidTr="007A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C795CB" w14:textId="77777777" w:rsidR="00487DFC" w:rsidRDefault="00487DFC" w:rsidP="007A5BCD">
            <w:pPr>
              <w:spacing w:line="360" w:lineRule="auto"/>
            </w:pPr>
            <w:r>
              <w:t xml:space="preserve">Kliensprogram </w:t>
            </w:r>
            <w:r>
              <w:rPr>
                <w:b w:val="0"/>
                <w:i/>
              </w:rPr>
              <w:t>(Security)</w:t>
            </w:r>
          </w:p>
        </w:tc>
        <w:tc>
          <w:tcPr>
            <w:tcW w:w="7082" w:type="dxa"/>
          </w:tcPr>
          <w:p w14:paraId="26CA8E00"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r>
              <w:t>ld. Kliens</w:t>
            </w:r>
          </w:p>
        </w:tc>
      </w:tr>
      <w:tr w:rsidR="00487DFC" w14:paraId="69E81809" w14:textId="77777777" w:rsidTr="007A5BCD">
        <w:tc>
          <w:tcPr>
            <w:cnfStyle w:val="001000000000" w:firstRow="0" w:lastRow="0" w:firstColumn="1" w:lastColumn="0" w:oddVBand="0" w:evenVBand="0" w:oddHBand="0" w:evenHBand="0" w:firstRowFirstColumn="0" w:firstRowLastColumn="0" w:lastRowFirstColumn="0" w:lastRowLastColumn="0"/>
            <w:tcW w:w="1980" w:type="dxa"/>
          </w:tcPr>
          <w:p w14:paraId="02FBA114" w14:textId="77777777" w:rsidR="00487DFC" w:rsidRDefault="00487DFC" w:rsidP="007A5BCD">
            <w:pPr>
              <w:spacing w:line="360" w:lineRule="auto"/>
            </w:pPr>
            <w:r>
              <w:t xml:space="preserve">NAV M2M API </w:t>
            </w:r>
            <w:r>
              <w:rPr>
                <w:b w:val="0"/>
                <w:i/>
              </w:rPr>
              <w:t>(Általános)</w:t>
            </w:r>
          </w:p>
        </w:tc>
        <w:tc>
          <w:tcPr>
            <w:tcW w:w="7082" w:type="dxa"/>
          </w:tcPr>
          <w:p w14:paraId="0A5F3D75"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r>
              <w:t xml:space="preserve">A NAV M2M API a Nemzeti Adó- és Vámhivatal által kifejlesztett, Interneten keresztül webszolgáltatásként elérhető, gépi (nem közvetlen humán) hozzáférésre tervezett publikus és nem publikus szolgáltatások gyűjteménye. </w:t>
            </w:r>
          </w:p>
          <w:p w14:paraId="02C56609"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p>
        </w:tc>
      </w:tr>
      <w:tr w:rsidR="00487DFC" w14:paraId="446C4C2C" w14:textId="77777777" w:rsidTr="007A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BC6340" w14:textId="77777777" w:rsidR="00487DFC" w:rsidRDefault="00487DFC" w:rsidP="007A5BCD">
            <w:pPr>
              <w:spacing w:line="360" w:lineRule="auto"/>
            </w:pPr>
            <w:r>
              <w:t xml:space="preserve">REST </w:t>
            </w:r>
            <w:r>
              <w:rPr>
                <w:b w:val="0"/>
                <w:i/>
              </w:rPr>
              <w:t>(API)</w:t>
            </w:r>
          </w:p>
        </w:tc>
        <w:tc>
          <w:tcPr>
            <w:tcW w:w="7082" w:type="dxa"/>
          </w:tcPr>
          <w:p w14:paraId="773842EC"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r>
              <w:t xml:space="preserve">A REST (representational state transfer) http alapú interneten zajló interakciókban résztvevő elemek együttműködésére kialakított tervezési megközelítés. Különböző megszorításokat és elvárásokat támaszt a résztvevőkkel és a kommunikációval kapcsolatban is. </w:t>
            </w:r>
          </w:p>
        </w:tc>
      </w:tr>
      <w:tr w:rsidR="00487DFC" w14:paraId="628E173C" w14:textId="77777777" w:rsidTr="007A5BCD">
        <w:tc>
          <w:tcPr>
            <w:cnfStyle w:val="001000000000" w:firstRow="0" w:lastRow="0" w:firstColumn="1" w:lastColumn="0" w:oddVBand="0" w:evenVBand="0" w:oddHBand="0" w:evenHBand="0" w:firstRowFirstColumn="0" w:firstRowLastColumn="0" w:lastRowFirstColumn="0" w:lastRowLastColumn="0"/>
            <w:tcW w:w="1980" w:type="dxa"/>
          </w:tcPr>
          <w:p w14:paraId="09B31851" w14:textId="77777777" w:rsidR="00487DFC" w:rsidRDefault="00487DFC" w:rsidP="007A5BCD">
            <w:pPr>
              <w:spacing w:line="360" w:lineRule="auto"/>
            </w:pPr>
            <w:r>
              <w:lastRenderedPageBreak/>
              <w:t xml:space="preserve">RESTful </w:t>
            </w:r>
            <w:r>
              <w:rPr>
                <w:b w:val="0"/>
                <w:i/>
              </w:rPr>
              <w:t>(API)</w:t>
            </w:r>
          </w:p>
        </w:tc>
        <w:tc>
          <w:tcPr>
            <w:tcW w:w="7082" w:type="dxa"/>
          </w:tcPr>
          <w:p w14:paraId="36B89738"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r>
              <w:t xml:space="preserve">(vagy RESTful API) Olyan interfész, amely megfelel a REST megszorításoknak. </w:t>
            </w:r>
          </w:p>
        </w:tc>
      </w:tr>
      <w:tr w:rsidR="00487DFC" w14:paraId="669D4C3F" w14:textId="77777777" w:rsidTr="007A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1E351D" w14:textId="77777777" w:rsidR="00487DFC" w:rsidRDefault="00487DFC" w:rsidP="007A5BCD">
            <w:pPr>
              <w:spacing w:line="360" w:lineRule="auto"/>
            </w:pPr>
            <w:r>
              <w:t xml:space="preserve">SOAP </w:t>
            </w:r>
            <w:r>
              <w:rPr>
                <w:b w:val="0"/>
                <w:i/>
              </w:rPr>
              <w:t>(API)</w:t>
            </w:r>
          </w:p>
        </w:tc>
        <w:tc>
          <w:tcPr>
            <w:tcW w:w="7082" w:type="dxa"/>
          </w:tcPr>
          <w:p w14:paraId="21E8449F" w14:textId="77777777" w:rsidR="00487DFC" w:rsidRDefault="00487DFC" w:rsidP="007A5BCD">
            <w:pPr>
              <w:spacing w:line="360" w:lineRule="auto"/>
              <w:cnfStyle w:val="000000100000" w:firstRow="0" w:lastRow="0" w:firstColumn="0" w:lastColumn="0" w:oddVBand="0" w:evenVBand="0" w:oddHBand="1" w:evenHBand="0" w:firstRowFirstColumn="0" w:firstRowLastColumn="0" w:lastRowFirstColumn="0" w:lastRowLastColumn="0"/>
            </w:pPr>
            <w:r>
              <w:t>A SOAP (Simple Object Access Protocol) egy protokoll, amelyet webszolgáltatások hálózaton keresztüli kommunikációjához terveztek.</w:t>
            </w:r>
          </w:p>
        </w:tc>
      </w:tr>
      <w:tr w:rsidR="00487DFC" w14:paraId="7E4894D3" w14:textId="77777777" w:rsidTr="007A5BCD">
        <w:tc>
          <w:tcPr>
            <w:cnfStyle w:val="001000000000" w:firstRow="0" w:lastRow="0" w:firstColumn="1" w:lastColumn="0" w:oddVBand="0" w:evenVBand="0" w:oddHBand="0" w:evenHBand="0" w:firstRowFirstColumn="0" w:firstRowLastColumn="0" w:lastRowFirstColumn="0" w:lastRowLastColumn="0"/>
            <w:tcW w:w="1980" w:type="dxa"/>
          </w:tcPr>
          <w:p w14:paraId="3B82F5DD" w14:textId="77777777" w:rsidR="00487DFC" w:rsidRDefault="00487DFC" w:rsidP="007A5BCD">
            <w:pPr>
              <w:spacing w:line="360" w:lineRule="auto"/>
            </w:pPr>
            <w:r>
              <w:t xml:space="preserve">Üzenet aláírás </w:t>
            </w:r>
            <w:r>
              <w:rPr>
                <w:b w:val="0"/>
                <w:i/>
              </w:rPr>
              <w:t>(Security)</w:t>
            </w:r>
          </w:p>
        </w:tc>
        <w:tc>
          <w:tcPr>
            <w:tcW w:w="7082" w:type="dxa"/>
          </w:tcPr>
          <w:p w14:paraId="2A1EE51F" w14:textId="77777777" w:rsidR="00487DFC" w:rsidRDefault="00487DFC" w:rsidP="007A5BCD">
            <w:pPr>
              <w:spacing w:line="360" w:lineRule="auto"/>
              <w:cnfStyle w:val="000000000000" w:firstRow="0" w:lastRow="0" w:firstColumn="0" w:lastColumn="0" w:oddVBand="0" w:evenVBand="0" w:oddHBand="0" w:evenHBand="0" w:firstRowFirstColumn="0" w:firstRowLastColumn="0" w:lastRowFirstColumn="0" w:lastRowLastColumn="0"/>
            </w:pPr>
            <w:r>
              <w:t xml:space="preserve">Egyes API üzenetek esetében a releváns üzleti tartalom alapján az aláíró kulccsal képzett hitelesítő kód, amely az üzenet letagadhatatlanságát biztosítja. </w:t>
            </w:r>
          </w:p>
        </w:tc>
      </w:tr>
    </w:tbl>
    <w:p w14:paraId="02F61561" w14:textId="77777777" w:rsidR="00E76663" w:rsidRDefault="00E76663" w:rsidP="0050049E">
      <w:pPr>
        <w:spacing w:after="0"/>
      </w:pPr>
    </w:p>
    <w:p w14:paraId="6406A34A" w14:textId="77777777" w:rsidR="00B856B4" w:rsidRDefault="00B856B4" w:rsidP="0050049E">
      <w:pPr>
        <w:spacing w:after="0"/>
      </w:pPr>
    </w:p>
    <w:p w14:paraId="43AEEED2" w14:textId="7D5C0C83" w:rsidR="004762A1" w:rsidRPr="00AC795D" w:rsidRDefault="00000000">
      <w:pPr>
        <w:pStyle w:val="Cmsor1"/>
        <w:numPr>
          <w:ilvl w:val="0"/>
          <w:numId w:val="3"/>
        </w:numPr>
        <w:rPr>
          <w:sz w:val="36"/>
        </w:rPr>
      </w:pPr>
      <w:bookmarkStart w:id="299" w:name="_Toc228879294"/>
      <w:r w:rsidRPr="00AC795D">
        <w:t>B</w:t>
      </w:r>
      <w:r w:rsidR="00E86458" w:rsidRPr="00AC795D">
        <w:t>evezetés</w:t>
      </w:r>
      <w:bookmarkEnd w:id="299"/>
      <w:r w:rsidRPr="00AC795D">
        <w:rPr>
          <w:sz w:val="36"/>
        </w:rPr>
        <w:t xml:space="preserve"> </w:t>
      </w:r>
    </w:p>
    <w:p w14:paraId="4F58FD6B" w14:textId="31C7B205" w:rsidR="00AC795D" w:rsidRPr="00AC795D" w:rsidRDefault="00AC795D" w:rsidP="00AC795D">
      <w:pPr>
        <w:jc w:val="both"/>
      </w:pPr>
      <w:r w:rsidRPr="00AC795D">
        <w:t>A leírás a kliensek és</w:t>
      </w:r>
      <w:r w:rsidRPr="00AE3480">
        <w:t xml:space="preserve"> NAV M2M közötti gép-gép kapcsolat azon interfészeit és műveleteit mutatja be, amelyek </w:t>
      </w:r>
      <w:r>
        <w:t>a</w:t>
      </w:r>
      <w:r w:rsidR="00FA370D">
        <w:t>z</w:t>
      </w:r>
      <w:r>
        <w:t xml:space="preserve"> </w:t>
      </w:r>
      <w:r w:rsidR="00FD5E38">
        <w:t>adózói adatok</w:t>
      </w:r>
      <w:r w:rsidRPr="00AE3480">
        <w:t xml:space="preserve"> </w:t>
      </w:r>
      <w:r w:rsidR="00FD5E38">
        <w:t>lekérdezéséhez</w:t>
      </w:r>
      <w:r>
        <w:t xml:space="preserve"> szükségesek</w:t>
      </w:r>
      <w:r w:rsidRPr="00AE3480">
        <w:t xml:space="preserve">. </w:t>
      </w:r>
      <w:r>
        <w:t>A gépi kapcsolat általános interfészeinek bemutatása a „NAV M2M Általános interfészleírás” dokumentumban található. Az ott leírtak ismerete előfeltétele a bizonylatkezelés kliens oldali implementálásához.</w:t>
      </w:r>
    </w:p>
    <w:p w14:paraId="1F2DE170" w14:textId="7090273F" w:rsidR="00733834" w:rsidRDefault="00277937">
      <w:pPr>
        <w:pStyle w:val="Cmsor1"/>
        <w:numPr>
          <w:ilvl w:val="0"/>
          <w:numId w:val="3"/>
        </w:numPr>
      </w:pPr>
      <w:bookmarkStart w:id="300" w:name="_Toc228879295"/>
      <w:r>
        <w:t>Használati feltétele</w:t>
      </w:r>
      <w:r w:rsidR="00733834">
        <w:t>k</w:t>
      </w:r>
      <w:bookmarkEnd w:id="300"/>
    </w:p>
    <w:p w14:paraId="65B22522" w14:textId="2232C088" w:rsidR="000C14DB" w:rsidRPr="00EC48D0" w:rsidRDefault="00255A97" w:rsidP="00255A97">
      <w:r>
        <w:t>Lásd az M2M általános interfészleírás 2. fejezetét.</w:t>
      </w:r>
    </w:p>
    <w:p w14:paraId="52E3A900" w14:textId="00C68767" w:rsidR="00576A60" w:rsidRPr="0089381B" w:rsidRDefault="00576A60">
      <w:pPr>
        <w:pStyle w:val="Cmsor1"/>
        <w:numPr>
          <w:ilvl w:val="0"/>
          <w:numId w:val="3"/>
        </w:numPr>
      </w:pPr>
      <w:bookmarkStart w:id="301" w:name="_Toc228879296"/>
      <w:r w:rsidRPr="0089381B">
        <w:t>Technikai követelmények</w:t>
      </w:r>
      <w:bookmarkEnd w:id="301"/>
    </w:p>
    <w:p w14:paraId="5B453935" w14:textId="5F0C2D88" w:rsidR="00576A60" w:rsidRPr="0089381B" w:rsidRDefault="00576A60" w:rsidP="00576A60">
      <w:r w:rsidRPr="0089381B">
        <w:t>A kliensprogramoknak a következő technikai feltételeknek kell megfelelniük a NAV M2M interfész használatához.</w:t>
      </w:r>
    </w:p>
    <w:p w14:paraId="301BBD48" w14:textId="259433F1" w:rsidR="006E077C" w:rsidRPr="0089381B" w:rsidRDefault="006E077C">
      <w:pPr>
        <w:pStyle w:val="Cmsor2"/>
        <w:numPr>
          <w:ilvl w:val="1"/>
          <w:numId w:val="3"/>
        </w:numPr>
      </w:pPr>
      <w:bookmarkStart w:id="302" w:name="_Toc228879297"/>
      <w:r w:rsidRPr="0089381B">
        <w:t>Alapvető technológiák</w:t>
      </w:r>
      <w:bookmarkEnd w:id="302"/>
    </w:p>
    <w:p w14:paraId="4199637E" w14:textId="6DB6C737" w:rsidR="006E077C" w:rsidRPr="0089381B" w:rsidRDefault="006E077C" w:rsidP="006E077C">
      <w:r w:rsidRPr="0089381B">
        <w:t>A kliensprogramnak a következő alapvető technológiákat kell implementálnia:</w:t>
      </w:r>
    </w:p>
    <w:p w14:paraId="4EDFE6BA" w14:textId="7EA34DED" w:rsidR="006E077C" w:rsidRPr="0089381B" w:rsidRDefault="006E077C">
      <w:pPr>
        <w:pStyle w:val="Listaszerbekezds"/>
        <w:numPr>
          <w:ilvl w:val="0"/>
          <w:numId w:val="7"/>
        </w:numPr>
      </w:pPr>
      <w:r w:rsidRPr="0089381B">
        <w:t>HTTPS</w:t>
      </w:r>
    </w:p>
    <w:p w14:paraId="45B6ECF3" w14:textId="66E954E4" w:rsidR="006E077C" w:rsidRDefault="006E077C">
      <w:pPr>
        <w:pStyle w:val="Listaszerbekezds"/>
        <w:numPr>
          <w:ilvl w:val="0"/>
          <w:numId w:val="7"/>
        </w:numPr>
      </w:pPr>
      <w:r w:rsidRPr="0089381B">
        <w:t>REST API</w:t>
      </w:r>
    </w:p>
    <w:p w14:paraId="206A8F7D" w14:textId="42573DF5" w:rsidR="0047466C" w:rsidRPr="0089381B" w:rsidRDefault="0047466C">
      <w:pPr>
        <w:pStyle w:val="Listaszerbekezds"/>
        <w:numPr>
          <w:ilvl w:val="0"/>
          <w:numId w:val="7"/>
        </w:numPr>
      </w:pPr>
      <w:r>
        <w:t>SOAP</w:t>
      </w:r>
    </w:p>
    <w:p w14:paraId="16767DC4" w14:textId="2AAAD68B" w:rsidR="00D9476C" w:rsidRDefault="006E077C" w:rsidP="0089381B">
      <w:pPr>
        <w:pStyle w:val="Listaszerbekezds"/>
        <w:numPr>
          <w:ilvl w:val="0"/>
          <w:numId w:val="7"/>
        </w:numPr>
      </w:pPr>
      <w:r w:rsidRPr="0089381B">
        <w:t>XML</w:t>
      </w:r>
    </w:p>
    <w:p w14:paraId="7E3F2A9F" w14:textId="6F7538A3" w:rsidR="00181035" w:rsidRPr="0089381B" w:rsidRDefault="00483666" w:rsidP="00181035">
      <w:pPr>
        <w:pStyle w:val="Listaszerbekezds"/>
        <w:numPr>
          <w:ilvl w:val="0"/>
          <w:numId w:val="7"/>
        </w:numPr>
      </w:pPr>
      <w:r>
        <w:t>JSON</w:t>
      </w:r>
    </w:p>
    <w:p w14:paraId="4434EBF5" w14:textId="76571788" w:rsidR="006E077C" w:rsidRPr="0089381B" w:rsidRDefault="009E1622">
      <w:pPr>
        <w:pStyle w:val="Cmsor2"/>
        <w:numPr>
          <w:ilvl w:val="1"/>
          <w:numId w:val="3"/>
        </w:numPr>
      </w:pPr>
      <w:bookmarkStart w:id="303" w:name="_Toc228879298"/>
      <w:r w:rsidRPr="0089381B">
        <w:t>Kódolási, t</w:t>
      </w:r>
      <w:r w:rsidR="006E077C" w:rsidRPr="0089381B">
        <w:t>itkosítási algoritmusok</w:t>
      </w:r>
      <w:bookmarkEnd w:id="303"/>
    </w:p>
    <w:p w14:paraId="311573B3" w14:textId="14100591" w:rsidR="003B00BA" w:rsidRPr="0089381B" w:rsidRDefault="003B00BA" w:rsidP="003B00BA">
      <w:r w:rsidRPr="0089381B">
        <w:t>A kliensprogramnak a következő titkosítási algoritmusokat kell implementálnia:</w:t>
      </w:r>
    </w:p>
    <w:p w14:paraId="4404CA91" w14:textId="1CEAFB19" w:rsidR="00BA48C3" w:rsidRPr="0089381B" w:rsidRDefault="00FF062D" w:rsidP="00805E39">
      <w:pPr>
        <w:pStyle w:val="Listaszerbekezds"/>
        <w:numPr>
          <w:ilvl w:val="0"/>
          <w:numId w:val="7"/>
        </w:numPr>
      </w:pPr>
      <w:r>
        <w:t>SHA-256</w:t>
      </w:r>
    </w:p>
    <w:p w14:paraId="70D2632A" w14:textId="77777777" w:rsidR="00571C94" w:rsidRPr="00C44D3B" w:rsidRDefault="00571C94" w:rsidP="00571C94">
      <w:pPr>
        <w:pStyle w:val="Cmsor1"/>
        <w:numPr>
          <w:ilvl w:val="0"/>
          <w:numId w:val="3"/>
        </w:numPr>
      </w:pPr>
      <w:bookmarkStart w:id="304" w:name="_Toc228879299"/>
      <w:r>
        <w:t>Folyamatok</w:t>
      </w:r>
      <w:bookmarkEnd w:id="304"/>
    </w:p>
    <w:p w14:paraId="52333C2A" w14:textId="50828829" w:rsidR="00571C94" w:rsidRDefault="00F318D7" w:rsidP="00571C94">
      <w:pPr>
        <w:pStyle w:val="Cmsor2"/>
        <w:numPr>
          <w:ilvl w:val="1"/>
          <w:numId w:val="3"/>
        </w:numPr>
      </w:pPr>
      <w:bookmarkStart w:id="305" w:name="_Toc228879300"/>
      <w:r>
        <w:t>Lekérdezés eredmény a válaszüzenetben</w:t>
      </w:r>
      <w:bookmarkEnd w:id="305"/>
    </w:p>
    <w:p w14:paraId="15ED3F1E" w14:textId="06284FEC" w:rsidR="0078532D" w:rsidRDefault="00D73565" w:rsidP="00BE3EC2">
      <w:r>
        <w:t>Gyors lefolyású, kis mennyiségű adatot visszaadó lekérdezések folyamata, amikor a</w:t>
      </w:r>
      <w:r w:rsidR="0078532D">
        <w:t xml:space="preserve"> lekérdezés eredménye az üzenet válaszban érkezik vissza.</w:t>
      </w:r>
    </w:p>
    <w:p w14:paraId="599CD74E" w14:textId="691D5BE7" w:rsidR="00F318D7" w:rsidRDefault="000F586B" w:rsidP="00BE3EC2">
      <w:r>
        <w:rPr>
          <w:noProof/>
        </w:rPr>
        <w:lastRenderedPageBreak/>
        <w:drawing>
          <wp:inline distT="0" distB="0" distL="0" distR="0" wp14:anchorId="265BA4CE" wp14:editId="36C4B107">
            <wp:extent cx="5762625" cy="3785870"/>
            <wp:effectExtent l="0" t="0" r="9525" b="5080"/>
            <wp:docPr id="1679136932" name="Kép 1" descr="A képen szöveg, képernyőkép, diagram,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6932" name="Kép 1" descr="A képen szöveg, képernyőkép, diagram, Párhuzamos látható&#10;&#10;Automatikusan generált leírás"/>
                    <pic:cNvPicPr/>
                  </pic:nvPicPr>
                  <pic:blipFill>
                    <a:blip r:embed="rId11"/>
                    <a:stretch>
                      <a:fillRect/>
                    </a:stretch>
                  </pic:blipFill>
                  <pic:spPr>
                    <a:xfrm>
                      <a:off x="0" y="0"/>
                      <a:ext cx="5762625" cy="3785870"/>
                    </a:xfrm>
                    <a:prstGeom prst="rect">
                      <a:avLst/>
                    </a:prstGeom>
                  </pic:spPr>
                </pic:pic>
              </a:graphicData>
            </a:graphic>
          </wp:inline>
        </w:drawing>
      </w:r>
    </w:p>
    <w:p w14:paraId="22342C56" w14:textId="77777777" w:rsidR="000F586B" w:rsidRPr="000F586B" w:rsidRDefault="000F586B" w:rsidP="000F586B">
      <w:pPr>
        <w:numPr>
          <w:ilvl w:val="0"/>
          <w:numId w:val="32"/>
        </w:numPr>
      </w:pPr>
      <w:r w:rsidRPr="000F586B">
        <w:t>A kliens kezdeményezi a egy adózó képviseltjéhez tarozó adatok lekérdezését az M2M-től.</w:t>
      </w:r>
    </w:p>
    <w:p w14:paraId="4695AFDD" w14:textId="77777777" w:rsidR="000F586B" w:rsidRPr="000F586B" w:rsidRDefault="000F586B" w:rsidP="000F586B">
      <w:pPr>
        <w:numPr>
          <w:ilvl w:val="0"/>
          <w:numId w:val="32"/>
        </w:numPr>
      </w:pPr>
      <w:r w:rsidRPr="000F586B">
        <w:t>A NAV M2M ellenőrzi, hogy a képviselő rendelkezik-e a megfelelő jogosultsággal a képviselt adataink a lekérdezéséhez.</w:t>
      </w:r>
    </w:p>
    <w:p w14:paraId="77889C34" w14:textId="77777777" w:rsidR="000F586B" w:rsidRPr="000F586B" w:rsidRDefault="000F586B" w:rsidP="000F586B">
      <w:pPr>
        <w:numPr>
          <w:ilvl w:val="0"/>
          <w:numId w:val="32"/>
        </w:numPr>
      </w:pPr>
      <w:r w:rsidRPr="000F586B">
        <w:t>A NAV M2M a klienstől kapott bemenő paramétereket átkonvertálja az adatokkal rendelkező NAV-os szakrendszer kapcsolódó műveletének bemenő paramétereire.</w:t>
      </w:r>
    </w:p>
    <w:p w14:paraId="4EDD7ECF" w14:textId="77777777" w:rsidR="000F586B" w:rsidRPr="000F586B" w:rsidRDefault="000F586B" w:rsidP="000F586B">
      <w:pPr>
        <w:numPr>
          <w:ilvl w:val="0"/>
          <w:numId w:val="32"/>
        </w:numPr>
      </w:pPr>
      <w:r w:rsidRPr="000F586B">
        <w:t>A NAV M2M lekérdezi a szükséges adatokat a szakrendszertől.</w:t>
      </w:r>
    </w:p>
    <w:p w14:paraId="2256B839" w14:textId="77777777" w:rsidR="000F586B" w:rsidRPr="000F586B" w:rsidRDefault="000F586B" w:rsidP="000F586B">
      <w:pPr>
        <w:numPr>
          <w:ilvl w:val="0"/>
          <w:numId w:val="32"/>
        </w:numPr>
      </w:pPr>
      <w:r w:rsidRPr="000F586B">
        <w:t>A szakrendszertől megérkezik a válasz 30 másodpercen belül</w:t>
      </w:r>
    </w:p>
    <w:p w14:paraId="471EA9B8" w14:textId="77777777" w:rsidR="000F586B" w:rsidRDefault="000F586B" w:rsidP="000F586B">
      <w:pPr>
        <w:numPr>
          <w:ilvl w:val="0"/>
          <w:numId w:val="32"/>
        </w:numPr>
      </w:pPr>
      <w:r w:rsidRPr="000F586B">
        <w:t>A NAV M2M a szakrendszertől kapott kimenő paramétereket átkonvertálja az M2M művelet kimenő paramétereire.</w:t>
      </w:r>
    </w:p>
    <w:p w14:paraId="39D764CE" w14:textId="4D080117" w:rsidR="008919D8" w:rsidRDefault="000F586B" w:rsidP="000F586B">
      <w:pPr>
        <w:numPr>
          <w:ilvl w:val="0"/>
          <w:numId w:val="32"/>
        </w:numPr>
      </w:pPr>
      <w:r w:rsidRPr="000F586B">
        <w:t>A NAV M2M visszaadja a kért adatokat a kliensnek.</w:t>
      </w:r>
    </w:p>
    <w:p w14:paraId="5EF7A593" w14:textId="550543CE" w:rsidR="00CA1DD4" w:rsidRDefault="009A5FD4" w:rsidP="00CA1DD4">
      <w:pPr>
        <w:pStyle w:val="Cmsor2"/>
        <w:numPr>
          <w:ilvl w:val="1"/>
          <w:numId w:val="3"/>
        </w:numPr>
      </w:pPr>
      <w:bookmarkStart w:id="306" w:name="_Toc228879301"/>
      <w:r>
        <w:t>L</w:t>
      </w:r>
      <w:r w:rsidR="00CA1DD4">
        <w:t>ekérdezés</w:t>
      </w:r>
      <w:r>
        <w:t xml:space="preserve"> eredmény státusz</w:t>
      </w:r>
      <w:r w:rsidR="00FA370D">
        <w:t xml:space="preserve"> </w:t>
      </w:r>
      <w:r>
        <w:t>lekérdezéssel</w:t>
      </w:r>
      <w:bookmarkEnd w:id="306"/>
    </w:p>
    <w:p w14:paraId="3C311215" w14:textId="6F191583" w:rsidR="0078532D" w:rsidRDefault="00D73565" w:rsidP="00BE3EC2">
      <w:r>
        <w:t>Lassú lefolyású, nagy mennyiségű adatot visszaadó, amikor a</w:t>
      </w:r>
      <w:r w:rsidR="0078532D">
        <w:t xml:space="preserve"> lekérdezés eredménye egy külön művelettel kérdezhető le</w:t>
      </w:r>
      <w:r w:rsidR="00736E16">
        <w:t xml:space="preserve"> </w:t>
      </w:r>
      <w:r w:rsidR="0078532D">
        <w:t>az üzenet válaszban kapott lekérdezés azonosító alapján.</w:t>
      </w:r>
      <w:r w:rsidR="000647A4">
        <w:t xml:space="preserve"> Jellemzően lassabban előálló nagyobb adatmennyiségek esetén.</w:t>
      </w:r>
    </w:p>
    <w:p w14:paraId="61A2923C" w14:textId="4E977C2C" w:rsidR="00571C94" w:rsidRDefault="008A6015">
      <w:pPr>
        <w:rPr>
          <w:rFonts w:ascii="Times New Roman" w:eastAsia="Times New Roman" w:hAnsi="Times New Roman" w:cs="Times New Roman"/>
          <w:b/>
          <w:sz w:val="30"/>
        </w:rPr>
      </w:pPr>
      <w:r>
        <w:rPr>
          <w:noProof/>
        </w:rPr>
        <w:lastRenderedPageBreak/>
        <w:drawing>
          <wp:inline distT="0" distB="0" distL="0" distR="0" wp14:anchorId="248387DE" wp14:editId="0D6A54DD">
            <wp:extent cx="5762625" cy="4612640"/>
            <wp:effectExtent l="0" t="0" r="9525" b="0"/>
            <wp:docPr id="350044737" name="Kép 1" descr="A képen szöveg, képernyőkép, diagram,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4737" name="Kép 1" descr="A képen szöveg, képernyőkép, diagram, Párhuzamos látható&#10;&#10;Automatikusan generált leírás"/>
                    <pic:cNvPicPr/>
                  </pic:nvPicPr>
                  <pic:blipFill>
                    <a:blip r:embed="rId12"/>
                    <a:stretch>
                      <a:fillRect/>
                    </a:stretch>
                  </pic:blipFill>
                  <pic:spPr>
                    <a:xfrm>
                      <a:off x="0" y="0"/>
                      <a:ext cx="5762625" cy="4612640"/>
                    </a:xfrm>
                    <a:prstGeom prst="rect">
                      <a:avLst/>
                    </a:prstGeom>
                  </pic:spPr>
                </pic:pic>
              </a:graphicData>
            </a:graphic>
          </wp:inline>
        </w:drawing>
      </w:r>
    </w:p>
    <w:p w14:paraId="7DD10BD5" w14:textId="579CF962" w:rsidR="008A6015" w:rsidRPr="008A6015" w:rsidRDefault="008A6015" w:rsidP="008A6015">
      <w:pPr>
        <w:numPr>
          <w:ilvl w:val="0"/>
          <w:numId w:val="33"/>
        </w:numPr>
      </w:pPr>
      <w:r w:rsidRPr="008A6015">
        <w:t>A kliens kezdeményezi a egy adózó képviseltjéhez tar</w:t>
      </w:r>
      <w:r w:rsidR="00BD57C7">
        <w:t>t</w:t>
      </w:r>
      <w:r w:rsidRPr="008A6015">
        <w:t>ozó adatok lekérdezését az M2M-től.</w:t>
      </w:r>
    </w:p>
    <w:p w14:paraId="57BFDCDE" w14:textId="77777777" w:rsidR="008A6015" w:rsidRPr="008A6015" w:rsidRDefault="008A6015" w:rsidP="008A6015">
      <w:pPr>
        <w:numPr>
          <w:ilvl w:val="0"/>
          <w:numId w:val="33"/>
        </w:numPr>
      </w:pPr>
      <w:r w:rsidRPr="008A6015">
        <w:t>A NAV M2M ellenőrzi, hogy a képviselő rendelkezik-e a megfelelő jogosultsággal a képviselt adataink a lekérdezéséhez.</w:t>
      </w:r>
    </w:p>
    <w:p w14:paraId="76891F77" w14:textId="77777777" w:rsidR="008A6015" w:rsidRPr="008A6015" w:rsidRDefault="008A6015" w:rsidP="008A6015">
      <w:pPr>
        <w:numPr>
          <w:ilvl w:val="0"/>
          <w:numId w:val="33"/>
        </w:numPr>
      </w:pPr>
      <w:r w:rsidRPr="008A6015">
        <w:t>A NAV M2M a klienstől kapott bemenő paramétereket átkonvertálja az adatokkal rendelkező NAV-os szakrendszer kapcsolódó műveletének bemenő paramétereire.</w:t>
      </w:r>
    </w:p>
    <w:p w14:paraId="05890AE0" w14:textId="77777777" w:rsidR="008A6015" w:rsidRPr="008A6015" w:rsidRDefault="008A6015" w:rsidP="008A6015">
      <w:pPr>
        <w:numPr>
          <w:ilvl w:val="0"/>
          <w:numId w:val="33"/>
        </w:numPr>
      </w:pPr>
      <w:r w:rsidRPr="008A6015">
        <w:t>A NAV M2M lekérdezi a szükséges adatokat a szakrendszertől.</w:t>
      </w:r>
    </w:p>
    <w:p w14:paraId="7572E38D" w14:textId="77777777" w:rsidR="008A6015" w:rsidRPr="008A6015" w:rsidRDefault="008A6015" w:rsidP="008A6015">
      <w:pPr>
        <w:numPr>
          <w:ilvl w:val="0"/>
          <w:numId w:val="33"/>
        </w:numPr>
      </w:pPr>
      <w:r w:rsidRPr="008A6015">
        <w:t>A szakrendszertől nem érkezik meg a válasz 30 másodpercen belül, ezért az M2M FOLYAMATBAN státuszt jelez vissza.</w:t>
      </w:r>
    </w:p>
    <w:p w14:paraId="5390908E" w14:textId="77777777" w:rsidR="008A6015" w:rsidRPr="008A6015" w:rsidRDefault="008A6015" w:rsidP="008A6015">
      <w:pPr>
        <w:numPr>
          <w:ilvl w:val="0"/>
          <w:numId w:val="33"/>
        </w:numPr>
      </w:pPr>
      <w:r w:rsidRPr="008A6015">
        <w:t>A szakrendszertől megérkezik a válasz.</w:t>
      </w:r>
    </w:p>
    <w:p w14:paraId="6C068CFF" w14:textId="77777777" w:rsidR="008A6015" w:rsidRPr="008A6015" w:rsidRDefault="008A6015" w:rsidP="008A6015">
      <w:pPr>
        <w:numPr>
          <w:ilvl w:val="0"/>
          <w:numId w:val="33"/>
        </w:numPr>
      </w:pPr>
      <w:r w:rsidRPr="008A6015">
        <w:t>A kliens lekérdezi a korábban indított lekérdezés státuszát.</w:t>
      </w:r>
    </w:p>
    <w:p w14:paraId="525C04AD" w14:textId="77777777" w:rsidR="008A6015" w:rsidRPr="008A6015" w:rsidRDefault="008A6015" w:rsidP="008A6015">
      <w:pPr>
        <w:numPr>
          <w:ilvl w:val="0"/>
          <w:numId w:val="33"/>
        </w:numPr>
      </w:pPr>
      <w:r w:rsidRPr="008A6015">
        <w:t>A NAV M2M a szakrendszertől kapott kimenő paramétereket átkonvertálja az M2M művelet kimenő paramétereire.</w:t>
      </w:r>
    </w:p>
    <w:p w14:paraId="2F2C4C5F" w14:textId="77777777" w:rsidR="008A6015" w:rsidRPr="008A6015" w:rsidRDefault="008A6015" w:rsidP="008A6015">
      <w:pPr>
        <w:numPr>
          <w:ilvl w:val="0"/>
          <w:numId w:val="33"/>
        </w:numPr>
      </w:pPr>
      <w:r w:rsidRPr="008A6015">
        <w:t>A NAV M2M visszaadja a kért adatokat a kliensnek.</w:t>
      </w:r>
    </w:p>
    <w:p w14:paraId="5CAFBAE6" w14:textId="43466CC4" w:rsidR="00A33687" w:rsidRPr="008919D8" w:rsidRDefault="00A33687">
      <w:r>
        <w:br w:type="page"/>
      </w:r>
    </w:p>
    <w:p w14:paraId="4A602E23" w14:textId="4501448D" w:rsidR="00807428" w:rsidRDefault="00FE1EA9">
      <w:pPr>
        <w:pStyle w:val="Cmsor1"/>
        <w:numPr>
          <w:ilvl w:val="0"/>
          <w:numId w:val="3"/>
        </w:numPr>
      </w:pPr>
      <w:bookmarkStart w:id="307" w:name="_Toc228879302"/>
      <w:r>
        <w:lastRenderedPageBreak/>
        <w:t>Általános interfész elemek</w:t>
      </w:r>
      <w:bookmarkEnd w:id="307"/>
    </w:p>
    <w:p w14:paraId="14EC9AFC" w14:textId="7B6FCBF0" w:rsidR="00094196" w:rsidRDefault="00905E4F">
      <w:pPr>
        <w:pStyle w:val="Cmsor2"/>
        <w:numPr>
          <w:ilvl w:val="1"/>
          <w:numId w:val="3"/>
        </w:numPr>
      </w:pPr>
      <w:bookmarkStart w:id="308" w:name="_Toc228879303"/>
      <w:r>
        <w:t>Általános formátumok</w:t>
      </w:r>
      <w:bookmarkEnd w:id="308"/>
    </w:p>
    <w:p w14:paraId="10E12798" w14:textId="1451D837" w:rsidR="007A204D" w:rsidRPr="00EC48D0" w:rsidRDefault="007A204D" w:rsidP="007A204D">
      <w:r>
        <w:t xml:space="preserve">Lásd az M2M általános interfészleírás </w:t>
      </w:r>
      <w:r w:rsidR="00807AEF">
        <w:t>5</w:t>
      </w:r>
      <w:r>
        <w:t>.1.</w:t>
      </w:r>
      <w:r w:rsidR="00905E4F">
        <w:t xml:space="preserve"> </w:t>
      </w:r>
      <w:r>
        <w:t>fejezetét.</w:t>
      </w:r>
    </w:p>
    <w:p w14:paraId="1C531FBE" w14:textId="75ECC5C7" w:rsidR="00F60C10" w:rsidRPr="006B6369" w:rsidRDefault="00C704E7">
      <w:pPr>
        <w:pStyle w:val="Cmsor2"/>
        <w:numPr>
          <w:ilvl w:val="1"/>
          <w:numId w:val="3"/>
        </w:numPr>
      </w:pPr>
      <w:bookmarkStart w:id="309" w:name="_Toc228879304"/>
      <w:r>
        <w:t>Általános technikai adatok</w:t>
      </w:r>
      <w:bookmarkEnd w:id="309"/>
    </w:p>
    <w:p w14:paraId="334B8F47" w14:textId="22E07705" w:rsidR="002D3E2B" w:rsidRDefault="00872F40" w:rsidP="002D3E2B">
      <w:r>
        <w:t>REST estén l</w:t>
      </w:r>
      <w:r w:rsidR="002D3E2B">
        <w:t xml:space="preserve">ásd az M2M általános interfészleírás </w:t>
      </w:r>
      <w:r w:rsidR="00807AEF">
        <w:t>5</w:t>
      </w:r>
      <w:r w:rsidR="002D3E2B">
        <w:t>.2. fejezetét</w:t>
      </w:r>
      <w:r w:rsidR="007D587F">
        <w:t>.</w:t>
      </w:r>
    </w:p>
    <w:p w14:paraId="452A18F1" w14:textId="408E8D7A" w:rsidR="00872F40" w:rsidRPr="00EC48D0" w:rsidRDefault="00872F40" w:rsidP="002D3E2B">
      <w:r>
        <w:t>SOAP interfész használatakor a következő eltérések érvényesek:</w:t>
      </w:r>
    </w:p>
    <w:p w14:paraId="61947487" w14:textId="77777777" w:rsidR="007D587F" w:rsidRPr="004F60D1" w:rsidRDefault="007D587F" w:rsidP="007D587F">
      <w:pPr>
        <w:pStyle w:val="Cmsor2"/>
        <w:numPr>
          <w:ilvl w:val="2"/>
          <w:numId w:val="3"/>
        </w:numPr>
        <w:rPr>
          <w:i/>
          <w:iCs/>
          <w:sz w:val="24"/>
          <w:szCs w:val="24"/>
        </w:rPr>
      </w:pPr>
      <w:bookmarkStart w:id="310" w:name="_Toc166650055"/>
      <w:bookmarkStart w:id="311" w:name="_Toc228879305"/>
      <w:r w:rsidRPr="004F60D1">
        <w:rPr>
          <w:i/>
          <w:iCs/>
          <w:sz w:val="24"/>
          <w:szCs w:val="24"/>
        </w:rPr>
        <w:t>Feljéc</w:t>
      </w:r>
      <w:bookmarkEnd w:id="310"/>
      <w:bookmarkEnd w:id="311"/>
    </w:p>
    <w:p w14:paraId="174757FB" w14:textId="77777777" w:rsidR="007D587F" w:rsidRPr="004F60D1" w:rsidRDefault="007D587F" w:rsidP="007D587F">
      <w:pPr>
        <w:spacing w:after="182"/>
        <w:ind w:left="-5"/>
      </w:pPr>
      <w:r w:rsidRPr="004F60D1">
        <w:t xml:space="preserve">A kérésben a következő HTTP fejléc mezőket kötelező megadni: </w:t>
      </w:r>
    </w:p>
    <w:p w14:paraId="01CB729C" w14:textId="77777777" w:rsidR="007D587F" w:rsidRDefault="007D587F" w:rsidP="007D587F">
      <w:pPr>
        <w:numPr>
          <w:ilvl w:val="0"/>
          <w:numId w:val="9"/>
        </w:numPr>
        <w:spacing w:after="17" w:line="266" w:lineRule="auto"/>
        <w:ind w:hanging="360"/>
        <w:jc w:val="both"/>
      </w:pPr>
      <w:r w:rsidRPr="004F60D1">
        <w:t>content-type=application/</w:t>
      </w:r>
      <w:r>
        <w:t>xml</w:t>
      </w:r>
    </w:p>
    <w:p w14:paraId="218F9182" w14:textId="65D3B7EE" w:rsidR="00EB5FC5" w:rsidRPr="007D587F" w:rsidRDefault="007D587F" w:rsidP="007D587F">
      <w:pPr>
        <w:numPr>
          <w:ilvl w:val="0"/>
          <w:numId w:val="9"/>
        </w:numPr>
        <w:spacing w:after="17" w:line="266" w:lineRule="auto"/>
        <w:ind w:hanging="360"/>
        <w:jc w:val="both"/>
      </w:pPr>
      <w:r w:rsidRPr="004F60D1">
        <w:t>accept=application/</w:t>
      </w:r>
      <w:r>
        <w:t>xml</w:t>
      </w:r>
      <w:r w:rsidRPr="004F60D1">
        <w:t xml:space="preserve"> </w:t>
      </w:r>
      <w:r w:rsidR="00EB5FC5">
        <w:br w:type="page"/>
      </w:r>
    </w:p>
    <w:p w14:paraId="1D1596C5" w14:textId="7C9EE871" w:rsidR="00425510" w:rsidRDefault="00945EA8">
      <w:pPr>
        <w:pStyle w:val="Cmsor1"/>
        <w:numPr>
          <w:ilvl w:val="0"/>
          <w:numId w:val="3"/>
        </w:numPr>
      </w:pPr>
      <w:bookmarkStart w:id="312" w:name="_Toc228879306"/>
      <w:r>
        <w:lastRenderedPageBreak/>
        <w:t>REST i</w:t>
      </w:r>
      <w:r w:rsidR="001E0B6B">
        <w:t>nterfészek</w:t>
      </w:r>
      <w:bookmarkEnd w:id="312"/>
    </w:p>
    <w:p w14:paraId="25BF29EB" w14:textId="77777777" w:rsidR="00175192" w:rsidRDefault="00175192" w:rsidP="00175192">
      <w:pPr>
        <w:pStyle w:val="Cmsor2"/>
        <w:numPr>
          <w:ilvl w:val="1"/>
          <w:numId w:val="3"/>
        </w:numPr>
      </w:pPr>
      <w:bookmarkStart w:id="313" w:name="_Toc228879307"/>
      <w:r>
        <w:t>Üzenetek általános felépítése</w:t>
      </w:r>
      <w:bookmarkEnd w:id="313"/>
    </w:p>
    <w:p w14:paraId="31B7DE89" w14:textId="085881A5" w:rsidR="00175192" w:rsidRDefault="00532AD0" w:rsidP="00175192">
      <w:pPr>
        <w:pStyle w:val="Cmsor2"/>
        <w:numPr>
          <w:ilvl w:val="2"/>
          <w:numId w:val="3"/>
        </w:numPr>
        <w:rPr>
          <w:i/>
          <w:iCs/>
          <w:sz w:val="24"/>
          <w:szCs w:val="24"/>
        </w:rPr>
      </w:pPr>
      <w:bookmarkStart w:id="314" w:name="_Toc228879308"/>
      <w:r>
        <w:rPr>
          <w:i/>
          <w:iCs/>
          <w:sz w:val="24"/>
          <w:szCs w:val="24"/>
        </w:rPr>
        <w:t>K</w:t>
      </w:r>
      <w:r w:rsidR="00175192">
        <w:rPr>
          <w:i/>
          <w:iCs/>
          <w:sz w:val="24"/>
          <w:szCs w:val="24"/>
        </w:rPr>
        <w:t>érés</w:t>
      </w:r>
      <w:r>
        <w:rPr>
          <w:i/>
          <w:iCs/>
          <w:sz w:val="24"/>
          <w:szCs w:val="24"/>
        </w:rPr>
        <w:t xml:space="preserve"> (request)</w:t>
      </w:r>
      <w:bookmarkEnd w:id="314"/>
    </w:p>
    <w:p w14:paraId="75E0F027" w14:textId="67AD9446" w:rsidR="00175192" w:rsidRDefault="00175192" w:rsidP="00175192">
      <w:r>
        <w:t>Az összes</w:t>
      </w:r>
      <w:r w:rsidR="004807C7">
        <w:t>, azonnali választ adó</w:t>
      </w:r>
      <w:r>
        <w:t xml:space="preserve"> kérés üzenetben szerepelniük kell a következő paramétereknek:</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1980"/>
        <w:gridCol w:w="850"/>
        <w:gridCol w:w="851"/>
        <w:gridCol w:w="1134"/>
        <w:gridCol w:w="4250"/>
      </w:tblGrid>
      <w:tr w:rsidR="000F7830" w14:paraId="534C4D60" w14:textId="77777777" w:rsidTr="00512148">
        <w:tc>
          <w:tcPr>
            <w:tcW w:w="1980" w:type="dxa"/>
            <w:shd w:val="clear" w:color="auto" w:fill="D9D9D9" w:themeFill="background1" w:themeFillShade="D9"/>
          </w:tcPr>
          <w:p w14:paraId="516A05D2" w14:textId="77777777" w:rsidR="00175192" w:rsidRPr="00B30389" w:rsidRDefault="00175192" w:rsidP="00F47FAB">
            <w:pPr>
              <w:jc w:val="center"/>
              <w:rPr>
                <w:b/>
                <w:bCs/>
              </w:rPr>
            </w:pPr>
            <w:r w:rsidRPr="00B30389">
              <w:rPr>
                <w:b/>
                <w:bCs/>
              </w:rPr>
              <w:t>név</w:t>
            </w:r>
          </w:p>
        </w:tc>
        <w:tc>
          <w:tcPr>
            <w:tcW w:w="850" w:type="dxa"/>
            <w:shd w:val="clear" w:color="auto" w:fill="D9D9D9" w:themeFill="background1" w:themeFillShade="D9"/>
          </w:tcPr>
          <w:p w14:paraId="6B6E3AA7" w14:textId="77777777" w:rsidR="00175192" w:rsidRPr="00B30389" w:rsidRDefault="00175192" w:rsidP="00F47FAB">
            <w:pPr>
              <w:jc w:val="center"/>
              <w:rPr>
                <w:b/>
                <w:bCs/>
              </w:rPr>
            </w:pPr>
            <w:r w:rsidRPr="00B30389">
              <w:rPr>
                <w:b/>
                <w:bCs/>
              </w:rPr>
              <w:t>típus</w:t>
            </w:r>
          </w:p>
        </w:tc>
        <w:tc>
          <w:tcPr>
            <w:tcW w:w="851" w:type="dxa"/>
            <w:shd w:val="clear" w:color="auto" w:fill="D9D9D9" w:themeFill="background1" w:themeFillShade="D9"/>
          </w:tcPr>
          <w:p w14:paraId="7ECD120C" w14:textId="77777777" w:rsidR="00175192" w:rsidRPr="00B30389" w:rsidRDefault="00175192" w:rsidP="00F47FAB">
            <w:pPr>
              <w:jc w:val="center"/>
              <w:rPr>
                <w:b/>
                <w:bCs/>
              </w:rPr>
            </w:pPr>
            <w:r w:rsidRPr="00B30389">
              <w:rPr>
                <w:b/>
                <w:bCs/>
              </w:rPr>
              <w:t>hely</w:t>
            </w:r>
          </w:p>
        </w:tc>
        <w:tc>
          <w:tcPr>
            <w:tcW w:w="1134" w:type="dxa"/>
            <w:shd w:val="clear" w:color="auto" w:fill="D9D9D9" w:themeFill="background1" w:themeFillShade="D9"/>
          </w:tcPr>
          <w:p w14:paraId="1C3A6074" w14:textId="77777777" w:rsidR="00175192" w:rsidRPr="00B30389" w:rsidRDefault="00175192" w:rsidP="00F47FAB">
            <w:pPr>
              <w:jc w:val="center"/>
              <w:rPr>
                <w:b/>
                <w:bCs/>
              </w:rPr>
            </w:pPr>
            <w:r>
              <w:rPr>
                <w:b/>
                <w:bCs/>
              </w:rPr>
              <w:t>kötelező</w:t>
            </w:r>
          </w:p>
        </w:tc>
        <w:tc>
          <w:tcPr>
            <w:tcW w:w="4250" w:type="dxa"/>
            <w:shd w:val="clear" w:color="auto" w:fill="D9D9D9" w:themeFill="background1" w:themeFillShade="D9"/>
          </w:tcPr>
          <w:p w14:paraId="069312FE" w14:textId="77777777" w:rsidR="00175192" w:rsidRPr="00B30389" w:rsidRDefault="00175192" w:rsidP="00F47FAB">
            <w:pPr>
              <w:jc w:val="center"/>
              <w:rPr>
                <w:b/>
                <w:bCs/>
              </w:rPr>
            </w:pPr>
            <w:r w:rsidRPr="00B30389">
              <w:rPr>
                <w:b/>
                <w:bCs/>
              </w:rPr>
              <w:t>leírás</w:t>
            </w:r>
          </w:p>
        </w:tc>
      </w:tr>
      <w:tr w:rsidR="000F7830" w14:paraId="232BC3E9" w14:textId="77777777" w:rsidTr="00512148">
        <w:tc>
          <w:tcPr>
            <w:tcW w:w="1980" w:type="dxa"/>
            <w:shd w:val="clear" w:color="auto" w:fill="D9D9D9" w:themeFill="background1" w:themeFillShade="D9"/>
          </w:tcPr>
          <w:p w14:paraId="25C8FAE9" w14:textId="0F95D408" w:rsidR="000F7830" w:rsidRDefault="00512148" w:rsidP="00F47FAB">
            <w:r>
              <w:t>adoalanyAzonosito</w:t>
            </w:r>
          </w:p>
        </w:tc>
        <w:tc>
          <w:tcPr>
            <w:tcW w:w="850" w:type="dxa"/>
            <w:shd w:val="clear" w:color="auto" w:fill="D9D9D9" w:themeFill="background1" w:themeFillShade="D9"/>
          </w:tcPr>
          <w:p w14:paraId="2A4E85A0" w14:textId="64C2B06E" w:rsidR="000F7830" w:rsidRDefault="000F7830" w:rsidP="00F47FAB">
            <w:pPr>
              <w:jc w:val="center"/>
            </w:pPr>
            <w:r>
              <w:t>string</w:t>
            </w:r>
          </w:p>
        </w:tc>
        <w:tc>
          <w:tcPr>
            <w:tcW w:w="851" w:type="dxa"/>
            <w:shd w:val="clear" w:color="auto" w:fill="D9D9D9" w:themeFill="background1" w:themeFillShade="D9"/>
          </w:tcPr>
          <w:p w14:paraId="216921D2" w14:textId="6BB50404" w:rsidR="000F7830" w:rsidRDefault="000F7830" w:rsidP="00F47FAB">
            <w:pPr>
              <w:jc w:val="center"/>
            </w:pPr>
            <w:r>
              <w:t>path</w:t>
            </w:r>
          </w:p>
        </w:tc>
        <w:tc>
          <w:tcPr>
            <w:tcW w:w="1134" w:type="dxa"/>
            <w:shd w:val="clear" w:color="auto" w:fill="D9D9D9" w:themeFill="background1" w:themeFillShade="D9"/>
          </w:tcPr>
          <w:p w14:paraId="59432ED5" w14:textId="56428175" w:rsidR="000F7830" w:rsidRDefault="000F7830" w:rsidP="00F47FAB">
            <w:pPr>
              <w:jc w:val="center"/>
            </w:pPr>
            <w:r>
              <w:t>igen</w:t>
            </w:r>
          </w:p>
        </w:tc>
        <w:tc>
          <w:tcPr>
            <w:tcW w:w="4250" w:type="dxa"/>
            <w:shd w:val="clear" w:color="auto" w:fill="D9D9D9" w:themeFill="background1" w:themeFillShade="D9"/>
          </w:tcPr>
          <w:p w14:paraId="01688E67" w14:textId="25649703" w:rsidR="000F7830" w:rsidRDefault="000F7830" w:rsidP="00730DFC">
            <w:pPr>
              <w:jc w:val="both"/>
            </w:pPr>
            <w:r w:rsidRPr="000F7830">
              <w:t>A lekérdezett adózó adóalany azonosítója.</w:t>
            </w:r>
            <w:r>
              <w:t xml:space="preserve"> </w:t>
            </w:r>
            <w:r w:rsidRPr="000F7830">
              <w:t>Adóalany azonosító: az adószám első 8 számjegye, vagy az adóazonosító jel.</w:t>
            </w:r>
          </w:p>
        </w:tc>
      </w:tr>
      <w:tr w:rsidR="00A557DE" w14:paraId="7BE80066" w14:textId="77777777" w:rsidTr="00512148">
        <w:tc>
          <w:tcPr>
            <w:tcW w:w="1980" w:type="dxa"/>
            <w:shd w:val="clear" w:color="auto" w:fill="D9D9D9" w:themeFill="background1" w:themeFillShade="D9"/>
          </w:tcPr>
          <w:p w14:paraId="7361C6CB" w14:textId="39948C8D" w:rsidR="000F7830" w:rsidRPr="000F7830" w:rsidRDefault="000F7830" w:rsidP="00F47FAB">
            <w:r w:rsidRPr="000F7830">
              <w:t>signature</w:t>
            </w:r>
          </w:p>
        </w:tc>
        <w:tc>
          <w:tcPr>
            <w:tcW w:w="850" w:type="dxa"/>
            <w:shd w:val="clear" w:color="auto" w:fill="D9D9D9" w:themeFill="background1" w:themeFillShade="D9"/>
          </w:tcPr>
          <w:p w14:paraId="091461E5" w14:textId="23722E71" w:rsidR="000F7830" w:rsidRDefault="000F7830" w:rsidP="00F47FAB">
            <w:pPr>
              <w:jc w:val="center"/>
            </w:pPr>
            <w:r>
              <w:t>string</w:t>
            </w:r>
          </w:p>
        </w:tc>
        <w:tc>
          <w:tcPr>
            <w:tcW w:w="851" w:type="dxa"/>
            <w:shd w:val="clear" w:color="auto" w:fill="D9D9D9" w:themeFill="background1" w:themeFillShade="D9"/>
          </w:tcPr>
          <w:p w14:paraId="6DFC4350" w14:textId="7C74D22A" w:rsidR="000F7830" w:rsidRDefault="000F7830" w:rsidP="00F47FAB">
            <w:pPr>
              <w:jc w:val="center"/>
            </w:pPr>
            <w:r>
              <w:t>query</w:t>
            </w:r>
          </w:p>
        </w:tc>
        <w:tc>
          <w:tcPr>
            <w:tcW w:w="1134" w:type="dxa"/>
            <w:shd w:val="clear" w:color="auto" w:fill="D9D9D9" w:themeFill="background1" w:themeFillShade="D9"/>
          </w:tcPr>
          <w:p w14:paraId="01AF4BF4" w14:textId="7CBC6671" w:rsidR="000F7830" w:rsidRDefault="000F7830" w:rsidP="00F47FAB">
            <w:pPr>
              <w:jc w:val="center"/>
            </w:pPr>
            <w:r>
              <w:t>igen</w:t>
            </w:r>
          </w:p>
        </w:tc>
        <w:tc>
          <w:tcPr>
            <w:tcW w:w="4250" w:type="dxa"/>
            <w:shd w:val="clear" w:color="auto" w:fill="D9D9D9" w:themeFill="background1" w:themeFillShade="D9"/>
          </w:tcPr>
          <w:p w14:paraId="3D0174BB" w14:textId="293D0B18" w:rsidR="000F7830" w:rsidRPr="000F7830" w:rsidRDefault="000F7830" w:rsidP="00F47FAB">
            <w:r>
              <w:t xml:space="preserve">Aláírás. Felépítése: </w:t>
            </w:r>
            <w:r w:rsidRPr="000F7830">
              <w:t>SHA256(</w:t>
            </w:r>
            <w:r>
              <w:t>&lt;</w:t>
            </w:r>
            <w:r w:rsidRPr="000F7830">
              <w:t>messageid</w:t>
            </w:r>
            <w:r>
              <w:t>&gt;</w:t>
            </w:r>
            <w:r w:rsidRPr="000F7830">
              <w:t>+</w:t>
            </w:r>
            <w:r>
              <w:t>&lt;currentD</w:t>
            </w:r>
            <w:r w:rsidRPr="000F7830">
              <w:t>ateTimeAsString</w:t>
            </w:r>
            <w:r>
              <w:t>&gt;</w:t>
            </w:r>
            <w:r w:rsidRPr="000F7830">
              <w:t>+</w:t>
            </w:r>
            <w:r>
              <w:t>&lt;</w:t>
            </w:r>
            <w:r w:rsidRPr="000F7830">
              <w:t>signature</w:t>
            </w:r>
            <w:r>
              <w:t>&gt;</w:t>
            </w:r>
            <w:r w:rsidRPr="000F7830">
              <w:t>)</w:t>
            </w:r>
          </w:p>
        </w:tc>
      </w:tr>
      <w:tr w:rsidR="000F7830" w14:paraId="4ACADF39" w14:textId="77777777" w:rsidTr="00512148">
        <w:tc>
          <w:tcPr>
            <w:tcW w:w="1980" w:type="dxa"/>
            <w:shd w:val="clear" w:color="auto" w:fill="D9D9D9" w:themeFill="background1" w:themeFillShade="D9"/>
          </w:tcPr>
          <w:p w14:paraId="31413112" w14:textId="77777777" w:rsidR="00175192" w:rsidRPr="00D4717D" w:rsidRDefault="00175192" w:rsidP="00F47FAB">
            <w:r>
              <w:t>messageId</w:t>
            </w:r>
          </w:p>
        </w:tc>
        <w:tc>
          <w:tcPr>
            <w:tcW w:w="850" w:type="dxa"/>
            <w:shd w:val="clear" w:color="auto" w:fill="D9D9D9" w:themeFill="background1" w:themeFillShade="D9"/>
          </w:tcPr>
          <w:p w14:paraId="2D04472C" w14:textId="77777777" w:rsidR="00175192" w:rsidRPr="00D4717D" w:rsidRDefault="00175192" w:rsidP="00F47FAB">
            <w:pPr>
              <w:jc w:val="center"/>
            </w:pPr>
            <w:r>
              <w:t>string</w:t>
            </w:r>
          </w:p>
        </w:tc>
        <w:tc>
          <w:tcPr>
            <w:tcW w:w="851" w:type="dxa"/>
            <w:shd w:val="clear" w:color="auto" w:fill="D9D9D9" w:themeFill="background1" w:themeFillShade="D9"/>
          </w:tcPr>
          <w:p w14:paraId="182B2F57" w14:textId="77777777" w:rsidR="00175192" w:rsidRPr="00D4717D" w:rsidRDefault="00175192" w:rsidP="00F47FAB">
            <w:pPr>
              <w:jc w:val="center"/>
            </w:pPr>
            <w:r>
              <w:t>header</w:t>
            </w:r>
          </w:p>
        </w:tc>
        <w:tc>
          <w:tcPr>
            <w:tcW w:w="1134" w:type="dxa"/>
            <w:shd w:val="clear" w:color="auto" w:fill="D9D9D9" w:themeFill="background1" w:themeFillShade="D9"/>
          </w:tcPr>
          <w:p w14:paraId="4BC3D39A" w14:textId="77777777" w:rsidR="00175192" w:rsidRDefault="00175192" w:rsidP="00F47FAB">
            <w:pPr>
              <w:jc w:val="center"/>
            </w:pPr>
            <w:r>
              <w:t>igen</w:t>
            </w:r>
          </w:p>
        </w:tc>
        <w:tc>
          <w:tcPr>
            <w:tcW w:w="4250" w:type="dxa"/>
            <w:shd w:val="clear" w:color="auto" w:fill="D9D9D9" w:themeFill="background1" w:themeFillShade="D9"/>
          </w:tcPr>
          <w:p w14:paraId="3299A139" w14:textId="77777777" w:rsidR="00175192" w:rsidRPr="00D4717D" w:rsidRDefault="00175192" w:rsidP="00F47FAB">
            <w:r>
              <w:t>Üzenet egyedi azonosítója.</w:t>
            </w:r>
          </w:p>
        </w:tc>
      </w:tr>
      <w:tr w:rsidR="000F7830" w14:paraId="28D55658" w14:textId="77777777" w:rsidTr="00512148">
        <w:tc>
          <w:tcPr>
            <w:tcW w:w="1980" w:type="dxa"/>
            <w:shd w:val="clear" w:color="auto" w:fill="D9D9D9" w:themeFill="background1" w:themeFillShade="D9"/>
          </w:tcPr>
          <w:p w14:paraId="63E26D8A" w14:textId="77777777" w:rsidR="00175192" w:rsidRDefault="00175192" w:rsidP="00F47FAB">
            <w:r>
              <w:t>correlationId</w:t>
            </w:r>
          </w:p>
        </w:tc>
        <w:tc>
          <w:tcPr>
            <w:tcW w:w="850" w:type="dxa"/>
            <w:shd w:val="clear" w:color="auto" w:fill="D9D9D9" w:themeFill="background1" w:themeFillShade="D9"/>
          </w:tcPr>
          <w:p w14:paraId="00912D30" w14:textId="77777777" w:rsidR="00175192" w:rsidRDefault="00175192" w:rsidP="00F47FAB">
            <w:pPr>
              <w:jc w:val="center"/>
            </w:pPr>
            <w:r>
              <w:t>string</w:t>
            </w:r>
          </w:p>
        </w:tc>
        <w:tc>
          <w:tcPr>
            <w:tcW w:w="851" w:type="dxa"/>
            <w:shd w:val="clear" w:color="auto" w:fill="D9D9D9" w:themeFill="background1" w:themeFillShade="D9"/>
          </w:tcPr>
          <w:p w14:paraId="5C7F4D0C" w14:textId="77777777" w:rsidR="00175192" w:rsidRDefault="00175192" w:rsidP="00F47FAB">
            <w:pPr>
              <w:jc w:val="center"/>
            </w:pPr>
            <w:r>
              <w:t>header</w:t>
            </w:r>
          </w:p>
        </w:tc>
        <w:tc>
          <w:tcPr>
            <w:tcW w:w="1134" w:type="dxa"/>
            <w:shd w:val="clear" w:color="auto" w:fill="D9D9D9" w:themeFill="background1" w:themeFillShade="D9"/>
          </w:tcPr>
          <w:p w14:paraId="1ABBB18F" w14:textId="77777777" w:rsidR="00175192" w:rsidRDefault="00175192" w:rsidP="00F47FAB">
            <w:pPr>
              <w:jc w:val="center"/>
            </w:pPr>
            <w:r>
              <w:t>nem</w:t>
            </w:r>
          </w:p>
        </w:tc>
        <w:tc>
          <w:tcPr>
            <w:tcW w:w="4250" w:type="dxa"/>
            <w:shd w:val="clear" w:color="auto" w:fill="D9D9D9" w:themeFill="background1" w:themeFillShade="D9"/>
          </w:tcPr>
          <w:p w14:paraId="2D9784FB" w14:textId="77777777" w:rsidR="00175192" w:rsidRDefault="00175192" w:rsidP="00F47FAB">
            <w:r>
              <w:t>Kapcsolat azonosító.</w:t>
            </w:r>
          </w:p>
        </w:tc>
      </w:tr>
      <w:tr w:rsidR="000F7830" w14:paraId="1B926020" w14:textId="77777777" w:rsidTr="00512148">
        <w:tc>
          <w:tcPr>
            <w:tcW w:w="1980" w:type="dxa"/>
            <w:shd w:val="clear" w:color="auto" w:fill="D9D9D9" w:themeFill="background1" w:themeFillShade="D9"/>
          </w:tcPr>
          <w:p w14:paraId="1B5E3A8C" w14:textId="77777777" w:rsidR="00175192" w:rsidRDefault="00175192" w:rsidP="00F47FAB">
            <w:r>
              <w:t>Authorization</w:t>
            </w:r>
          </w:p>
        </w:tc>
        <w:tc>
          <w:tcPr>
            <w:tcW w:w="850" w:type="dxa"/>
            <w:shd w:val="clear" w:color="auto" w:fill="D9D9D9" w:themeFill="background1" w:themeFillShade="D9"/>
          </w:tcPr>
          <w:p w14:paraId="08F8D8C4" w14:textId="77777777" w:rsidR="00175192" w:rsidRDefault="00175192" w:rsidP="00F47FAB">
            <w:pPr>
              <w:jc w:val="center"/>
            </w:pPr>
            <w:r w:rsidRPr="00D4717D">
              <w:t>string</w:t>
            </w:r>
          </w:p>
        </w:tc>
        <w:tc>
          <w:tcPr>
            <w:tcW w:w="851" w:type="dxa"/>
            <w:shd w:val="clear" w:color="auto" w:fill="D9D9D9" w:themeFill="background1" w:themeFillShade="D9"/>
          </w:tcPr>
          <w:p w14:paraId="4DA08AC1" w14:textId="77777777" w:rsidR="00175192" w:rsidRDefault="00175192" w:rsidP="00F47FAB">
            <w:pPr>
              <w:jc w:val="center"/>
            </w:pPr>
            <w:r w:rsidRPr="00D4717D">
              <w:t>header</w:t>
            </w:r>
          </w:p>
        </w:tc>
        <w:tc>
          <w:tcPr>
            <w:tcW w:w="1134" w:type="dxa"/>
            <w:shd w:val="clear" w:color="auto" w:fill="D9D9D9" w:themeFill="background1" w:themeFillShade="D9"/>
          </w:tcPr>
          <w:p w14:paraId="22F7E6C1" w14:textId="043CCADB" w:rsidR="00175192" w:rsidRPr="00D4717D" w:rsidRDefault="00175192" w:rsidP="00F47FAB">
            <w:pPr>
              <w:jc w:val="center"/>
            </w:pPr>
            <w:r>
              <w:t>igen</w:t>
            </w:r>
          </w:p>
        </w:tc>
        <w:tc>
          <w:tcPr>
            <w:tcW w:w="4250" w:type="dxa"/>
            <w:shd w:val="clear" w:color="auto" w:fill="D9D9D9" w:themeFill="background1" w:themeFillShade="D9"/>
          </w:tcPr>
          <w:p w14:paraId="3F5E3134" w14:textId="2471D5A1" w:rsidR="00175192" w:rsidRDefault="00175192" w:rsidP="00F47FAB">
            <w:r w:rsidRPr="00D4717D">
              <w:t>Authentikációs token</w:t>
            </w:r>
            <w:r>
              <w:t xml:space="preserve">. </w:t>
            </w:r>
          </w:p>
        </w:tc>
      </w:tr>
    </w:tbl>
    <w:p w14:paraId="4F8620E5" w14:textId="77777777" w:rsidR="00781B00" w:rsidRDefault="00781B00" w:rsidP="00781B00"/>
    <w:p w14:paraId="7625DAB8" w14:textId="0AE00756" w:rsidR="00781B00" w:rsidRDefault="00781B00" w:rsidP="00781B00">
      <w:r>
        <w:t>Tájékoztatásként a használt, de az interfészen nem előírt minták:</w:t>
      </w:r>
    </w:p>
    <w:tbl>
      <w:tblPr>
        <w:tblStyle w:val="Rcsostblzat"/>
        <w:tblW w:w="9067" w:type="dxa"/>
        <w:shd w:val="clear" w:color="auto" w:fill="D9D9D9" w:themeFill="background1" w:themeFillShade="D9"/>
        <w:tblLook w:val="04A0" w:firstRow="1" w:lastRow="0" w:firstColumn="1" w:lastColumn="0" w:noHBand="0" w:noVBand="1"/>
      </w:tblPr>
      <w:tblGrid>
        <w:gridCol w:w="1918"/>
        <w:gridCol w:w="1140"/>
        <w:gridCol w:w="4623"/>
        <w:gridCol w:w="1386"/>
      </w:tblGrid>
      <w:tr w:rsidR="00781B00" w14:paraId="5A1B2DDE" w14:textId="77777777" w:rsidTr="005B2E91">
        <w:tc>
          <w:tcPr>
            <w:tcW w:w="1822" w:type="dxa"/>
            <w:shd w:val="clear" w:color="auto" w:fill="D9D9D9" w:themeFill="background1" w:themeFillShade="D9"/>
          </w:tcPr>
          <w:p w14:paraId="2544BED4" w14:textId="77777777" w:rsidR="00781B00" w:rsidRPr="00B30389" w:rsidRDefault="00781B00" w:rsidP="000D32AF">
            <w:pPr>
              <w:jc w:val="center"/>
              <w:rPr>
                <w:b/>
                <w:bCs/>
              </w:rPr>
            </w:pPr>
            <w:r w:rsidRPr="00B30389">
              <w:rPr>
                <w:b/>
                <w:bCs/>
              </w:rPr>
              <w:t>név</w:t>
            </w:r>
          </w:p>
        </w:tc>
        <w:tc>
          <w:tcPr>
            <w:tcW w:w="1150" w:type="dxa"/>
            <w:shd w:val="clear" w:color="auto" w:fill="D0CECE" w:themeFill="background2" w:themeFillShade="E6"/>
          </w:tcPr>
          <w:p w14:paraId="595999C4" w14:textId="77777777" w:rsidR="00781B00" w:rsidRDefault="00781B00" w:rsidP="000D32AF">
            <w:pPr>
              <w:jc w:val="center"/>
              <w:rPr>
                <w:b/>
                <w:bCs/>
              </w:rPr>
            </w:pPr>
            <w:r>
              <w:rPr>
                <w:b/>
                <w:bCs/>
              </w:rPr>
              <w:t>hossz</w:t>
            </w:r>
          </w:p>
        </w:tc>
        <w:tc>
          <w:tcPr>
            <w:tcW w:w="4703" w:type="dxa"/>
            <w:shd w:val="clear" w:color="auto" w:fill="D9D9D9" w:themeFill="background1" w:themeFillShade="D9"/>
          </w:tcPr>
          <w:p w14:paraId="5D6CCA5F" w14:textId="77777777" w:rsidR="00781B00" w:rsidRPr="00B30389" w:rsidRDefault="00781B00" w:rsidP="000D32AF">
            <w:pPr>
              <w:jc w:val="center"/>
              <w:rPr>
                <w:b/>
                <w:bCs/>
              </w:rPr>
            </w:pPr>
            <w:r>
              <w:rPr>
                <w:b/>
                <w:bCs/>
              </w:rPr>
              <w:t>minta</w:t>
            </w:r>
          </w:p>
        </w:tc>
        <w:tc>
          <w:tcPr>
            <w:tcW w:w="1392" w:type="dxa"/>
            <w:shd w:val="clear" w:color="auto" w:fill="D9D9D9" w:themeFill="background1" w:themeFillShade="D9"/>
          </w:tcPr>
          <w:p w14:paraId="319C7402" w14:textId="77777777" w:rsidR="00781B00" w:rsidRPr="00B30389" w:rsidRDefault="00781B00" w:rsidP="000D32AF">
            <w:pPr>
              <w:jc w:val="center"/>
              <w:rPr>
                <w:b/>
                <w:bCs/>
              </w:rPr>
            </w:pPr>
            <w:r>
              <w:rPr>
                <w:b/>
                <w:bCs/>
              </w:rPr>
              <w:t>alapérték</w:t>
            </w:r>
          </w:p>
        </w:tc>
      </w:tr>
      <w:tr w:rsidR="005B2E91" w14:paraId="622CF82E" w14:textId="77777777" w:rsidTr="005B2E91">
        <w:tc>
          <w:tcPr>
            <w:tcW w:w="1822" w:type="dxa"/>
            <w:shd w:val="clear" w:color="auto" w:fill="D9D9D9" w:themeFill="background1" w:themeFillShade="D9"/>
          </w:tcPr>
          <w:p w14:paraId="629EE871" w14:textId="32A7E29A" w:rsidR="005B2E91" w:rsidRDefault="001B4512" w:rsidP="000D32AF">
            <w:r>
              <w:t>adoalanyAzonosito</w:t>
            </w:r>
          </w:p>
        </w:tc>
        <w:tc>
          <w:tcPr>
            <w:tcW w:w="1150" w:type="dxa"/>
            <w:shd w:val="clear" w:color="auto" w:fill="D0CECE" w:themeFill="background2" w:themeFillShade="E6"/>
          </w:tcPr>
          <w:p w14:paraId="054819CF" w14:textId="0518AFA3" w:rsidR="005B2E91" w:rsidRDefault="005B2E91" w:rsidP="000D32AF">
            <w:pPr>
              <w:jc w:val="center"/>
            </w:pPr>
            <w:r>
              <w:t>8 vagy 10</w:t>
            </w:r>
          </w:p>
        </w:tc>
        <w:tc>
          <w:tcPr>
            <w:tcW w:w="4703" w:type="dxa"/>
            <w:shd w:val="clear" w:color="auto" w:fill="D9D9D9" w:themeFill="background1" w:themeFillShade="D9"/>
          </w:tcPr>
          <w:p w14:paraId="3A12DD1C" w14:textId="459161F5" w:rsidR="005B2E91" w:rsidRPr="000437E4" w:rsidRDefault="005B2E91" w:rsidP="000D32AF">
            <w:pPr>
              <w:jc w:val="center"/>
            </w:pPr>
            <w:r w:rsidRPr="000437E4">
              <w:t>[0-9</w:t>
            </w:r>
            <w:r>
              <w:t>]{8,10}</w:t>
            </w:r>
          </w:p>
        </w:tc>
        <w:tc>
          <w:tcPr>
            <w:tcW w:w="1392" w:type="dxa"/>
            <w:shd w:val="clear" w:color="auto" w:fill="D9D9D9" w:themeFill="background1" w:themeFillShade="D9"/>
          </w:tcPr>
          <w:p w14:paraId="00B95CE2" w14:textId="4A198AFC" w:rsidR="005B2E91" w:rsidRDefault="005B2E91" w:rsidP="000D32AF">
            <w:pPr>
              <w:jc w:val="center"/>
            </w:pPr>
            <w:r>
              <w:t>-</w:t>
            </w:r>
          </w:p>
        </w:tc>
      </w:tr>
      <w:tr w:rsidR="00582BDD" w14:paraId="47945BB1" w14:textId="77777777" w:rsidTr="005B2E91">
        <w:tc>
          <w:tcPr>
            <w:tcW w:w="1822" w:type="dxa"/>
            <w:shd w:val="clear" w:color="auto" w:fill="D9D9D9" w:themeFill="background1" w:themeFillShade="D9"/>
          </w:tcPr>
          <w:p w14:paraId="429FC2D1" w14:textId="75E7F1B9" w:rsidR="00582BDD" w:rsidRDefault="00582BDD" w:rsidP="000D32AF">
            <w:r>
              <w:t>signature</w:t>
            </w:r>
          </w:p>
        </w:tc>
        <w:tc>
          <w:tcPr>
            <w:tcW w:w="1150" w:type="dxa"/>
            <w:shd w:val="clear" w:color="auto" w:fill="D0CECE" w:themeFill="background2" w:themeFillShade="E6"/>
          </w:tcPr>
          <w:p w14:paraId="0601ACE3" w14:textId="65B0C3E6" w:rsidR="00582BDD" w:rsidRDefault="00582BDD" w:rsidP="000D32AF">
            <w:pPr>
              <w:jc w:val="center"/>
            </w:pPr>
            <w:r w:rsidRPr="00582BDD">
              <w:t>44-64</w:t>
            </w:r>
          </w:p>
        </w:tc>
        <w:tc>
          <w:tcPr>
            <w:tcW w:w="4703" w:type="dxa"/>
            <w:shd w:val="clear" w:color="auto" w:fill="D9D9D9" w:themeFill="background1" w:themeFillShade="D9"/>
          </w:tcPr>
          <w:p w14:paraId="09523598" w14:textId="6CEAF848" w:rsidR="00582BDD" w:rsidRPr="000437E4" w:rsidRDefault="00582BDD" w:rsidP="000D32AF">
            <w:pPr>
              <w:jc w:val="center"/>
            </w:pPr>
            <w:r w:rsidRPr="00582BDD">
              <w:t>.{44-64}</w:t>
            </w:r>
          </w:p>
        </w:tc>
        <w:tc>
          <w:tcPr>
            <w:tcW w:w="1392" w:type="dxa"/>
            <w:shd w:val="clear" w:color="auto" w:fill="D9D9D9" w:themeFill="background1" w:themeFillShade="D9"/>
          </w:tcPr>
          <w:p w14:paraId="31DEB361" w14:textId="5E3149A1" w:rsidR="00582BDD" w:rsidRDefault="00582BDD" w:rsidP="000D32AF">
            <w:pPr>
              <w:jc w:val="center"/>
            </w:pPr>
            <w:r>
              <w:t>-</w:t>
            </w:r>
          </w:p>
        </w:tc>
      </w:tr>
      <w:tr w:rsidR="00781B00" w14:paraId="01F26015" w14:textId="77777777" w:rsidTr="005B2E91">
        <w:tc>
          <w:tcPr>
            <w:tcW w:w="1822" w:type="dxa"/>
            <w:shd w:val="clear" w:color="auto" w:fill="D9D9D9" w:themeFill="background1" w:themeFillShade="D9"/>
          </w:tcPr>
          <w:p w14:paraId="5FBB7FE1" w14:textId="77777777" w:rsidR="00781B00" w:rsidRPr="00D4717D" w:rsidRDefault="00781B00" w:rsidP="000D32AF">
            <w:r>
              <w:t>messageId</w:t>
            </w:r>
          </w:p>
        </w:tc>
        <w:tc>
          <w:tcPr>
            <w:tcW w:w="1150" w:type="dxa"/>
            <w:shd w:val="clear" w:color="auto" w:fill="D0CECE" w:themeFill="background2" w:themeFillShade="E6"/>
          </w:tcPr>
          <w:p w14:paraId="3725B999" w14:textId="5EDD7B71" w:rsidR="00781B00" w:rsidRPr="000437E4" w:rsidRDefault="00781B00" w:rsidP="000D32AF">
            <w:pPr>
              <w:jc w:val="center"/>
            </w:pPr>
            <w:r>
              <w:t>3</w:t>
            </w:r>
            <w:r w:rsidR="00120FF6">
              <w:t>6</w:t>
            </w:r>
          </w:p>
        </w:tc>
        <w:tc>
          <w:tcPr>
            <w:tcW w:w="4703" w:type="dxa"/>
            <w:shd w:val="clear" w:color="auto" w:fill="D9D9D9" w:themeFill="background1" w:themeFillShade="D9"/>
          </w:tcPr>
          <w:p w14:paraId="3D4DFAC6" w14:textId="77777777" w:rsidR="00781B00" w:rsidRPr="00D4717D" w:rsidRDefault="00781B00" w:rsidP="000D32AF">
            <w:pPr>
              <w:jc w:val="center"/>
            </w:pPr>
            <w:r w:rsidRPr="000437E4">
              <w:t>[0-9a-fA-F]{8}-([0-9a-fA-F]{4}-){3}[0-9a-fA-F]{12}</w:t>
            </w:r>
          </w:p>
        </w:tc>
        <w:tc>
          <w:tcPr>
            <w:tcW w:w="1392" w:type="dxa"/>
            <w:shd w:val="clear" w:color="auto" w:fill="D9D9D9" w:themeFill="background1" w:themeFillShade="D9"/>
          </w:tcPr>
          <w:p w14:paraId="739A4FC0" w14:textId="77777777" w:rsidR="00781B00" w:rsidRPr="00D4717D" w:rsidRDefault="00781B00" w:rsidP="000D32AF">
            <w:pPr>
              <w:jc w:val="center"/>
            </w:pPr>
            <w:r>
              <w:t>-</w:t>
            </w:r>
          </w:p>
        </w:tc>
      </w:tr>
      <w:tr w:rsidR="00781B00" w14:paraId="45F42DC2" w14:textId="77777777" w:rsidTr="005B2E91">
        <w:tc>
          <w:tcPr>
            <w:tcW w:w="1822" w:type="dxa"/>
            <w:shd w:val="clear" w:color="auto" w:fill="D9D9D9" w:themeFill="background1" w:themeFillShade="D9"/>
          </w:tcPr>
          <w:p w14:paraId="4A5CA553" w14:textId="77777777" w:rsidR="00781B00" w:rsidRDefault="00781B00" w:rsidP="000D32AF">
            <w:r>
              <w:t>correlationId</w:t>
            </w:r>
          </w:p>
        </w:tc>
        <w:tc>
          <w:tcPr>
            <w:tcW w:w="1150" w:type="dxa"/>
            <w:shd w:val="clear" w:color="auto" w:fill="D0CECE" w:themeFill="background2" w:themeFillShade="E6"/>
          </w:tcPr>
          <w:p w14:paraId="5F3F34A0" w14:textId="71D57A23" w:rsidR="00781B00" w:rsidRPr="000437E4" w:rsidRDefault="00781B00" w:rsidP="000D32AF">
            <w:pPr>
              <w:jc w:val="center"/>
            </w:pPr>
            <w:r>
              <w:t>3</w:t>
            </w:r>
            <w:r w:rsidR="00120FF6">
              <w:t>6</w:t>
            </w:r>
          </w:p>
        </w:tc>
        <w:tc>
          <w:tcPr>
            <w:tcW w:w="4703" w:type="dxa"/>
            <w:shd w:val="clear" w:color="auto" w:fill="D9D9D9" w:themeFill="background1" w:themeFillShade="D9"/>
          </w:tcPr>
          <w:p w14:paraId="16D2B5F2" w14:textId="77777777" w:rsidR="00781B00" w:rsidRDefault="00781B00" w:rsidP="000D32AF">
            <w:pPr>
              <w:jc w:val="center"/>
            </w:pPr>
            <w:r w:rsidRPr="000437E4">
              <w:t>[0-9a-fA-F]{8}-([0-9a-fA-F]{4}-){3}[0-9a-fA-F]{12}</w:t>
            </w:r>
          </w:p>
        </w:tc>
        <w:tc>
          <w:tcPr>
            <w:tcW w:w="1392" w:type="dxa"/>
            <w:shd w:val="clear" w:color="auto" w:fill="D9D9D9" w:themeFill="background1" w:themeFillShade="D9"/>
          </w:tcPr>
          <w:p w14:paraId="2C9AB3E5" w14:textId="77777777" w:rsidR="00781B00" w:rsidRDefault="00781B00" w:rsidP="000D32AF">
            <w:pPr>
              <w:jc w:val="center"/>
            </w:pPr>
            <w:r>
              <w:t>-</w:t>
            </w:r>
          </w:p>
        </w:tc>
      </w:tr>
      <w:tr w:rsidR="00781B00" w14:paraId="5FDA209D" w14:textId="77777777" w:rsidTr="005B2E91">
        <w:tc>
          <w:tcPr>
            <w:tcW w:w="1822" w:type="dxa"/>
            <w:shd w:val="clear" w:color="auto" w:fill="D9D9D9" w:themeFill="background1" w:themeFillShade="D9"/>
          </w:tcPr>
          <w:p w14:paraId="438C55F3" w14:textId="77777777" w:rsidR="00781B00" w:rsidRDefault="00781B00" w:rsidP="000D32AF">
            <w:r>
              <w:t>Authorization</w:t>
            </w:r>
          </w:p>
        </w:tc>
        <w:tc>
          <w:tcPr>
            <w:tcW w:w="1150" w:type="dxa"/>
            <w:shd w:val="clear" w:color="auto" w:fill="D0CECE" w:themeFill="background2" w:themeFillShade="E6"/>
          </w:tcPr>
          <w:p w14:paraId="79CA2962" w14:textId="77777777" w:rsidR="00781B00" w:rsidRDefault="00781B00" w:rsidP="000D32AF">
            <w:pPr>
              <w:jc w:val="center"/>
            </w:pPr>
            <w:r>
              <w:t>20</w:t>
            </w:r>
          </w:p>
        </w:tc>
        <w:tc>
          <w:tcPr>
            <w:tcW w:w="4703" w:type="dxa"/>
            <w:shd w:val="clear" w:color="auto" w:fill="D9D9D9" w:themeFill="background1" w:themeFillShade="D9"/>
          </w:tcPr>
          <w:p w14:paraId="5BA29A33" w14:textId="6ABA251F" w:rsidR="00781B00" w:rsidRDefault="00CF0D65" w:rsidP="000D32AF">
            <w:pPr>
              <w:jc w:val="center"/>
            </w:pPr>
            <w:r>
              <w:t>.</w:t>
            </w:r>
            <w:r w:rsidR="00781B00" w:rsidRPr="000437E4">
              <w:t>{</w:t>
            </w:r>
            <w:r w:rsidR="00781B00">
              <w:t>2</w:t>
            </w:r>
            <w:r>
              <w:t>172</w:t>
            </w:r>
            <w:r w:rsidR="00781B00" w:rsidRPr="000437E4">
              <w:t>}</w:t>
            </w:r>
          </w:p>
        </w:tc>
        <w:tc>
          <w:tcPr>
            <w:tcW w:w="1392" w:type="dxa"/>
            <w:shd w:val="clear" w:color="auto" w:fill="D9D9D9" w:themeFill="background1" w:themeFillShade="D9"/>
          </w:tcPr>
          <w:p w14:paraId="08026B46" w14:textId="77777777" w:rsidR="00781B00" w:rsidRDefault="00781B00" w:rsidP="000D32AF">
            <w:pPr>
              <w:jc w:val="center"/>
            </w:pPr>
            <w:r>
              <w:t>-</w:t>
            </w:r>
          </w:p>
        </w:tc>
      </w:tr>
    </w:tbl>
    <w:p w14:paraId="597E62FF" w14:textId="77777777" w:rsidR="00175192" w:rsidRPr="003351D4" w:rsidRDefault="00175192" w:rsidP="00175192"/>
    <w:p w14:paraId="60A8B364" w14:textId="44826A14" w:rsidR="00175192" w:rsidRDefault="00532AD0" w:rsidP="00175192">
      <w:pPr>
        <w:pStyle w:val="Cmsor2"/>
        <w:numPr>
          <w:ilvl w:val="2"/>
          <w:numId w:val="3"/>
        </w:numPr>
        <w:rPr>
          <w:i/>
          <w:iCs/>
          <w:sz w:val="24"/>
          <w:szCs w:val="24"/>
        </w:rPr>
      </w:pPr>
      <w:bookmarkStart w:id="315" w:name="_Toc228879309"/>
      <w:r>
        <w:rPr>
          <w:i/>
          <w:iCs/>
          <w:sz w:val="24"/>
          <w:szCs w:val="24"/>
        </w:rPr>
        <w:t>V</w:t>
      </w:r>
      <w:r w:rsidR="00175192">
        <w:rPr>
          <w:i/>
          <w:iCs/>
          <w:sz w:val="24"/>
          <w:szCs w:val="24"/>
        </w:rPr>
        <w:t>álasz</w:t>
      </w:r>
      <w:r>
        <w:rPr>
          <w:i/>
          <w:iCs/>
          <w:sz w:val="24"/>
          <w:szCs w:val="24"/>
        </w:rPr>
        <w:t xml:space="preserve"> (response)</w:t>
      </w:r>
      <w:bookmarkEnd w:id="315"/>
    </w:p>
    <w:p w14:paraId="42F6EC9A" w14:textId="77777777" w:rsidR="00175192" w:rsidRDefault="00175192" w:rsidP="00175192">
      <w:r>
        <w:t>Az összes válaszüzenet a BaseResponseType típusbból van leszármaztatva.</w:t>
      </w:r>
    </w:p>
    <w:p w14:paraId="15DFB1A8" w14:textId="77777777" w:rsidR="00175192" w:rsidRDefault="00175192" w:rsidP="00175192">
      <w:r>
        <w:t>A BaseResponseType felépítése a következő:</w:t>
      </w:r>
    </w:p>
    <w:tbl>
      <w:tblPr>
        <w:tblStyle w:val="Rcsostblzat"/>
        <w:tblW w:w="0" w:type="auto"/>
        <w:shd w:val="clear" w:color="auto" w:fill="D9D9D9" w:themeFill="background1" w:themeFillShade="D9"/>
        <w:tblLook w:val="04A0" w:firstRow="1" w:lastRow="0" w:firstColumn="1" w:lastColumn="0" w:noHBand="0" w:noVBand="1"/>
      </w:tblPr>
      <w:tblGrid>
        <w:gridCol w:w="2120"/>
        <w:gridCol w:w="1003"/>
        <w:gridCol w:w="832"/>
        <w:gridCol w:w="1143"/>
        <w:gridCol w:w="3967"/>
      </w:tblGrid>
      <w:tr w:rsidR="002041DA" w14:paraId="7FAE1121" w14:textId="77777777" w:rsidTr="00297905">
        <w:tc>
          <w:tcPr>
            <w:tcW w:w="2120" w:type="dxa"/>
            <w:shd w:val="clear" w:color="auto" w:fill="D9D9D9" w:themeFill="background1" w:themeFillShade="D9"/>
          </w:tcPr>
          <w:p w14:paraId="41AF281D" w14:textId="77777777" w:rsidR="002041DA" w:rsidRPr="00B30389" w:rsidRDefault="002041DA" w:rsidP="00F47FAB">
            <w:pPr>
              <w:jc w:val="center"/>
              <w:rPr>
                <w:b/>
                <w:bCs/>
              </w:rPr>
            </w:pPr>
            <w:r w:rsidRPr="00B30389">
              <w:rPr>
                <w:b/>
                <w:bCs/>
              </w:rPr>
              <w:t>név</w:t>
            </w:r>
          </w:p>
        </w:tc>
        <w:tc>
          <w:tcPr>
            <w:tcW w:w="1003" w:type="dxa"/>
            <w:shd w:val="clear" w:color="auto" w:fill="D9D9D9" w:themeFill="background1" w:themeFillShade="D9"/>
          </w:tcPr>
          <w:p w14:paraId="77A2AF35" w14:textId="77777777" w:rsidR="002041DA" w:rsidRPr="00B30389" w:rsidRDefault="002041DA" w:rsidP="00F47FAB">
            <w:pPr>
              <w:jc w:val="center"/>
              <w:rPr>
                <w:b/>
                <w:bCs/>
              </w:rPr>
            </w:pPr>
            <w:r w:rsidRPr="00B30389">
              <w:rPr>
                <w:b/>
                <w:bCs/>
              </w:rPr>
              <w:t>típus</w:t>
            </w:r>
          </w:p>
        </w:tc>
        <w:tc>
          <w:tcPr>
            <w:tcW w:w="832" w:type="dxa"/>
            <w:shd w:val="clear" w:color="auto" w:fill="D9D9D9" w:themeFill="background1" w:themeFillShade="D9"/>
          </w:tcPr>
          <w:p w14:paraId="372879D1" w14:textId="77777777" w:rsidR="002041DA" w:rsidRPr="00B30389" w:rsidRDefault="002041DA" w:rsidP="00F47FAB">
            <w:pPr>
              <w:jc w:val="center"/>
              <w:rPr>
                <w:b/>
                <w:bCs/>
              </w:rPr>
            </w:pPr>
            <w:r w:rsidRPr="00B30389">
              <w:rPr>
                <w:b/>
                <w:bCs/>
              </w:rPr>
              <w:t>hely</w:t>
            </w:r>
          </w:p>
        </w:tc>
        <w:tc>
          <w:tcPr>
            <w:tcW w:w="1143" w:type="dxa"/>
            <w:shd w:val="clear" w:color="auto" w:fill="D9D9D9" w:themeFill="background1" w:themeFillShade="D9"/>
          </w:tcPr>
          <w:p w14:paraId="24C7817E" w14:textId="0B6049D1" w:rsidR="002041DA" w:rsidRPr="00B30389" w:rsidRDefault="002041DA" w:rsidP="002041DA">
            <w:pPr>
              <w:jc w:val="center"/>
              <w:rPr>
                <w:b/>
                <w:bCs/>
              </w:rPr>
            </w:pPr>
            <w:r>
              <w:rPr>
                <w:b/>
                <w:bCs/>
              </w:rPr>
              <w:t>kötelező</w:t>
            </w:r>
          </w:p>
        </w:tc>
        <w:tc>
          <w:tcPr>
            <w:tcW w:w="3967" w:type="dxa"/>
            <w:shd w:val="clear" w:color="auto" w:fill="D9D9D9" w:themeFill="background1" w:themeFillShade="D9"/>
          </w:tcPr>
          <w:p w14:paraId="26D6209E" w14:textId="4B8ABED3" w:rsidR="002041DA" w:rsidRPr="00B30389" w:rsidRDefault="002041DA" w:rsidP="00F47FAB">
            <w:pPr>
              <w:jc w:val="center"/>
              <w:rPr>
                <w:b/>
                <w:bCs/>
              </w:rPr>
            </w:pPr>
            <w:r w:rsidRPr="00B30389">
              <w:rPr>
                <w:b/>
                <w:bCs/>
              </w:rPr>
              <w:t>leírás</w:t>
            </w:r>
          </w:p>
        </w:tc>
      </w:tr>
      <w:tr w:rsidR="002041DA" w14:paraId="541ED701" w14:textId="77777777" w:rsidTr="00297905">
        <w:tc>
          <w:tcPr>
            <w:tcW w:w="2120" w:type="dxa"/>
            <w:shd w:val="clear" w:color="auto" w:fill="D9D9D9" w:themeFill="background1" w:themeFillShade="D9"/>
          </w:tcPr>
          <w:p w14:paraId="53D426FB" w14:textId="77777777" w:rsidR="002041DA" w:rsidRDefault="002041DA" w:rsidP="00F47FAB">
            <w:r>
              <w:t>resultMessage</w:t>
            </w:r>
          </w:p>
        </w:tc>
        <w:tc>
          <w:tcPr>
            <w:tcW w:w="1003" w:type="dxa"/>
            <w:shd w:val="clear" w:color="auto" w:fill="D9D9D9" w:themeFill="background1" w:themeFillShade="D9"/>
          </w:tcPr>
          <w:p w14:paraId="0CE85F1A" w14:textId="77777777" w:rsidR="002041DA" w:rsidRDefault="002041DA" w:rsidP="00F47FAB">
            <w:pPr>
              <w:jc w:val="center"/>
            </w:pPr>
            <w:r>
              <w:t>string</w:t>
            </w:r>
          </w:p>
        </w:tc>
        <w:tc>
          <w:tcPr>
            <w:tcW w:w="832" w:type="dxa"/>
            <w:shd w:val="clear" w:color="auto" w:fill="D9D9D9" w:themeFill="background1" w:themeFillShade="D9"/>
          </w:tcPr>
          <w:p w14:paraId="49951BD9" w14:textId="77777777" w:rsidR="002041DA" w:rsidRDefault="002041DA" w:rsidP="00F47FAB">
            <w:pPr>
              <w:jc w:val="center"/>
            </w:pPr>
            <w:r>
              <w:t>body</w:t>
            </w:r>
          </w:p>
        </w:tc>
        <w:tc>
          <w:tcPr>
            <w:tcW w:w="1143" w:type="dxa"/>
            <w:shd w:val="clear" w:color="auto" w:fill="D9D9D9" w:themeFill="background1" w:themeFillShade="D9"/>
          </w:tcPr>
          <w:p w14:paraId="0FDC6F6F" w14:textId="484676C6" w:rsidR="002041DA" w:rsidRDefault="00DE3EFF" w:rsidP="00297905">
            <w:pPr>
              <w:jc w:val="center"/>
            </w:pPr>
            <w:r>
              <w:t>nem</w:t>
            </w:r>
          </w:p>
        </w:tc>
        <w:tc>
          <w:tcPr>
            <w:tcW w:w="3967" w:type="dxa"/>
            <w:shd w:val="clear" w:color="auto" w:fill="D9D9D9" w:themeFill="background1" w:themeFillShade="D9"/>
          </w:tcPr>
          <w:p w14:paraId="785A1E88" w14:textId="14BF7446" w:rsidR="002041DA" w:rsidRDefault="002041DA" w:rsidP="00F47FAB">
            <w:pPr>
              <w:jc w:val="both"/>
            </w:pPr>
            <w:r>
              <w:t xml:space="preserve">Válaszüzenet. </w:t>
            </w:r>
          </w:p>
          <w:p w14:paraId="74139750" w14:textId="77777777" w:rsidR="002041DA" w:rsidRDefault="002041DA" w:rsidP="00F47FAB">
            <w:pPr>
              <w:jc w:val="both"/>
            </w:pPr>
            <w:r>
              <w:t>A válaszkódhoz kapcsolódó üzenet. A válaszkódok műveletenként, mint enum lettek definiálva.</w:t>
            </w:r>
          </w:p>
          <w:p w14:paraId="34524B48" w14:textId="2B875FB9" w:rsidR="00F96FA4" w:rsidRDefault="00F96FA4" w:rsidP="00F47FAB">
            <w:pPr>
              <w:jc w:val="both"/>
            </w:pPr>
            <w:r w:rsidRPr="000C7A24">
              <w:t>Akkor kitöltött, ha OTHER_ERROR érkezik vissza, ilyenkor itt található</w:t>
            </w:r>
            <w:r>
              <w:t xml:space="preserve"> </w:t>
            </w:r>
            <w:r w:rsidR="00222D19">
              <w:t xml:space="preserve">meg a </w:t>
            </w:r>
            <w:r w:rsidRPr="000C7A24">
              <w:t>tovább</w:t>
            </w:r>
            <w:r w:rsidR="00222D19">
              <w:t>i</w:t>
            </w:r>
            <w:r w:rsidRPr="000C7A24">
              <w:t xml:space="preserve"> információ.</w:t>
            </w:r>
          </w:p>
        </w:tc>
      </w:tr>
    </w:tbl>
    <w:p w14:paraId="5B7F17BC" w14:textId="77777777" w:rsidR="006B2E72" w:rsidRDefault="006B2E72" w:rsidP="002C1EA9">
      <w:pPr>
        <w:jc w:val="both"/>
      </w:pPr>
    </w:p>
    <w:p w14:paraId="6F07F042" w14:textId="2BDE6202" w:rsidR="00E240F3" w:rsidRPr="00175192" w:rsidRDefault="00A02C03" w:rsidP="00175192">
      <w:pPr>
        <w:pStyle w:val="Cmsor2"/>
        <w:numPr>
          <w:ilvl w:val="1"/>
          <w:numId w:val="3"/>
        </w:numPr>
      </w:pPr>
      <w:bookmarkStart w:id="316" w:name="_Toc228879310"/>
      <w:r>
        <w:t xml:space="preserve">Adózói adatlekérdezések </w:t>
      </w:r>
      <w:r w:rsidR="00E240F3" w:rsidRPr="00E240F3">
        <w:t>általános struktúrái</w:t>
      </w:r>
      <w:bookmarkEnd w:id="316"/>
    </w:p>
    <w:p w14:paraId="19637772" w14:textId="75EF35F7" w:rsidR="00FF5E75" w:rsidRDefault="0098156A">
      <w:pPr>
        <w:pStyle w:val="Cmsor2"/>
        <w:numPr>
          <w:ilvl w:val="1"/>
          <w:numId w:val="3"/>
        </w:numPr>
      </w:pPr>
      <w:bookmarkStart w:id="317" w:name="_Toc228879311"/>
      <w:r>
        <w:t>Adózói adatlekérdezések</w:t>
      </w:r>
      <w:r w:rsidR="00945EA8">
        <w:t xml:space="preserve"> interfésze</w:t>
      </w:r>
      <w:bookmarkEnd w:id="317"/>
    </w:p>
    <w:tbl>
      <w:tblPr>
        <w:tblStyle w:val="Rcsostblzat"/>
        <w:tblW w:w="0" w:type="auto"/>
        <w:shd w:val="clear" w:color="auto" w:fill="D9D9D9" w:themeFill="background1" w:themeFillShade="D9"/>
        <w:tblLook w:val="04A0" w:firstRow="1" w:lastRow="0" w:firstColumn="1" w:lastColumn="0" w:noHBand="0" w:noVBand="1"/>
      </w:tblPr>
      <w:tblGrid>
        <w:gridCol w:w="1397"/>
        <w:gridCol w:w="7668"/>
      </w:tblGrid>
      <w:tr w:rsidR="00D04135" w14:paraId="12D49E60" w14:textId="77777777" w:rsidTr="005F769F">
        <w:tc>
          <w:tcPr>
            <w:tcW w:w="1696" w:type="dxa"/>
            <w:shd w:val="clear" w:color="auto" w:fill="D9D9D9" w:themeFill="background1" w:themeFillShade="D9"/>
          </w:tcPr>
          <w:p w14:paraId="06AA9E77" w14:textId="77777777" w:rsidR="008E1FB1" w:rsidRPr="00B30389" w:rsidRDefault="008E1FB1" w:rsidP="00BB7F61">
            <w:pPr>
              <w:rPr>
                <w:b/>
                <w:bCs/>
              </w:rPr>
            </w:pPr>
            <w:r>
              <w:rPr>
                <w:b/>
                <w:bCs/>
              </w:rPr>
              <w:t>interface</w:t>
            </w:r>
          </w:p>
        </w:tc>
        <w:tc>
          <w:tcPr>
            <w:tcW w:w="7369" w:type="dxa"/>
            <w:shd w:val="clear" w:color="auto" w:fill="D9D9D9" w:themeFill="background1" w:themeFillShade="D9"/>
          </w:tcPr>
          <w:p w14:paraId="5A8DF3F3" w14:textId="6C81F932" w:rsidR="008E1FB1" w:rsidRDefault="00156404" w:rsidP="00BB7F61">
            <w:r>
              <w:t>Adozo</w:t>
            </w:r>
            <w:r w:rsidR="0098156A" w:rsidRPr="0098156A">
              <w:t>Service</w:t>
            </w:r>
          </w:p>
        </w:tc>
      </w:tr>
      <w:tr w:rsidR="00D04135" w14:paraId="2259E74D" w14:textId="77777777" w:rsidTr="005F769F">
        <w:tc>
          <w:tcPr>
            <w:tcW w:w="1696" w:type="dxa"/>
            <w:shd w:val="clear" w:color="auto" w:fill="D9D9D9" w:themeFill="background1" w:themeFillShade="D9"/>
          </w:tcPr>
          <w:p w14:paraId="01CC8E56" w14:textId="77777777" w:rsidR="008E1FB1" w:rsidRPr="005F769F" w:rsidRDefault="008E1FB1" w:rsidP="00BB7F61">
            <w:pPr>
              <w:rPr>
                <w:b/>
                <w:bCs/>
                <w:sz w:val="20"/>
                <w:szCs w:val="20"/>
              </w:rPr>
            </w:pPr>
            <w:r w:rsidRPr="005F769F">
              <w:rPr>
                <w:b/>
                <w:bCs/>
                <w:sz w:val="20"/>
                <w:szCs w:val="20"/>
              </w:rPr>
              <w:t>műveletek</w:t>
            </w:r>
          </w:p>
        </w:tc>
        <w:tc>
          <w:tcPr>
            <w:tcW w:w="7369" w:type="dxa"/>
            <w:shd w:val="clear" w:color="auto" w:fill="D9D9D9" w:themeFill="background1" w:themeFillShade="D9"/>
          </w:tcPr>
          <w:p w14:paraId="7B5A544E" w14:textId="77777777" w:rsidR="00156404" w:rsidRDefault="00156404" w:rsidP="00BB7F61">
            <w:r w:rsidRPr="00156404">
              <w:t xml:space="preserve">getOsszesitettAdoszamla </w:t>
            </w:r>
          </w:p>
          <w:p w14:paraId="303BB70B" w14:textId="77777777" w:rsidR="00156404" w:rsidRDefault="00156404" w:rsidP="00BB7F61">
            <w:r w:rsidRPr="00156404">
              <w:lastRenderedPageBreak/>
              <w:t xml:space="preserve">getTetelesAdoszamla </w:t>
            </w:r>
          </w:p>
          <w:p w14:paraId="4F285CB9" w14:textId="77777777" w:rsidR="00156404" w:rsidRDefault="00156404" w:rsidP="00BB7F61">
            <w:r w:rsidRPr="00156404">
              <w:t xml:space="preserve">getKoztartozasEgyenleg </w:t>
            </w:r>
          </w:p>
          <w:p w14:paraId="3436B4D8" w14:textId="77777777" w:rsidR="00156404" w:rsidRDefault="00156404" w:rsidP="00BB7F61">
            <w:r w:rsidRPr="00156404">
              <w:t xml:space="preserve">getHianyzoBevallas </w:t>
            </w:r>
          </w:p>
          <w:p w14:paraId="65748AD4" w14:textId="77777777" w:rsidR="00156404" w:rsidRDefault="00156404" w:rsidP="00BB7F61">
            <w:r w:rsidRPr="00156404">
              <w:t xml:space="preserve">getBiztositottiJogviszonyFoglalkoztatoAdat </w:t>
            </w:r>
          </w:p>
          <w:p w14:paraId="1F7D3B55" w14:textId="62BC36BC" w:rsidR="0098156A" w:rsidRDefault="00156404" w:rsidP="00BB7F61">
            <w:r w:rsidRPr="00156404">
              <w:t>getBiztositottiJogviszonyFoglalkoztatoAdatStatusz</w:t>
            </w:r>
          </w:p>
        </w:tc>
      </w:tr>
      <w:tr w:rsidR="00D04135" w14:paraId="3078E275" w14:textId="77777777" w:rsidTr="001E472F">
        <w:trPr>
          <w:trHeight w:val="327"/>
        </w:trPr>
        <w:tc>
          <w:tcPr>
            <w:tcW w:w="1696" w:type="dxa"/>
            <w:shd w:val="clear" w:color="auto" w:fill="D9D9D9" w:themeFill="background1" w:themeFillShade="D9"/>
          </w:tcPr>
          <w:p w14:paraId="6E0B4106" w14:textId="77777777" w:rsidR="008E1FB1" w:rsidRPr="00B30389" w:rsidRDefault="008E1FB1" w:rsidP="00BB7F61">
            <w:pPr>
              <w:rPr>
                <w:b/>
                <w:bCs/>
              </w:rPr>
            </w:pPr>
            <w:r>
              <w:rPr>
                <w:b/>
                <w:bCs/>
              </w:rPr>
              <w:lastRenderedPageBreak/>
              <w:t>OpenAPI</w:t>
            </w:r>
          </w:p>
        </w:tc>
        <w:tc>
          <w:tcPr>
            <w:tcW w:w="7369" w:type="dxa"/>
            <w:shd w:val="clear" w:color="auto" w:fill="D9D9D9" w:themeFill="background1" w:themeFillShade="D9"/>
          </w:tcPr>
          <w:p w14:paraId="40CA6B08" w14:textId="46EB2C73" w:rsidR="008E1FB1" w:rsidRDefault="009A2EE0" w:rsidP="00BB7F61">
            <w:hyperlink r:id="rId13" w:anchor="/AdozoService" w:history="1">
              <w:r w:rsidRPr="001E2F18">
                <w:rPr>
                  <w:rStyle w:val="Hiperhivatkozs"/>
                </w:rPr>
                <w:t>https://app.swaggerhub.com/apis/NAVGOVHU/</w:t>
              </w:r>
              <w:r w:rsidR="00CD55F2">
                <w:rPr>
                  <w:rStyle w:val="Hiperhivatkozs"/>
                </w:rPr>
                <w:t>NavM2mAdozo</w:t>
              </w:r>
              <w:r w:rsidRPr="001E2F18">
                <w:rPr>
                  <w:rStyle w:val="Hiperhivatkozs"/>
                </w:rPr>
                <w:t>/1.0#/AdozoService</w:t>
              </w:r>
            </w:hyperlink>
          </w:p>
        </w:tc>
      </w:tr>
      <w:tr w:rsidR="00D04135" w14:paraId="6A2D352F" w14:textId="77777777" w:rsidTr="005F769F">
        <w:tc>
          <w:tcPr>
            <w:tcW w:w="1696" w:type="dxa"/>
            <w:shd w:val="clear" w:color="auto" w:fill="D9D9D9" w:themeFill="background1" w:themeFillShade="D9"/>
          </w:tcPr>
          <w:p w14:paraId="28946019" w14:textId="77777777" w:rsidR="008E1FB1" w:rsidRPr="00B30389" w:rsidRDefault="008E1FB1" w:rsidP="00BB7F61">
            <w:pPr>
              <w:rPr>
                <w:b/>
                <w:bCs/>
              </w:rPr>
            </w:pPr>
            <w:r w:rsidRPr="00B30389">
              <w:rPr>
                <w:b/>
                <w:bCs/>
              </w:rPr>
              <w:t>leírás</w:t>
            </w:r>
          </w:p>
        </w:tc>
        <w:tc>
          <w:tcPr>
            <w:tcW w:w="7369" w:type="dxa"/>
            <w:shd w:val="clear" w:color="auto" w:fill="D9D9D9" w:themeFill="background1" w:themeFillShade="D9"/>
          </w:tcPr>
          <w:p w14:paraId="5F375E65" w14:textId="724646BD" w:rsidR="008E1FB1" w:rsidRDefault="00683947" w:rsidP="00BB7F61">
            <w:r>
              <w:t>Adózói adatok l</w:t>
            </w:r>
            <w:r w:rsidR="00BE035A">
              <w:t>e</w:t>
            </w:r>
            <w:r>
              <w:t>kérdezését</w:t>
            </w:r>
            <w:r w:rsidR="008E1FB1">
              <w:t xml:space="preserve"> támogató interfész</w:t>
            </w:r>
          </w:p>
        </w:tc>
      </w:tr>
    </w:tbl>
    <w:p w14:paraId="23CCE645" w14:textId="77777777" w:rsidR="008E1FB1" w:rsidRPr="008E1FB1" w:rsidRDefault="008E1FB1" w:rsidP="008E1FB1"/>
    <w:p w14:paraId="525A179C" w14:textId="13A8C59E" w:rsidR="003B618D" w:rsidRPr="003B618D" w:rsidRDefault="003542DD">
      <w:pPr>
        <w:pStyle w:val="Cmsor2"/>
        <w:numPr>
          <w:ilvl w:val="2"/>
          <w:numId w:val="3"/>
        </w:numPr>
        <w:rPr>
          <w:i/>
          <w:iCs/>
          <w:sz w:val="24"/>
          <w:szCs w:val="24"/>
        </w:rPr>
      </w:pPr>
      <w:bookmarkStart w:id="318" w:name="_Toc228879312"/>
      <w:r>
        <w:rPr>
          <w:i/>
          <w:iCs/>
          <w:sz w:val="24"/>
          <w:szCs w:val="24"/>
        </w:rPr>
        <w:t>Összesített adószámla lekérdezés</w:t>
      </w:r>
      <w:r w:rsidR="00945EA8">
        <w:rPr>
          <w:i/>
          <w:iCs/>
          <w:sz w:val="24"/>
          <w:szCs w:val="24"/>
        </w:rPr>
        <w:t xml:space="preserve"> művelet</w:t>
      </w:r>
      <w:bookmarkEnd w:id="318"/>
    </w:p>
    <w:p w14:paraId="70F5DE40" w14:textId="77777777" w:rsidR="003D3372" w:rsidRPr="00D4717D" w:rsidRDefault="003D3372" w:rsidP="00D4717D">
      <w:pPr>
        <w:rPr>
          <w:b/>
          <w:bCs/>
          <w:u w:val="single"/>
        </w:rPr>
      </w:pPr>
      <w:r w:rsidRPr="00D4717D">
        <w:rPr>
          <w:b/>
          <w:bCs/>
          <w:u w:val="single"/>
        </w:rPr>
        <w:t>Tulajdonságok:</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1555"/>
        <w:gridCol w:w="7510"/>
      </w:tblGrid>
      <w:tr w:rsidR="003D3372" w14:paraId="5C141DA2" w14:textId="77777777" w:rsidTr="00B20B98">
        <w:tc>
          <w:tcPr>
            <w:tcW w:w="1555" w:type="dxa"/>
            <w:shd w:val="clear" w:color="auto" w:fill="D9D9D9" w:themeFill="background1" w:themeFillShade="D9"/>
          </w:tcPr>
          <w:p w14:paraId="235C3A28" w14:textId="77777777" w:rsidR="003D3372" w:rsidRPr="00B30389" w:rsidRDefault="003D3372" w:rsidP="00BB7F61">
            <w:pPr>
              <w:rPr>
                <w:b/>
                <w:bCs/>
              </w:rPr>
            </w:pPr>
            <w:r w:rsidRPr="00B30389">
              <w:rPr>
                <w:b/>
                <w:bCs/>
              </w:rPr>
              <w:t>művelet</w:t>
            </w:r>
          </w:p>
        </w:tc>
        <w:tc>
          <w:tcPr>
            <w:tcW w:w="7510" w:type="dxa"/>
            <w:shd w:val="clear" w:color="auto" w:fill="D9D9D9" w:themeFill="background1" w:themeFillShade="D9"/>
          </w:tcPr>
          <w:p w14:paraId="242FE294" w14:textId="62B2665F" w:rsidR="003D3372" w:rsidRDefault="002A69AE" w:rsidP="00BB7F61">
            <w:r w:rsidRPr="00156404">
              <w:t xml:space="preserve">getOsszesitettAdoszamla </w:t>
            </w:r>
          </w:p>
        </w:tc>
      </w:tr>
      <w:tr w:rsidR="003D3372" w14:paraId="24C760E2" w14:textId="77777777" w:rsidTr="00B20B98">
        <w:tc>
          <w:tcPr>
            <w:tcW w:w="1555" w:type="dxa"/>
            <w:shd w:val="clear" w:color="auto" w:fill="D9D9D9" w:themeFill="background1" w:themeFillShade="D9"/>
          </w:tcPr>
          <w:p w14:paraId="0AC1AFD7" w14:textId="77777777" w:rsidR="003D3372" w:rsidRPr="00B30389" w:rsidRDefault="003D3372" w:rsidP="00BB7F61">
            <w:pPr>
              <w:rPr>
                <w:b/>
                <w:bCs/>
              </w:rPr>
            </w:pPr>
            <w:r w:rsidRPr="00B30389">
              <w:rPr>
                <w:b/>
                <w:bCs/>
              </w:rPr>
              <w:t>művelettípus</w:t>
            </w:r>
          </w:p>
        </w:tc>
        <w:tc>
          <w:tcPr>
            <w:tcW w:w="7510" w:type="dxa"/>
            <w:shd w:val="clear" w:color="auto" w:fill="D9D9D9" w:themeFill="background1" w:themeFillShade="D9"/>
          </w:tcPr>
          <w:p w14:paraId="4383725E" w14:textId="6D71180D" w:rsidR="003D3372" w:rsidRDefault="003542DD" w:rsidP="00BB7F61">
            <w:r>
              <w:t>GET</w:t>
            </w:r>
          </w:p>
        </w:tc>
      </w:tr>
      <w:tr w:rsidR="003D3372" w14:paraId="03537833" w14:textId="77777777" w:rsidTr="00B20B98">
        <w:tc>
          <w:tcPr>
            <w:tcW w:w="1555" w:type="dxa"/>
            <w:shd w:val="clear" w:color="auto" w:fill="D9D9D9" w:themeFill="background1" w:themeFillShade="D9"/>
          </w:tcPr>
          <w:p w14:paraId="0FDC84B0" w14:textId="77777777" w:rsidR="003D3372" w:rsidRPr="00B30389" w:rsidRDefault="003D3372" w:rsidP="00BB7F61">
            <w:pPr>
              <w:rPr>
                <w:b/>
                <w:bCs/>
              </w:rPr>
            </w:pPr>
            <w:r w:rsidRPr="00B30389">
              <w:rPr>
                <w:b/>
                <w:bCs/>
              </w:rPr>
              <w:t>path</w:t>
            </w:r>
          </w:p>
        </w:tc>
        <w:tc>
          <w:tcPr>
            <w:tcW w:w="7510" w:type="dxa"/>
            <w:shd w:val="clear" w:color="auto" w:fill="D9D9D9" w:themeFill="background1" w:themeFillShade="D9"/>
          </w:tcPr>
          <w:p w14:paraId="19DB0B76" w14:textId="21B0D977" w:rsidR="003D3372" w:rsidRDefault="003542DD" w:rsidP="00BB7F61">
            <w:r w:rsidRPr="003542DD">
              <w:t>/NavM2m</w:t>
            </w:r>
            <w:r w:rsidR="002A69AE">
              <w:t>Adozo</w:t>
            </w:r>
            <w:r w:rsidRPr="003542DD">
              <w:t>/</w:t>
            </w:r>
            <w:r w:rsidR="002A69AE">
              <w:t>adozo</w:t>
            </w:r>
            <w:r w:rsidRPr="003542DD">
              <w:t>Service/</w:t>
            </w:r>
            <w:r w:rsidR="002A69AE" w:rsidRPr="00156404">
              <w:t>OsszesitettAdoszamla</w:t>
            </w:r>
          </w:p>
        </w:tc>
      </w:tr>
      <w:tr w:rsidR="003D3372" w14:paraId="544E872A" w14:textId="77777777" w:rsidTr="00B20B98">
        <w:tc>
          <w:tcPr>
            <w:tcW w:w="1555" w:type="dxa"/>
            <w:shd w:val="clear" w:color="auto" w:fill="D9D9D9" w:themeFill="background1" w:themeFillShade="D9"/>
          </w:tcPr>
          <w:p w14:paraId="3436F732" w14:textId="77777777" w:rsidR="003D3372" w:rsidRPr="00B30389" w:rsidRDefault="003D3372" w:rsidP="00BB7F61">
            <w:pPr>
              <w:rPr>
                <w:b/>
                <w:bCs/>
              </w:rPr>
            </w:pPr>
            <w:r>
              <w:rPr>
                <w:b/>
                <w:bCs/>
              </w:rPr>
              <w:t>OpenAPI</w:t>
            </w:r>
          </w:p>
        </w:tc>
        <w:tc>
          <w:tcPr>
            <w:tcW w:w="7510" w:type="dxa"/>
            <w:shd w:val="clear" w:color="auto" w:fill="D9D9D9" w:themeFill="background1" w:themeFillShade="D9"/>
          </w:tcPr>
          <w:p w14:paraId="3BB61B9F" w14:textId="6375189B" w:rsidR="003D3372" w:rsidRPr="00D42669" w:rsidRDefault="002A69AE" w:rsidP="00BB7F61">
            <w:hyperlink r:id="rId14" w:anchor="/AdozoService/getOsszesitettAdoszamla" w:history="1">
              <w:r w:rsidRPr="001E2F18">
                <w:rPr>
                  <w:rStyle w:val="Hiperhivatkozs"/>
                </w:rPr>
                <w:t>https://app.swaggerhub.com/apis//NAVGOVHU/</w:t>
              </w:r>
              <w:r w:rsidR="00CD55F2">
                <w:rPr>
                  <w:rStyle w:val="Hiperhivatkozs"/>
                </w:rPr>
                <w:t>NavM2mAdozo</w:t>
              </w:r>
              <w:r w:rsidRPr="001E2F18">
                <w:rPr>
                  <w:rStyle w:val="Hiperhivatkozs"/>
                </w:rPr>
                <w:t xml:space="preserve">/1.0#/AdozoService/getOsszesitettAdoszamla </w:t>
              </w:r>
            </w:hyperlink>
          </w:p>
        </w:tc>
      </w:tr>
      <w:tr w:rsidR="003D3372" w14:paraId="09042734" w14:textId="77777777" w:rsidTr="00B20B98">
        <w:tc>
          <w:tcPr>
            <w:tcW w:w="1555" w:type="dxa"/>
            <w:shd w:val="clear" w:color="auto" w:fill="D9D9D9" w:themeFill="background1" w:themeFillShade="D9"/>
          </w:tcPr>
          <w:p w14:paraId="63A43F61" w14:textId="77777777" w:rsidR="003D3372" w:rsidRPr="00B30389" w:rsidRDefault="003D3372" w:rsidP="00BB7F61">
            <w:pPr>
              <w:rPr>
                <w:b/>
                <w:bCs/>
              </w:rPr>
            </w:pPr>
            <w:r w:rsidRPr="00B30389">
              <w:rPr>
                <w:b/>
                <w:bCs/>
              </w:rPr>
              <w:t>leírás</w:t>
            </w:r>
          </w:p>
        </w:tc>
        <w:tc>
          <w:tcPr>
            <w:tcW w:w="7510" w:type="dxa"/>
            <w:shd w:val="clear" w:color="auto" w:fill="D9D9D9" w:themeFill="background1" w:themeFillShade="D9"/>
          </w:tcPr>
          <w:p w14:paraId="2F20665F" w14:textId="1229579B" w:rsidR="003D3372" w:rsidRPr="00D4717D" w:rsidRDefault="00500C3D" w:rsidP="002506E9">
            <w:pPr>
              <w:autoSpaceDE w:val="0"/>
              <w:autoSpaceDN w:val="0"/>
              <w:adjustRightInd w:val="0"/>
              <w:spacing w:after="80"/>
              <w:jc w:val="both"/>
              <w:rPr>
                <w:rFonts w:eastAsiaTheme="minorEastAsia"/>
                <w:color w:val="auto"/>
                <w:sz w:val="20"/>
                <w:szCs w:val="20"/>
              </w:rPr>
            </w:pPr>
            <w:r>
              <w:rPr>
                <w:rFonts w:eastAsiaTheme="minorEastAsia"/>
                <w:color w:val="auto"/>
                <w:sz w:val="20"/>
                <w:szCs w:val="20"/>
              </w:rPr>
              <w:t>Összesített adószámla adatok</w:t>
            </w:r>
            <w:r w:rsidR="00D4717D" w:rsidRPr="00D4717D">
              <w:rPr>
                <w:rFonts w:eastAsiaTheme="minorEastAsia"/>
                <w:color w:val="auto"/>
                <w:sz w:val="20"/>
                <w:szCs w:val="20"/>
              </w:rPr>
              <w:t xml:space="preserve"> </w:t>
            </w:r>
            <w:r w:rsidR="006969C4">
              <w:rPr>
                <w:rFonts w:eastAsiaTheme="minorEastAsia"/>
                <w:color w:val="auto"/>
                <w:sz w:val="20"/>
                <w:szCs w:val="20"/>
              </w:rPr>
              <w:t xml:space="preserve">lekérdezését </w:t>
            </w:r>
            <w:r w:rsidR="00D4717D" w:rsidRPr="00D4717D">
              <w:rPr>
                <w:rFonts w:eastAsiaTheme="minorEastAsia"/>
                <w:color w:val="auto"/>
                <w:sz w:val="20"/>
                <w:szCs w:val="20"/>
              </w:rPr>
              <w:t xml:space="preserve">biztosító művelet. </w:t>
            </w:r>
            <w:r w:rsidR="008C74E1">
              <w:rPr>
                <w:rFonts w:eastAsiaTheme="minorEastAsia"/>
                <w:color w:val="auto"/>
                <w:sz w:val="20"/>
                <w:szCs w:val="20"/>
              </w:rPr>
              <w:t xml:space="preserve">Visszaadja </w:t>
            </w:r>
            <w:r w:rsidR="00BE035A">
              <w:rPr>
                <w:rFonts w:eastAsiaTheme="minorEastAsia"/>
                <w:color w:val="auto"/>
                <w:sz w:val="20"/>
                <w:szCs w:val="20"/>
              </w:rPr>
              <w:t>a</w:t>
            </w:r>
            <w:r w:rsidR="008C74E1">
              <w:rPr>
                <w:rFonts w:eastAsiaTheme="minorEastAsia"/>
                <w:color w:val="auto"/>
                <w:sz w:val="20"/>
                <w:szCs w:val="20"/>
              </w:rPr>
              <w:t xml:space="preserve"> képviselő</w:t>
            </w:r>
            <w:r w:rsidR="00BE035A">
              <w:rPr>
                <w:rFonts w:eastAsiaTheme="minorEastAsia"/>
                <w:color w:val="auto"/>
                <w:sz w:val="20"/>
                <w:szCs w:val="20"/>
              </w:rPr>
              <w:t xml:space="preserve"> egy képviseltjének összesített adószámla adatait.</w:t>
            </w:r>
          </w:p>
        </w:tc>
      </w:tr>
    </w:tbl>
    <w:p w14:paraId="7F609D73" w14:textId="77777777" w:rsidR="003D3372" w:rsidRDefault="003D3372" w:rsidP="00D4717D"/>
    <w:p w14:paraId="38854162" w14:textId="77777777" w:rsidR="003D3372" w:rsidRDefault="003D3372" w:rsidP="00D4717D">
      <w:pPr>
        <w:rPr>
          <w:b/>
          <w:bCs/>
          <w:u w:val="single"/>
        </w:rPr>
      </w:pPr>
      <w:r w:rsidRPr="00D4717D">
        <w:rPr>
          <w:b/>
          <w:bCs/>
          <w:u w:val="single"/>
        </w:rPr>
        <w:t>Bemenő paraméterek:</w:t>
      </w:r>
    </w:p>
    <w:p w14:paraId="3CA67E40" w14:textId="77777777" w:rsidR="00E43EA3" w:rsidRDefault="00E43EA3" w:rsidP="00E43EA3">
      <w:r>
        <w:t xml:space="preserve">A </w:t>
      </w:r>
      <w:r w:rsidRPr="000244A0">
        <w:t>6.1.1 fejezet</w:t>
      </w:r>
      <w:r>
        <w:t>ben szereplő általános adózói adat lekérdezésen felül a következő paraméterek:</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1555"/>
        <w:gridCol w:w="1134"/>
        <w:gridCol w:w="992"/>
        <w:gridCol w:w="1134"/>
        <w:gridCol w:w="4250"/>
      </w:tblGrid>
      <w:tr w:rsidR="00E43EA3" w14:paraId="225EDFB2" w14:textId="77777777" w:rsidTr="00C5150E">
        <w:tc>
          <w:tcPr>
            <w:tcW w:w="1555" w:type="dxa"/>
            <w:shd w:val="clear" w:color="auto" w:fill="D9D9D9" w:themeFill="background1" w:themeFillShade="D9"/>
          </w:tcPr>
          <w:p w14:paraId="5A4626C1" w14:textId="77777777" w:rsidR="00E43EA3" w:rsidRPr="00B30389" w:rsidRDefault="00E43EA3" w:rsidP="00C5150E">
            <w:pPr>
              <w:jc w:val="center"/>
              <w:rPr>
                <w:b/>
                <w:bCs/>
              </w:rPr>
            </w:pPr>
            <w:r w:rsidRPr="00B30389">
              <w:rPr>
                <w:b/>
                <w:bCs/>
              </w:rPr>
              <w:t>név</w:t>
            </w:r>
          </w:p>
        </w:tc>
        <w:tc>
          <w:tcPr>
            <w:tcW w:w="1134" w:type="dxa"/>
            <w:shd w:val="clear" w:color="auto" w:fill="D9D9D9" w:themeFill="background1" w:themeFillShade="D9"/>
          </w:tcPr>
          <w:p w14:paraId="50499B38" w14:textId="77777777" w:rsidR="00E43EA3" w:rsidRPr="00B30389" w:rsidRDefault="00E43EA3" w:rsidP="00C5150E">
            <w:pPr>
              <w:jc w:val="center"/>
              <w:rPr>
                <w:b/>
                <w:bCs/>
              </w:rPr>
            </w:pPr>
            <w:r w:rsidRPr="00B30389">
              <w:rPr>
                <w:b/>
                <w:bCs/>
              </w:rPr>
              <w:t>típus</w:t>
            </w:r>
          </w:p>
        </w:tc>
        <w:tc>
          <w:tcPr>
            <w:tcW w:w="992" w:type="dxa"/>
            <w:shd w:val="clear" w:color="auto" w:fill="D9D9D9" w:themeFill="background1" w:themeFillShade="D9"/>
          </w:tcPr>
          <w:p w14:paraId="32D49CC5" w14:textId="77777777" w:rsidR="00E43EA3" w:rsidRPr="00B30389" w:rsidRDefault="00E43EA3" w:rsidP="00C5150E">
            <w:pPr>
              <w:jc w:val="center"/>
              <w:rPr>
                <w:b/>
                <w:bCs/>
              </w:rPr>
            </w:pPr>
            <w:r w:rsidRPr="00B30389">
              <w:rPr>
                <w:b/>
                <w:bCs/>
              </w:rPr>
              <w:t>hely</w:t>
            </w:r>
          </w:p>
        </w:tc>
        <w:tc>
          <w:tcPr>
            <w:tcW w:w="1134" w:type="dxa"/>
            <w:shd w:val="clear" w:color="auto" w:fill="D9D9D9" w:themeFill="background1" w:themeFillShade="D9"/>
          </w:tcPr>
          <w:p w14:paraId="218EFAD9" w14:textId="77777777" w:rsidR="00E43EA3" w:rsidRPr="00B30389" w:rsidRDefault="00E43EA3" w:rsidP="00C5150E">
            <w:pPr>
              <w:jc w:val="center"/>
              <w:rPr>
                <w:b/>
                <w:bCs/>
              </w:rPr>
            </w:pPr>
            <w:r>
              <w:rPr>
                <w:b/>
                <w:bCs/>
              </w:rPr>
              <w:t>kötelező</w:t>
            </w:r>
          </w:p>
        </w:tc>
        <w:tc>
          <w:tcPr>
            <w:tcW w:w="4250" w:type="dxa"/>
            <w:shd w:val="clear" w:color="auto" w:fill="D9D9D9" w:themeFill="background1" w:themeFillShade="D9"/>
          </w:tcPr>
          <w:p w14:paraId="053A230A" w14:textId="77777777" w:rsidR="00E43EA3" w:rsidRPr="00B30389" w:rsidRDefault="00E43EA3" w:rsidP="00C5150E">
            <w:pPr>
              <w:jc w:val="center"/>
              <w:rPr>
                <w:b/>
                <w:bCs/>
              </w:rPr>
            </w:pPr>
            <w:r w:rsidRPr="00B30389">
              <w:rPr>
                <w:b/>
                <w:bCs/>
              </w:rPr>
              <w:t>leírás</w:t>
            </w:r>
          </w:p>
        </w:tc>
      </w:tr>
      <w:tr w:rsidR="00E43EA3" w14:paraId="41964F83" w14:textId="77777777" w:rsidTr="00C5150E">
        <w:tc>
          <w:tcPr>
            <w:tcW w:w="1555" w:type="dxa"/>
            <w:shd w:val="clear" w:color="auto" w:fill="D9D9D9" w:themeFill="background1" w:themeFillShade="D9"/>
          </w:tcPr>
          <w:p w14:paraId="2CB877D2" w14:textId="77777777" w:rsidR="00E43EA3" w:rsidRDefault="00E43EA3" w:rsidP="00C5150E">
            <w:r w:rsidRPr="002A4B43">
              <w:t>idoszakVege</w:t>
            </w:r>
          </w:p>
        </w:tc>
        <w:tc>
          <w:tcPr>
            <w:tcW w:w="1134" w:type="dxa"/>
            <w:shd w:val="clear" w:color="auto" w:fill="D9D9D9" w:themeFill="background1" w:themeFillShade="D9"/>
          </w:tcPr>
          <w:p w14:paraId="3BD98A0E" w14:textId="77777777" w:rsidR="00E43EA3" w:rsidRDefault="00E43EA3" w:rsidP="00C5150E">
            <w:pPr>
              <w:jc w:val="center"/>
            </w:pPr>
            <w:r>
              <w:t>date</w:t>
            </w:r>
          </w:p>
        </w:tc>
        <w:tc>
          <w:tcPr>
            <w:tcW w:w="992" w:type="dxa"/>
            <w:shd w:val="clear" w:color="auto" w:fill="D9D9D9" w:themeFill="background1" w:themeFillShade="D9"/>
          </w:tcPr>
          <w:p w14:paraId="239221F7" w14:textId="77777777" w:rsidR="00E43EA3" w:rsidRDefault="00E43EA3" w:rsidP="00C5150E">
            <w:pPr>
              <w:jc w:val="center"/>
            </w:pPr>
            <w:r>
              <w:t>query</w:t>
            </w:r>
          </w:p>
        </w:tc>
        <w:tc>
          <w:tcPr>
            <w:tcW w:w="1134" w:type="dxa"/>
            <w:shd w:val="clear" w:color="auto" w:fill="D9D9D9" w:themeFill="background1" w:themeFillShade="D9"/>
          </w:tcPr>
          <w:p w14:paraId="382DC345" w14:textId="171B164D" w:rsidR="00E43EA3" w:rsidRDefault="00E43EA3" w:rsidP="00C5150E">
            <w:pPr>
              <w:jc w:val="center"/>
            </w:pPr>
            <w:r>
              <w:t>nem</w:t>
            </w:r>
          </w:p>
        </w:tc>
        <w:tc>
          <w:tcPr>
            <w:tcW w:w="4250" w:type="dxa"/>
            <w:shd w:val="clear" w:color="auto" w:fill="D9D9D9" w:themeFill="background1" w:themeFillShade="D9"/>
          </w:tcPr>
          <w:p w14:paraId="4EA8ECEE" w14:textId="61F789E1" w:rsidR="00E43EA3" w:rsidRDefault="00E43EA3" w:rsidP="00C5150E">
            <w:r w:rsidRPr="00E43EA3">
              <w:t>Amennyiben nincs megadva időszak az aktuális adatok lesznek lekérdezve. Ha meg van adva, akkor a megadott dátumra</w:t>
            </w:r>
            <w:r>
              <w:t xml:space="preserve"> történik a lekérdezés</w:t>
            </w:r>
            <w:r w:rsidRPr="00E43EA3">
              <w:t>.</w:t>
            </w:r>
          </w:p>
        </w:tc>
      </w:tr>
    </w:tbl>
    <w:p w14:paraId="6CE3E26C" w14:textId="3E752164" w:rsidR="00365919" w:rsidRDefault="00365919" w:rsidP="003D3372"/>
    <w:p w14:paraId="11C08BBC" w14:textId="0C9BC5EC" w:rsidR="00C912E9" w:rsidRPr="007D1C33" w:rsidRDefault="00C912E9" w:rsidP="003D3372">
      <w:pPr>
        <w:rPr>
          <w:b/>
          <w:bCs/>
          <w:u w:val="single"/>
        </w:rPr>
      </w:pPr>
      <w:r w:rsidRPr="007523CD">
        <w:rPr>
          <w:b/>
          <w:bCs/>
          <w:u w:val="single"/>
        </w:rPr>
        <w:t>Válasz:</w:t>
      </w:r>
    </w:p>
    <w:p w14:paraId="3AF64A5C" w14:textId="004A8913" w:rsidR="005C6A4A" w:rsidRDefault="005C6A4A" w:rsidP="005C6A4A">
      <w:r>
        <w:t xml:space="preserve">A </w:t>
      </w:r>
      <w:r w:rsidR="00500C3D">
        <w:t>G</w:t>
      </w:r>
      <w:r w:rsidR="00500C3D" w:rsidRPr="0098156A">
        <w:t>et</w:t>
      </w:r>
      <w:r w:rsidR="00220684" w:rsidRPr="00156404">
        <w:t>OsszesitettAdoszamla</w:t>
      </w:r>
      <w:r w:rsidR="00500C3D">
        <w:t>Response</w:t>
      </w:r>
      <w:r w:rsidRPr="00B30389">
        <w:t>Ty</w:t>
      </w:r>
      <w:r w:rsidR="00500C3D">
        <w:t>pe</w:t>
      </w:r>
      <w:r>
        <w:t xml:space="preserv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137"/>
        <w:gridCol w:w="3043"/>
        <w:gridCol w:w="1100"/>
        <w:gridCol w:w="2787"/>
      </w:tblGrid>
      <w:tr w:rsidR="005C6A4A" w14:paraId="4A578DD3" w14:textId="77777777" w:rsidTr="00AE2173">
        <w:tc>
          <w:tcPr>
            <w:tcW w:w="2137" w:type="dxa"/>
            <w:shd w:val="clear" w:color="auto" w:fill="D9D9D9" w:themeFill="background1" w:themeFillShade="D9"/>
          </w:tcPr>
          <w:p w14:paraId="158F6D84" w14:textId="77777777" w:rsidR="005C6A4A" w:rsidRPr="00B30389" w:rsidRDefault="005C6A4A" w:rsidP="0030097C">
            <w:pPr>
              <w:jc w:val="center"/>
              <w:rPr>
                <w:b/>
                <w:bCs/>
              </w:rPr>
            </w:pPr>
            <w:r w:rsidRPr="00B30389">
              <w:rPr>
                <w:b/>
                <w:bCs/>
              </w:rPr>
              <w:t>név</w:t>
            </w:r>
          </w:p>
        </w:tc>
        <w:tc>
          <w:tcPr>
            <w:tcW w:w="3043" w:type="dxa"/>
            <w:shd w:val="clear" w:color="auto" w:fill="D9D9D9" w:themeFill="background1" w:themeFillShade="D9"/>
          </w:tcPr>
          <w:p w14:paraId="3A690D03" w14:textId="77777777" w:rsidR="005C6A4A" w:rsidRPr="00B30389" w:rsidRDefault="005C6A4A" w:rsidP="0030097C">
            <w:pPr>
              <w:jc w:val="center"/>
              <w:rPr>
                <w:b/>
                <w:bCs/>
              </w:rPr>
            </w:pPr>
            <w:r w:rsidRPr="00B30389">
              <w:rPr>
                <w:b/>
                <w:bCs/>
              </w:rPr>
              <w:t>típus</w:t>
            </w:r>
          </w:p>
        </w:tc>
        <w:tc>
          <w:tcPr>
            <w:tcW w:w="1100" w:type="dxa"/>
            <w:shd w:val="clear" w:color="auto" w:fill="D9D9D9" w:themeFill="background1" w:themeFillShade="D9"/>
          </w:tcPr>
          <w:p w14:paraId="6B24FE6F" w14:textId="77777777" w:rsidR="005C6A4A" w:rsidRPr="00B30389" w:rsidRDefault="005C6A4A" w:rsidP="0030097C">
            <w:pPr>
              <w:jc w:val="center"/>
              <w:rPr>
                <w:b/>
                <w:bCs/>
              </w:rPr>
            </w:pPr>
            <w:r>
              <w:rPr>
                <w:b/>
                <w:bCs/>
              </w:rPr>
              <w:t>kötelező</w:t>
            </w:r>
          </w:p>
        </w:tc>
        <w:tc>
          <w:tcPr>
            <w:tcW w:w="2787" w:type="dxa"/>
            <w:shd w:val="clear" w:color="auto" w:fill="D9D9D9" w:themeFill="background1" w:themeFillShade="D9"/>
          </w:tcPr>
          <w:p w14:paraId="0541DA12" w14:textId="77777777" w:rsidR="005C6A4A" w:rsidRPr="00B30389" w:rsidRDefault="005C6A4A" w:rsidP="0030097C">
            <w:pPr>
              <w:jc w:val="center"/>
              <w:rPr>
                <w:b/>
                <w:bCs/>
              </w:rPr>
            </w:pPr>
            <w:r w:rsidRPr="00B30389">
              <w:rPr>
                <w:b/>
                <w:bCs/>
              </w:rPr>
              <w:t>leírás</w:t>
            </w:r>
          </w:p>
        </w:tc>
      </w:tr>
      <w:tr w:rsidR="00262DD6" w14:paraId="7B0EFE09" w14:textId="77777777" w:rsidTr="00AE2173">
        <w:tc>
          <w:tcPr>
            <w:tcW w:w="2137" w:type="dxa"/>
            <w:shd w:val="clear" w:color="auto" w:fill="D9D9D9" w:themeFill="background1" w:themeFillShade="D9"/>
          </w:tcPr>
          <w:p w14:paraId="6417C62B" w14:textId="32095198" w:rsidR="00262DD6" w:rsidRDefault="0048354C" w:rsidP="00262DD6">
            <w:r>
              <w:t>o</w:t>
            </w:r>
            <w:r w:rsidRPr="00156404">
              <w:t>sszesitettAdoszamla</w:t>
            </w:r>
          </w:p>
        </w:tc>
        <w:tc>
          <w:tcPr>
            <w:tcW w:w="3043" w:type="dxa"/>
            <w:shd w:val="clear" w:color="auto" w:fill="D9D9D9" w:themeFill="background1" w:themeFillShade="D9"/>
          </w:tcPr>
          <w:p w14:paraId="7F1A582D" w14:textId="53E6FF23" w:rsidR="00262DD6" w:rsidRDefault="0048354C" w:rsidP="00262DD6">
            <w:pPr>
              <w:jc w:val="center"/>
            </w:pPr>
            <w:r w:rsidRPr="00156404">
              <w:t>OsszesitettAdoszamla</w:t>
            </w:r>
          </w:p>
        </w:tc>
        <w:tc>
          <w:tcPr>
            <w:tcW w:w="1100" w:type="dxa"/>
            <w:shd w:val="clear" w:color="auto" w:fill="D9D9D9" w:themeFill="background1" w:themeFillShade="D9"/>
          </w:tcPr>
          <w:p w14:paraId="30B5C084" w14:textId="2F291DD7" w:rsidR="00262DD6" w:rsidRDefault="007D1C33" w:rsidP="00262DD6">
            <w:pPr>
              <w:jc w:val="center"/>
            </w:pPr>
            <w:r>
              <w:t>nem</w:t>
            </w:r>
          </w:p>
        </w:tc>
        <w:tc>
          <w:tcPr>
            <w:tcW w:w="2787" w:type="dxa"/>
            <w:shd w:val="clear" w:color="auto" w:fill="D9D9D9" w:themeFill="background1" w:themeFillShade="D9"/>
          </w:tcPr>
          <w:p w14:paraId="47A75FB2" w14:textId="34DFDA41" w:rsidR="00262DD6" w:rsidRDefault="007D1C33" w:rsidP="00262DD6">
            <w:r w:rsidRPr="007D1C33">
              <w:t>Összesített adószámla adatok</w:t>
            </w:r>
          </w:p>
        </w:tc>
      </w:tr>
      <w:tr w:rsidR="007C0FC3" w14:paraId="647B1581" w14:textId="77777777" w:rsidTr="00AE2173">
        <w:tc>
          <w:tcPr>
            <w:tcW w:w="2137" w:type="dxa"/>
            <w:shd w:val="clear" w:color="auto" w:fill="D9D9D9" w:themeFill="background1" w:themeFillShade="D9"/>
          </w:tcPr>
          <w:p w14:paraId="1BE8B4B7" w14:textId="77777777" w:rsidR="007C0FC3" w:rsidRPr="000D6741" w:rsidRDefault="007C0FC3" w:rsidP="007C0FC3">
            <w:r>
              <w:t>resultCode</w:t>
            </w:r>
          </w:p>
        </w:tc>
        <w:tc>
          <w:tcPr>
            <w:tcW w:w="3043" w:type="dxa"/>
            <w:shd w:val="clear" w:color="auto" w:fill="D9D9D9" w:themeFill="background1" w:themeFillShade="D9"/>
          </w:tcPr>
          <w:p w14:paraId="49699AE2" w14:textId="6936472C" w:rsidR="007C0FC3" w:rsidRDefault="00500C3D" w:rsidP="007C0FC3">
            <w:pPr>
              <w:jc w:val="center"/>
            </w:pPr>
            <w:r>
              <w:t>G</w:t>
            </w:r>
            <w:r w:rsidRPr="0098156A">
              <w:t>et</w:t>
            </w:r>
            <w:r w:rsidR="00220684" w:rsidRPr="00156404">
              <w:t>OsszesitettAdoszamla</w:t>
            </w:r>
            <w:r w:rsidR="007C0FC3">
              <w:t>Result</w:t>
            </w:r>
          </w:p>
        </w:tc>
        <w:tc>
          <w:tcPr>
            <w:tcW w:w="1100" w:type="dxa"/>
            <w:shd w:val="clear" w:color="auto" w:fill="D9D9D9" w:themeFill="background1" w:themeFillShade="D9"/>
          </w:tcPr>
          <w:p w14:paraId="7367B819" w14:textId="77777777" w:rsidR="007C0FC3" w:rsidRDefault="007C0FC3" w:rsidP="007C0FC3">
            <w:pPr>
              <w:jc w:val="center"/>
            </w:pPr>
            <w:r>
              <w:t>igen</w:t>
            </w:r>
          </w:p>
        </w:tc>
        <w:tc>
          <w:tcPr>
            <w:tcW w:w="2787" w:type="dxa"/>
            <w:shd w:val="clear" w:color="auto" w:fill="D9D9D9" w:themeFill="background1" w:themeFillShade="D9"/>
          </w:tcPr>
          <w:p w14:paraId="6D0E9BC7" w14:textId="77777777" w:rsidR="007C0FC3" w:rsidRDefault="007C0FC3" w:rsidP="007C0FC3">
            <w:r>
              <w:t>Válaszkód</w:t>
            </w:r>
          </w:p>
        </w:tc>
      </w:tr>
      <w:tr w:rsidR="007C0FC3" w14:paraId="19FC41EC" w14:textId="77777777" w:rsidTr="00AE2173">
        <w:tc>
          <w:tcPr>
            <w:tcW w:w="2137" w:type="dxa"/>
            <w:shd w:val="clear" w:color="auto" w:fill="D9D9D9" w:themeFill="background1" w:themeFillShade="D9"/>
          </w:tcPr>
          <w:p w14:paraId="60F4EB93" w14:textId="77777777" w:rsidR="007C0FC3" w:rsidRDefault="007C0FC3" w:rsidP="007C0FC3">
            <w:r>
              <w:t>resultMessage</w:t>
            </w:r>
          </w:p>
        </w:tc>
        <w:tc>
          <w:tcPr>
            <w:tcW w:w="3043" w:type="dxa"/>
            <w:shd w:val="clear" w:color="auto" w:fill="D9D9D9" w:themeFill="background1" w:themeFillShade="D9"/>
          </w:tcPr>
          <w:p w14:paraId="2EFE4DF4" w14:textId="77777777" w:rsidR="007C0FC3" w:rsidRDefault="007C0FC3" w:rsidP="007C0FC3">
            <w:pPr>
              <w:jc w:val="center"/>
            </w:pPr>
            <w:r>
              <w:t>string</w:t>
            </w:r>
          </w:p>
        </w:tc>
        <w:tc>
          <w:tcPr>
            <w:tcW w:w="1100" w:type="dxa"/>
            <w:shd w:val="clear" w:color="auto" w:fill="D9D9D9" w:themeFill="background1" w:themeFillShade="D9"/>
          </w:tcPr>
          <w:p w14:paraId="6D016487" w14:textId="524769FD" w:rsidR="007C0FC3" w:rsidRDefault="007C0FC3" w:rsidP="007C0FC3">
            <w:pPr>
              <w:jc w:val="center"/>
            </w:pPr>
            <w:r>
              <w:t>nem</w:t>
            </w:r>
          </w:p>
        </w:tc>
        <w:tc>
          <w:tcPr>
            <w:tcW w:w="2787" w:type="dxa"/>
            <w:shd w:val="clear" w:color="auto" w:fill="D9D9D9" w:themeFill="background1" w:themeFillShade="D9"/>
          </w:tcPr>
          <w:p w14:paraId="697A758B" w14:textId="77777777" w:rsidR="007C0FC3" w:rsidRDefault="007C0FC3" w:rsidP="007C0FC3">
            <w:r>
              <w:t>Válaszüzenet</w:t>
            </w:r>
          </w:p>
        </w:tc>
      </w:tr>
    </w:tbl>
    <w:p w14:paraId="45561B9D" w14:textId="77777777" w:rsidR="00AF519C" w:rsidRDefault="00AF519C" w:rsidP="003D3372"/>
    <w:p w14:paraId="0059D865" w14:textId="2EC243DD" w:rsidR="007D1C33" w:rsidRDefault="007D1C33" w:rsidP="007D1C33">
      <w:r>
        <w:t xml:space="preserve">Az </w:t>
      </w:r>
      <w:r w:rsidR="00220684" w:rsidRPr="00156404">
        <w:t>OsszesitettAdoszamla</w:t>
      </w:r>
      <w:r w:rsidR="00220684">
        <w:t xml:space="preserve">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389"/>
        <w:gridCol w:w="3164"/>
        <w:gridCol w:w="1075"/>
        <w:gridCol w:w="2439"/>
      </w:tblGrid>
      <w:tr w:rsidR="005572E8" w14:paraId="2408B1DF" w14:textId="77777777" w:rsidTr="00EC653C">
        <w:tc>
          <w:tcPr>
            <w:tcW w:w="2389" w:type="dxa"/>
            <w:shd w:val="clear" w:color="auto" w:fill="D9D9D9" w:themeFill="background1" w:themeFillShade="D9"/>
          </w:tcPr>
          <w:p w14:paraId="17F46000" w14:textId="77777777" w:rsidR="005572E8" w:rsidRPr="00B30389" w:rsidRDefault="005572E8" w:rsidP="00981924">
            <w:pPr>
              <w:jc w:val="center"/>
              <w:rPr>
                <w:b/>
                <w:bCs/>
              </w:rPr>
            </w:pPr>
            <w:r w:rsidRPr="00B30389">
              <w:rPr>
                <w:b/>
                <w:bCs/>
              </w:rPr>
              <w:t>név</w:t>
            </w:r>
          </w:p>
        </w:tc>
        <w:tc>
          <w:tcPr>
            <w:tcW w:w="3164" w:type="dxa"/>
            <w:shd w:val="clear" w:color="auto" w:fill="D9D9D9" w:themeFill="background1" w:themeFillShade="D9"/>
          </w:tcPr>
          <w:p w14:paraId="15139B32" w14:textId="77777777" w:rsidR="005572E8" w:rsidRPr="00B30389" w:rsidRDefault="005572E8" w:rsidP="00981924">
            <w:pPr>
              <w:jc w:val="center"/>
              <w:rPr>
                <w:b/>
                <w:bCs/>
              </w:rPr>
            </w:pPr>
            <w:r w:rsidRPr="00B30389">
              <w:rPr>
                <w:b/>
                <w:bCs/>
              </w:rPr>
              <w:t>típus</w:t>
            </w:r>
          </w:p>
        </w:tc>
        <w:tc>
          <w:tcPr>
            <w:tcW w:w="1075" w:type="dxa"/>
            <w:shd w:val="clear" w:color="auto" w:fill="D9D9D9" w:themeFill="background1" w:themeFillShade="D9"/>
          </w:tcPr>
          <w:p w14:paraId="2C3593AC" w14:textId="77777777" w:rsidR="005572E8" w:rsidRPr="00B30389" w:rsidRDefault="005572E8" w:rsidP="00981924">
            <w:pPr>
              <w:jc w:val="center"/>
              <w:rPr>
                <w:b/>
                <w:bCs/>
              </w:rPr>
            </w:pPr>
            <w:r>
              <w:rPr>
                <w:b/>
                <w:bCs/>
              </w:rPr>
              <w:t>kötelező</w:t>
            </w:r>
          </w:p>
        </w:tc>
        <w:tc>
          <w:tcPr>
            <w:tcW w:w="2439" w:type="dxa"/>
            <w:shd w:val="clear" w:color="auto" w:fill="D9D9D9" w:themeFill="background1" w:themeFillShade="D9"/>
          </w:tcPr>
          <w:p w14:paraId="1E6F0467" w14:textId="77777777" w:rsidR="005572E8" w:rsidRPr="00B30389" w:rsidRDefault="005572E8" w:rsidP="00981924">
            <w:pPr>
              <w:jc w:val="center"/>
              <w:rPr>
                <w:b/>
                <w:bCs/>
              </w:rPr>
            </w:pPr>
            <w:r w:rsidRPr="00B30389">
              <w:rPr>
                <w:b/>
                <w:bCs/>
              </w:rPr>
              <w:t>leírás</w:t>
            </w:r>
          </w:p>
        </w:tc>
      </w:tr>
      <w:tr w:rsidR="005572E8" w14:paraId="7ADA5337" w14:textId="77777777" w:rsidTr="00EC653C">
        <w:tc>
          <w:tcPr>
            <w:tcW w:w="2389" w:type="dxa"/>
            <w:shd w:val="clear" w:color="auto" w:fill="D9D9D9" w:themeFill="background1" w:themeFillShade="D9"/>
          </w:tcPr>
          <w:p w14:paraId="7C9C724D" w14:textId="2D43EA35" w:rsidR="005572E8" w:rsidRDefault="004365C6" w:rsidP="00981924">
            <w:r w:rsidRPr="004365C6">
              <w:t>ugyfelOsszesen</w:t>
            </w:r>
          </w:p>
        </w:tc>
        <w:tc>
          <w:tcPr>
            <w:tcW w:w="3164" w:type="dxa"/>
            <w:shd w:val="clear" w:color="auto" w:fill="D9D9D9" w:themeFill="background1" w:themeFillShade="D9"/>
          </w:tcPr>
          <w:p w14:paraId="18DA0051" w14:textId="5CDFC18C" w:rsidR="005572E8" w:rsidRDefault="005572E8" w:rsidP="00981924">
            <w:pPr>
              <w:jc w:val="center"/>
            </w:pPr>
            <w:r>
              <w:t>double</w:t>
            </w:r>
          </w:p>
        </w:tc>
        <w:tc>
          <w:tcPr>
            <w:tcW w:w="1075" w:type="dxa"/>
            <w:shd w:val="clear" w:color="auto" w:fill="D9D9D9" w:themeFill="background1" w:themeFillShade="D9"/>
          </w:tcPr>
          <w:p w14:paraId="7E4ADF24" w14:textId="77777777" w:rsidR="005572E8" w:rsidRDefault="005572E8" w:rsidP="00981924">
            <w:pPr>
              <w:jc w:val="center"/>
            </w:pPr>
            <w:r>
              <w:t>nem</w:t>
            </w:r>
          </w:p>
        </w:tc>
        <w:tc>
          <w:tcPr>
            <w:tcW w:w="2439" w:type="dxa"/>
            <w:shd w:val="clear" w:color="auto" w:fill="D9D9D9" w:themeFill="background1" w:themeFillShade="D9"/>
          </w:tcPr>
          <w:p w14:paraId="195F5F5E" w14:textId="65278C21" w:rsidR="005572E8" w:rsidRDefault="005572E8" w:rsidP="00981924">
            <w:r>
              <w:t>Ügyfél összesen</w:t>
            </w:r>
            <w:r w:rsidR="0053651C">
              <w:t xml:space="preserve"> </w:t>
            </w:r>
            <w:r w:rsidR="00EC653C">
              <w:t>(</w:t>
            </w:r>
            <w:r w:rsidR="00F25101">
              <w:t xml:space="preserve">a </w:t>
            </w:r>
            <w:r w:rsidR="00EC653C">
              <w:t>könyvelt tételek összege)</w:t>
            </w:r>
          </w:p>
        </w:tc>
      </w:tr>
      <w:tr w:rsidR="005572E8" w14:paraId="083A054E" w14:textId="77777777" w:rsidTr="00EC653C">
        <w:tc>
          <w:tcPr>
            <w:tcW w:w="2389" w:type="dxa"/>
            <w:shd w:val="clear" w:color="auto" w:fill="D9D9D9" w:themeFill="background1" w:themeFillShade="D9"/>
          </w:tcPr>
          <w:p w14:paraId="24B75C6B" w14:textId="6C01E99A" w:rsidR="005572E8" w:rsidRDefault="004365C6" w:rsidP="00981924">
            <w:r w:rsidRPr="004365C6">
              <w:t>konyveletlenOsszesen</w:t>
            </w:r>
          </w:p>
        </w:tc>
        <w:tc>
          <w:tcPr>
            <w:tcW w:w="3164" w:type="dxa"/>
            <w:shd w:val="clear" w:color="auto" w:fill="D9D9D9" w:themeFill="background1" w:themeFillShade="D9"/>
          </w:tcPr>
          <w:p w14:paraId="29613D07" w14:textId="0F984CF4" w:rsidR="005572E8" w:rsidRDefault="005572E8" w:rsidP="00981924">
            <w:pPr>
              <w:jc w:val="center"/>
            </w:pPr>
            <w:r>
              <w:t>double</w:t>
            </w:r>
          </w:p>
        </w:tc>
        <w:tc>
          <w:tcPr>
            <w:tcW w:w="1075" w:type="dxa"/>
            <w:shd w:val="clear" w:color="auto" w:fill="D9D9D9" w:themeFill="background1" w:themeFillShade="D9"/>
          </w:tcPr>
          <w:p w14:paraId="126F0C50" w14:textId="77777777" w:rsidR="005572E8" w:rsidRDefault="005572E8" w:rsidP="00981924">
            <w:pPr>
              <w:jc w:val="center"/>
            </w:pPr>
            <w:r>
              <w:t>nem</w:t>
            </w:r>
          </w:p>
        </w:tc>
        <w:tc>
          <w:tcPr>
            <w:tcW w:w="2439" w:type="dxa"/>
            <w:shd w:val="clear" w:color="auto" w:fill="D9D9D9" w:themeFill="background1" w:themeFillShade="D9"/>
          </w:tcPr>
          <w:p w14:paraId="49381993" w14:textId="173741A9" w:rsidR="005572E8" w:rsidRDefault="005572E8" w:rsidP="00981924">
            <w:r w:rsidRPr="005572E8">
              <w:t>A könyveletlen tételek összege</w:t>
            </w:r>
          </w:p>
        </w:tc>
      </w:tr>
      <w:tr w:rsidR="00EC653C" w14:paraId="4DD323A0" w14:textId="77777777" w:rsidTr="00EC653C">
        <w:tc>
          <w:tcPr>
            <w:tcW w:w="2389" w:type="dxa"/>
            <w:shd w:val="clear" w:color="auto" w:fill="D9D9D9" w:themeFill="background1" w:themeFillShade="D9"/>
          </w:tcPr>
          <w:p w14:paraId="318DB9E2" w14:textId="1F9A0185" w:rsidR="00EC653C" w:rsidRPr="00EC653C" w:rsidRDefault="004365C6" w:rsidP="00EC653C">
            <w:r w:rsidRPr="004365C6">
              <w:lastRenderedPageBreak/>
              <w:t>adozoiTartozas</w:t>
            </w:r>
          </w:p>
        </w:tc>
        <w:tc>
          <w:tcPr>
            <w:tcW w:w="3164" w:type="dxa"/>
            <w:shd w:val="clear" w:color="auto" w:fill="D9D9D9" w:themeFill="background1" w:themeFillShade="D9"/>
          </w:tcPr>
          <w:p w14:paraId="2520E6B9" w14:textId="0C0E6027" w:rsidR="00EC653C" w:rsidRDefault="00EC653C" w:rsidP="00EC653C">
            <w:pPr>
              <w:jc w:val="center"/>
            </w:pPr>
            <w:r>
              <w:t>double</w:t>
            </w:r>
          </w:p>
        </w:tc>
        <w:tc>
          <w:tcPr>
            <w:tcW w:w="1075" w:type="dxa"/>
            <w:shd w:val="clear" w:color="auto" w:fill="D9D9D9" w:themeFill="background1" w:themeFillShade="D9"/>
          </w:tcPr>
          <w:p w14:paraId="7A4015F4" w14:textId="1E8B8100" w:rsidR="00EC653C" w:rsidRDefault="00EC653C" w:rsidP="00EC653C">
            <w:pPr>
              <w:jc w:val="center"/>
            </w:pPr>
            <w:r>
              <w:t>nem</w:t>
            </w:r>
          </w:p>
        </w:tc>
        <w:tc>
          <w:tcPr>
            <w:tcW w:w="2439" w:type="dxa"/>
            <w:shd w:val="clear" w:color="auto" w:fill="D9D9D9" w:themeFill="background1" w:themeFillShade="D9"/>
          </w:tcPr>
          <w:p w14:paraId="07972E2D" w14:textId="1C7D4488" w:rsidR="00EC653C" w:rsidRPr="005572E8" w:rsidRDefault="00EC653C" w:rsidP="00EC653C">
            <w:r w:rsidRPr="00EC653C">
              <w:t>Adózói tartozás (a tartozást mutató adónemek összesített egyenlege)</w:t>
            </w:r>
          </w:p>
        </w:tc>
      </w:tr>
      <w:tr w:rsidR="00EC653C" w14:paraId="4BB2BA76" w14:textId="77777777" w:rsidTr="00EC653C">
        <w:tc>
          <w:tcPr>
            <w:tcW w:w="2389" w:type="dxa"/>
            <w:shd w:val="clear" w:color="auto" w:fill="D9D9D9" w:themeFill="background1" w:themeFillShade="D9"/>
          </w:tcPr>
          <w:p w14:paraId="62EFC465" w14:textId="740D0A9D" w:rsidR="00EC653C" w:rsidRPr="00EC653C" w:rsidRDefault="004365C6" w:rsidP="00EC653C">
            <w:r w:rsidRPr="004365C6">
              <w:t>adozoiTulfizetes</w:t>
            </w:r>
          </w:p>
        </w:tc>
        <w:tc>
          <w:tcPr>
            <w:tcW w:w="3164" w:type="dxa"/>
            <w:shd w:val="clear" w:color="auto" w:fill="D9D9D9" w:themeFill="background1" w:themeFillShade="D9"/>
          </w:tcPr>
          <w:p w14:paraId="234E40DE" w14:textId="68E0A5C1" w:rsidR="00EC653C" w:rsidRDefault="00EC653C" w:rsidP="00EC653C">
            <w:pPr>
              <w:jc w:val="center"/>
            </w:pPr>
            <w:r>
              <w:t>double</w:t>
            </w:r>
          </w:p>
        </w:tc>
        <w:tc>
          <w:tcPr>
            <w:tcW w:w="1075" w:type="dxa"/>
            <w:shd w:val="clear" w:color="auto" w:fill="D9D9D9" w:themeFill="background1" w:themeFillShade="D9"/>
          </w:tcPr>
          <w:p w14:paraId="0C1B46E3" w14:textId="0D43C544" w:rsidR="00EC653C" w:rsidRDefault="00EC653C" w:rsidP="00EC653C">
            <w:pPr>
              <w:jc w:val="center"/>
            </w:pPr>
            <w:r>
              <w:t>nem</w:t>
            </w:r>
          </w:p>
        </w:tc>
        <w:tc>
          <w:tcPr>
            <w:tcW w:w="2439" w:type="dxa"/>
            <w:shd w:val="clear" w:color="auto" w:fill="D9D9D9" w:themeFill="background1" w:themeFillShade="D9"/>
          </w:tcPr>
          <w:p w14:paraId="0D7B3BD3" w14:textId="55A05620" w:rsidR="00EC653C" w:rsidRPr="005572E8" w:rsidRDefault="00EC653C" w:rsidP="00EC653C">
            <w:r w:rsidRPr="00EC653C">
              <w:t>Adózói túlfizetés</w:t>
            </w:r>
            <w:r w:rsidR="00F438C6">
              <w:t xml:space="preserve"> </w:t>
            </w:r>
            <w:r w:rsidRPr="00EC653C">
              <w:t>(a túlfizetést mutató adónemek összesített egyenlege)</w:t>
            </w:r>
          </w:p>
        </w:tc>
      </w:tr>
      <w:tr w:rsidR="00AE2173" w14:paraId="7ABDBD1B" w14:textId="77777777" w:rsidTr="00EC653C">
        <w:tc>
          <w:tcPr>
            <w:tcW w:w="2389" w:type="dxa"/>
            <w:shd w:val="clear" w:color="auto" w:fill="D9D9D9" w:themeFill="background1" w:themeFillShade="D9"/>
          </w:tcPr>
          <w:p w14:paraId="50CEBB95" w14:textId="66C81704" w:rsidR="00AE2173" w:rsidRPr="004365C6" w:rsidRDefault="00AE2173" w:rsidP="00AE2173">
            <w:r>
              <w:t>v</w:t>
            </w:r>
            <w:r w:rsidRPr="00220684">
              <w:t>anEloremutatoTetel</w:t>
            </w:r>
          </w:p>
        </w:tc>
        <w:tc>
          <w:tcPr>
            <w:tcW w:w="3164" w:type="dxa"/>
            <w:shd w:val="clear" w:color="auto" w:fill="D9D9D9" w:themeFill="background1" w:themeFillShade="D9"/>
          </w:tcPr>
          <w:p w14:paraId="25FF2EF4" w14:textId="2527E958" w:rsidR="00AE2173" w:rsidRDefault="00AE2173" w:rsidP="00AE2173">
            <w:pPr>
              <w:jc w:val="center"/>
            </w:pPr>
            <w:r w:rsidRPr="00220684">
              <w:t xml:space="preserve">VanEloremutatoTetel </w:t>
            </w:r>
            <w:r>
              <w:t>(enum)</w:t>
            </w:r>
          </w:p>
        </w:tc>
        <w:tc>
          <w:tcPr>
            <w:tcW w:w="1075" w:type="dxa"/>
            <w:shd w:val="clear" w:color="auto" w:fill="D9D9D9" w:themeFill="background1" w:themeFillShade="D9"/>
          </w:tcPr>
          <w:p w14:paraId="49B908BA" w14:textId="072F963C" w:rsidR="00AE2173" w:rsidRDefault="00AE2173" w:rsidP="00AE2173">
            <w:pPr>
              <w:jc w:val="center"/>
            </w:pPr>
            <w:r>
              <w:t>nem</w:t>
            </w:r>
          </w:p>
        </w:tc>
        <w:tc>
          <w:tcPr>
            <w:tcW w:w="2439" w:type="dxa"/>
            <w:shd w:val="clear" w:color="auto" w:fill="D9D9D9" w:themeFill="background1" w:themeFillShade="D9"/>
          </w:tcPr>
          <w:p w14:paraId="47A3374A" w14:textId="77777777" w:rsidR="00AE2173" w:rsidRDefault="00AE2173" w:rsidP="00AE2173">
            <w:pPr>
              <w:jc w:val="both"/>
            </w:pPr>
            <w:r w:rsidRPr="007D1C33">
              <w:t>A könyvelésre váró tételekkel együtt?</w:t>
            </w:r>
          </w:p>
          <w:p w14:paraId="5B8CF443" w14:textId="77777777" w:rsidR="00AE2173" w:rsidRPr="00F775E4" w:rsidRDefault="00AE2173" w:rsidP="00AE2173">
            <w:pPr>
              <w:jc w:val="both"/>
            </w:pPr>
            <w:r>
              <w:t>IGEN</w:t>
            </w:r>
            <w:r w:rsidRPr="00F775E4">
              <w:t>: A könyvelésre váró tételeket is beleszámolja az eredménybe.</w:t>
            </w:r>
          </w:p>
          <w:p w14:paraId="5A90A95A" w14:textId="49839B23" w:rsidR="00AE2173" w:rsidRPr="00EC653C" w:rsidRDefault="00AE2173" w:rsidP="00AE2173">
            <w:r>
              <w:t>NEM</w:t>
            </w:r>
            <w:r w:rsidRPr="00F775E4">
              <w:t>: A könyvelésre váró tételek nélkül számolja az eredményt.</w:t>
            </w:r>
          </w:p>
        </w:tc>
      </w:tr>
    </w:tbl>
    <w:p w14:paraId="5181EC7A" w14:textId="77777777" w:rsidR="007D1C33" w:rsidRDefault="007D1C33" w:rsidP="003D3372"/>
    <w:p w14:paraId="4CD41564" w14:textId="7009FE12" w:rsidR="00E466CF" w:rsidRDefault="00C912E9" w:rsidP="003D3372">
      <w:pPr>
        <w:rPr>
          <w:b/>
          <w:bCs/>
          <w:u w:val="single"/>
        </w:rPr>
      </w:pPr>
      <w:r w:rsidRPr="00873EAF">
        <w:rPr>
          <w:b/>
          <w:bCs/>
          <w:u w:val="single"/>
        </w:rPr>
        <w:t>Válaszkódok:</w:t>
      </w:r>
      <w:r w:rsidR="00E50E06" w:rsidRPr="00432177" w:rsidDel="00E50E06">
        <w:rPr>
          <w:b/>
          <w:bCs/>
          <w:u w:val="single"/>
        </w:rPr>
        <w:t xml:space="preserve"> </w:t>
      </w:r>
    </w:p>
    <w:p w14:paraId="69F6E726" w14:textId="0AA5CCB6" w:rsidR="00C912E9" w:rsidRPr="00297905" w:rsidRDefault="00E466CF" w:rsidP="003D3372">
      <w:pPr>
        <w:rPr>
          <w:b/>
          <w:bCs/>
          <w:u w:val="single"/>
        </w:rPr>
      </w:pPr>
      <w:r>
        <w:t xml:space="preserve">A </w:t>
      </w:r>
      <w:r w:rsidR="00500C3D">
        <w:t>G</w:t>
      </w:r>
      <w:r w:rsidR="00500C3D" w:rsidRPr="0098156A">
        <w:t>etAggregatedTaxAccoun</w:t>
      </w:r>
      <w:r w:rsidR="00500C3D">
        <w:t xml:space="preserve">tResult </w:t>
      </w:r>
      <w:r>
        <w:t>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3877"/>
        <w:gridCol w:w="5188"/>
      </w:tblGrid>
      <w:tr w:rsidR="002843BE" w14:paraId="24039A61" w14:textId="77777777" w:rsidTr="008205FE">
        <w:tc>
          <w:tcPr>
            <w:tcW w:w="3049" w:type="dxa"/>
            <w:shd w:val="clear" w:color="auto" w:fill="D9D9D9" w:themeFill="background1" w:themeFillShade="D9"/>
          </w:tcPr>
          <w:p w14:paraId="5D2D8950" w14:textId="77777777" w:rsidR="002843BE" w:rsidRPr="0019127B" w:rsidRDefault="002843BE" w:rsidP="00BB7F61">
            <w:pPr>
              <w:jc w:val="center"/>
              <w:rPr>
                <w:b/>
                <w:bCs/>
              </w:rPr>
            </w:pPr>
            <w:r w:rsidRPr="0019127B">
              <w:rPr>
                <w:b/>
                <w:bCs/>
              </w:rPr>
              <w:t>kód</w:t>
            </w:r>
          </w:p>
        </w:tc>
        <w:tc>
          <w:tcPr>
            <w:tcW w:w="6016" w:type="dxa"/>
            <w:shd w:val="clear" w:color="auto" w:fill="D9D9D9" w:themeFill="background1" w:themeFillShade="D9"/>
          </w:tcPr>
          <w:p w14:paraId="36F9B0E2" w14:textId="77777777" w:rsidR="002843BE" w:rsidRPr="0019127B" w:rsidRDefault="002843BE" w:rsidP="00BB7F61">
            <w:pPr>
              <w:jc w:val="center"/>
              <w:rPr>
                <w:b/>
                <w:bCs/>
              </w:rPr>
            </w:pPr>
            <w:r w:rsidRPr="0019127B">
              <w:rPr>
                <w:b/>
                <w:bCs/>
              </w:rPr>
              <w:t>jelentés</w:t>
            </w:r>
          </w:p>
        </w:tc>
      </w:tr>
      <w:tr w:rsidR="006401D0" w14:paraId="4822169B" w14:textId="77777777" w:rsidTr="008205FE">
        <w:tc>
          <w:tcPr>
            <w:tcW w:w="3049" w:type="dxa"/>
            <w:shd w:val="clear" w:color="auto" w:fill="D9D9D9" w:themeFill="background1" w:themeFillShade="D9"/>
          </w:tcPr>
          <w:p w14:paraId="394651A2" w14:textId="0FAD2E16" w:rsidR="006401D0" w:rsidRPr="0019127B" w:rsidRDefault="006401D0" w:rsidP="006401D0">
            <w:r>
              <w:rPr>
                <w:sz w:val="20"/>
                <w:szCs w:val="20"/>
              </w:rPr>
              <w:t>SIKERES</w:t>
            </w:r>
          </w:p>
        </w:tc>
        <w:tc>
          <w:tcPr>
            <w:tcW w:w="6016" w:type="dxa"/>
            <w:shd w:val="clear" w:color="auto" w:fill="D9D9D9" w:themeFill="background1" w:themeFillShade="D9"/>
          </w:tcPr>
          <w:p w14:paraId="59B677E3" w14:textId="548FE3A2" w:rsidR="006401D0" w:rsidRPr="0019127B" w:rsidRDefault="006401D0" w:rsidP="006401D0">
            <w:r>
              <w:t>Sikeres művelet</w:t>
            </w:r>
          </w:p>
        </w:tc>
      </w:tr>
      <w:tr w:rsidR="006401D0" w14:paraId="72135A81" w14:textId="77777777" w:rsidTr="008205FE">
        <w:tc>
          <w:tcPr>
            <w:tcW w:w="3049" w:type="dxa"/>
            <w:shd w:val="clear" w:color="auto" w:fill="D9D9D9" w:themeFill="background1" w:themeFillShade="D9"/>
          </w:tcPr>
          <w:p w14:paraId="2F7B2951" w14:textId="6BA51ADB" w:rsidR="006401D0" w:rsidRDefault="006401D0" w:rsidP="006401D0">
            <w:pPr>
              <w:rPr>
                <w:sz w:val="20"/>
                <w:szCs w:val="20"/>
              </w:rPr>
            </w:pPr>
            <w:r w:rsidRPr="00A61E75">
              <w:t>ERVENYTELEN_ALAIRAS</w:t>
            </w:r>
          </w:p>
        </w:tc>
        <w:tc>
          <w:tcPr>
            <w:tcW w:w="6016" w:type="dxa"/>
            <w:shd w:val="clear" w:color="auto" w:fill="D9D9D9" w:themeFill="background1" w:themeFillShade="D9"/>
          </w:tcPr>
          <w:p w14:paraId="22ECD0CF" w14:textId="1AC25AAA" w:rsidR="006401D0" w:rsidRDefault="006401D0" w:rsidP="006401D0">
            <w:r>
              <w:t>Érvénytelen aláírás</w:t>
            </w:r>
          </w:p>
        </w:tc>
      </w:tr>
      <w:tr w:rsidR="006401D0" w14:paraId="6F2B62D2" w14:textId="77777777" w:rsidTr="008205FE">
        <w:tc>
          <w:tcPr>
            <w:tcW w:w="3049" w:type="dxa"/>
            <w:shd w:val="clear" w:color="auto" w:fill="D9D9D9" w:themeFill="background1" w:themeFillShade="D9"/>
          </w:tcPr>
          <w:p w14:paraId="5ECA1BA9" w14:textId="10088DB1" w:rsidR="006401D0" w:rsidRPr="0019127B" w:rsidRDefault="006401D0" w:rsidP="006401D0">
            <w:r w:rsidRPr="00A61E75">
              <w:rPr>
                <w:sz w:val="20"/>
                <w:szCs w:val="20"/>
              </w:rPr>
              <w:t>ERVENYTELEN_ADOALANY_AZONOSITO</w:t>
            </w:r>
          </w:p>
        </w:tc>
        <w:tc>
          <w:tcPr>
            <w:tcW w:w="6016" w:type="dxa"/>
            <w:shd w:val="clear" w:color="auto" w:fill="D9D9D9" w:themeFill="background1" w:themeFillShade="D9"/>
          </w:tcPr>
          <w:p w14:paraId="0A941D0E" w14:textId="2F1CAB79" w:rsidR="006401D0" w:rsidRPr="0019127B" w:rsidRDefault="006401D0" w:rsidP="006401D0">
            <w:r>
              <w:t>Érvénytelen adóalany azonosító</w:t>
            </w:r>
          </w:p>
        </w:tc>
      </w:tr>
      <w:tr w:rsidR="006401D0" w14:paraId="6A54BB3F" w14:textId="77777777" w:rsidTr="008205FE">
        <w:tc>
          <w:tcPr>
            <w:tcW w:w="3049" w:type="dxa"/>
            <w:shd w:val="clear" w:color="auto" w:fill="D9D9D9" w:themeFill="background1" w:themeFillShade="D9"/>
          </w:tcPr>
          <w:p w14:paraId="6E7B1017" w14:textId="6A2AB29E" w:rsidR="006401D0" w:rsidRPr="0019127B" w:rsidRDefault="006401D0" w:rsidP="006401D0">
            <w:r w:rsidRPr="00A61E75">
              <w:t>JOGOSULTSAG_ELLENORZES_PROBLEMA</w:t>
            </w:r>
          </w:p>
        </w:tc>
        <w:tc>
          <w:tcPr>
            <w:tcW w:w="6016" w:type="dxa"/>
            <w:shd w:val="clear" w:color="auto" w:fill="D9D9D9" w:themeFill="background1" w:themeFillShade="D9"/>
          </w:tcPr>
          <w:p w14:paraId="022541AA" w14:textId="70C3E2F9" w:rsidR="006401D0" w:rsidRPr="0019127B" w:rsidRDefault="006401D0" w:rsidP="006401D0">
            <w:r w:rsidRPr="008520F8">
              <w:t>A</w:t>
            </w:r>
            <w:r>
              <w:t xml:space="preserve"> </w:t>
            </w:r>
            <w:r w:rsidRPr="008520F8">
              <w:t>jogosultságvizsgálat nem érhető el</w:t>
            </w:r>
          </w:p>
        </w:tc>
      </w:tr>
      <w:tr w:rsidR="006401D0" w14:paraId="171BDE85" w14:textId="77777777" w:rsidTr="008205FE">
        <w:tc>
          <w:tcPr>
            <w:tcW w:w="3049" w:type="dxa"/>
            <w:shd w:val="clear" w:color="auto" w:fill="D9D9D9" w:themeFill="background1" w:themeFillShade="D9"/>
          </w:tcPr>
          <w:p w14:paraId="4FA04B56" w14:textId="722C3E11" w:rsidR="006401D0" w:rsidRPr="0019127B" w:rsidRDefault="006401D0" w:rsidP="006401D0">
            <w:r w:rsidRPr="00A61E75">
              <w:t>NINCS_JOGOSULTSAG</w:t>
            </w:r>
          </w:p>
        </w:tc>
        <w:tc>
          <w:tcPr>
            <w:tcW w:w="6016" w:type="dxa"/>
            <w:shd w:val="clear" w:color="auto" w:fill="D9D9D9" w:themeFill="background1" w:themeFillShade="D9"/>
          </w:tcPr>
          <w:p w14:paraId="5376FEDA" w14:textId="49F186FB" w:rsidR="006401D0" w:rsidRPr="0019127B" w:rsidRDefault="006401D0" w:rsidP="006401D0">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6401D0" w14:paraId="3467CA50" w14:textId="77777777" w:rsidTr="008205FE">
        <w:tc>
          <w:tcPr>
            <w:tcW w:w="3049" w:type="dxa"/>
            <w:shd w:val="clear" w:color="auto" w:fill="D9D9D9" w:themeFill="background1" w:themeFillShade="D9"/>
          </w:tcPr>
          <w:p w14:paraId="69292DAA" w14:textId="38DE4CD8" w:rsidR="006401D0" w:rsidRDefault="006401D0" w:rsidP="006401D0">
            <w:r w:rsidRPr="00D33545">
              <w:t>ADAT_NEM_ERHETO_EL</w:t>
            </w:r>
          </w:p>
        </w:tc>
        <w:tc>
          <w:tcPr>
            <w:tcW w:w="6016" w:type="dxa"/>
            <w:shd w:val="clear" w:color="auto" w:fill="D9D9D9" w:themeFill="background1" w:themeFillShade="D9"/>
          </w:tcPr>
          <w:p w14:paraId="6BC9B669" w14:textId="51D42FA9" w:rsidR="006401D0" w:rsidRDefault="006401D0" w:rsidP="006401D0">
            <w:pPr>
              <w:autoSpaceDE w:val="0"/>
              <w:autoSpaceDN w:val="0"/>
              <w:adjustRightInd w:val="0"/>
              <w:spacing w:after="80"/>
            </w:pPr>
            <w:r>
              <w:t>A</w:t>
            </w:r>
            <w:r w:rsidRPr="008520F8">
              <w:t xml:space="preserve"> könyvelésre váró tételek lekérdezése technikai okokból nem lehetséges</w:t>
            </w:r>
          </w:p>
        </w:tc>
      </w:tr>
      <w:tr w:rsidR="006401D0" w14:paraId="0A18F602" w14:textId="77777777" w:rsidTr="008205FE">
        <w:tc>
          <w:tcPr>
            <w:tcW w:w="3049" w:type="dxa"/>
            <w:shd w:val="clear" w:color="auto" w:fill="D9D9D9" w:themeFill="background1" w:themeFillShade="D9"/>
          </w:tcPr>
          <w:p w14:paraId="45A7D06C" w14:textId="25D6429A" w:rsidR="006401D0" w:rsidRDefault="006401D0" w:rsidP="006401D0">
            <w:r w:rsidRPr="00D33545">
              <w:t>EGYEB_HIBA</w:t>
            </w:r>
          </w:p>
        </w:tc>
        <w:tc>
          <w:tcPr>
            <w:tcW w:w="6016" w:type="dxa"/>
            <w:shd w:val="clear" w:color="auto" w:fill="D9D9D9" w:themeFill="background1" w:themeFillShade="D9"/>
          </w:tcPr>
          <w:p w14:paraId="51F39E9E" w14:textId="2A02AFBF" w:rsidR="006401D0" w:rsidRDefault="006401D0" w:rsidP="006401D0">
            <w:pPr>
              <w:autoSpaceDE w:val="0"/>
              <w:autoSpaceDN w:val="0"/>
              <w:adjustRightInd w:val="0"/>
              <w:spacing w:after="80"/>
            </w:pPr>
            <w:r>
              <w:t>Egyéb h</w:t>
            </w:r>
            <w:r w:rsidRPr="008520F8">
              <w:t>iba lépett fel a művelet végrehajtása közben</w:t>
            </w:r>
          </w:p>
        </w:tc>
      </w:tr>
    </w:tbl>
    <w:p w14:paraId="2119880B" w14:textId="197FDF5D" w:rsidR="00571C94" w:rsidRDefault="00571C94">
      <w:pPr>
        <w:rPr>
          <w:rFonts w:ascii="Times New Roman" w:eastAsia="Times New Roman" w:hAnsi="Times New Roman" w:cs="Times New Roman"/>
          <w:b/>
          <w:sz w:val="30"/>
        </w:rPr>
      </w:pPr>
    </w:p>
    <w:p w14:paraId="0F37AE3C" w14:textId="2D899F15" w:rsidR="00062789" w:rsidRPr="003B618D" w:rsidRDefault="00062789" w:rsidP="00062789">
      <w:pPr>
        <w:pStyle w:val="Cmsor2"/>
        <w:numPr>
          <w:ilvl w:val="2"/>
          <w:numId w:val="3"/>
        </w:numPr>
        <w:rPr>
          <w:i/>
          <w:iCs/>
          <w:sz w:val="24"/>
          <w:szCs w:val="24"/>
        </w:rPr>
      </w:pPr>
      <w:bookmarkStart w:id="319" w:name="_Toc228879313"/>
      <w:r>
        <w:rPr>
          <w:i/>
          <w:iCs/>
          <w:sz w:val="24"/>
          <w:szCs w:val="24"/>
        </w:rPr>
        <w:t>Tételes adószámla lekérdezés művelet</w:t>
      </w:r>
      <w:bookmarkEnd w:id="319"/>
    </w:p>
    <w:p w14:paraId="6623F043" w14:textId="77777777" w:rsidR="00062789" w:rsidRPr="00D4717D" w:rsidRDefault="00062789" w:rsidP="00062789">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188"/>
        <w:gridCol w:w="7877"/>
      </w:tblGrid>
      <w:tr w:rsidR="00062789" w14:paraId="5407084C" w14:textId="77777777" w:rsidTr="00F507CB">
        <w:tc>
          <w:tcPr>
            <w:tcW w:w="1838" w:type="dxa"/>
            <w:shd w:val="clear" w:color="auto" w:fill="D9D9D9" w:themeFill="background1" w:themeFillShade="D9"/>
          </w:tcPr>
          <w:p w14:paraId="0BC52A96" w14:textId="77777777" w:rsidR="00062789" w:rsidRPr="00B30389" w:rsidRDefault="00062789" w:rsidP="00981924">
            <w:pPr>
              <w:rPr>
                <w:b/>
                <w:bCs/>
              </w:rPr>
            </w:pPr>
            <w:r w:rsidRPr="00B30389">
              <w:rPr>
                <w:b/>
                <w:bCs/>
              </w:rPr>
              <w:t>művelet</w:t>
            </w:r>
          </w:p>
        </w:tc>
        <w:tc>
          <w:tcPr>
            <w:tcW w:w="7227" w:type="dxa"/>
            <w:shd w:val="clear" w:color="auto" w:fill="D9D9D9" w:themeFill="background1" w:themeFillShade="D9"/>
          </w:tcPr>
          <w:p w14:paraId="25FF73B7" w14:textId="2805B9F6" w:rsidR="00062789" w:rsidRDefault="000135A7" w:rsidP="00981924">
            <w:r w:rsidRPr="000135A7">
              <w:t>getTetelesAdoszamla</w:t>
            </w:r>
          </w:p>
        </w:tc>
      </w:tr>
      <w:tr w:rsidR="00062789" w14:paraId="7255909D" w14:textId="77777777" w:rsidTr="00F507CB">
        <w:tc>
          <w:tcPr>
            <w:tcW w:w="1838" w:type="dxa"/>
            <w:shd w:val="clear" w:color="auto" w:fill="D9D9D9" w:themeFill="background1" w:themeFillShade="D9"/>
          </w:tcPr>
          <w:p w14:paraId="2CD63D21" w14:textId="77777777" w:rsidR="00062789" w:rsidRPr="00B30389" w:rsidRDefault="00062789" w:rsidP="00981924">
            <w:pPr>
              <w:rPr>
                <w:b/>
                <w:bCs/>
              </w:rPr>
            </w:pPr>
            <w:r w:rsidRPr="00B30389">
              <w:rPr>
                <w:b/>
                <w:bCs/>
              </w:rPr>
              <w:t>művelettípus</w:t>
            </w:r>
          </w:p>
        </w:tc>
        <w:tc>
          <w:tcPr>
            <w:tcW w:w="7227" w:type="dxa"/>
            <w:shd w:val="clear" w:color="auto" w:fill="D9D9D9" w:themeFill="background1" w:themeFillShade="D9"/>
          </w:tcPr>
          <w:p w14:paraId="31F3D595" w14:textId="77777777" w:rsidR="00062789" w:rsidRDefault="00062789" w:rsidP="00981924">
            <w:r>
              <w:t>GET</w:t>
            </w:r>
          </w:p>
        </w:tc>
      </w:tr>
      <w:tr w:rsidR="00062789" w14:paraId="2881AAE8" w14:textId="77777777" w:rsidTr="00F507CB">
        <w:tc>
          <w:tcPr>
            <w:tcW w:w="1838" w:type="dxa"/>
            <w:shd w:val="clear" w:color="auto" w:fill="D9D9D9" w:themeFill="background1" w:themeFillShade="D9"/>
          </w:tcPr>
          <w:p w14:paraId="5799CEEB" w14:textId="77777777" w:rsidR="00062789" w:rsidRPr="00B30389" w:rsidRDefault="00062789" w:rsidP="00981924">
            <w:pPr>
              <w:rPr>
                <w:b/>
                <w:bCs/>
              </w:rPr>
            </w:pPr>
            <w:r w:rsidRPr="00B30389">
              <w:rPr>
                <w:b/>
                <w:bCs/>
              </w:rPr>
              <w:t>path</w:t>
            </w:r>
          </w:p>
        </w:tc>
        <w:tc>
          <w:tcPr>
            <w:tcW w:w="7227" w:type="dxa"/>
            <w:shd w:val="clear" w:color="auto" w:fill="D9D9D9" w:themeFill="background1" w:themeFillShade="D9"/>
          </w:tcPr>
          <w:p w14:paraId="42A3FF30" w14:textId="045BB19A" w:rsidR="00062789" w:rsidRDefault="00062789" w:rsidP="00981924">
            <w:r w:rsidRPr="003542DD">
              <w:t>/NavM2m</w:t>
            </w:r>
            <w:r w:rsidR="00190B42">
              <w:t>Adozo</w:t>
            </w:r>
            <w:r w:rsidRPr="003542DD">
              <w:t>/</w:t>
            </w:r>
            <w:r w:rsidR="00190B42">
              <w:t>adozo</w:t>
            </w:r>
            <w:r w:rsidRPr="003542DD">
              <w:t>Service/</w:t>
            </w:r>
            <w:r w:rsidR="000135A7" w:rsidRPr="000135A7">
              <w:t>TetelesAdoszamla</w:t>
            </w:r>
          </w:p>
        </w:tc>
      </w:tr>
      <w:tr w:rsidR="00062789" w14:paraId="54F801DD" w14:textId="77777777" w:rsidTr="00F507CB">
        <w:tc>
          <w:tcPr>
            <w:tcW w:w="1838" w:type="dxa"/>
            <w:shd w:val="clear" w:color="auto" w:fill="D9D9D9" w:themeFill="background1" w:themeFillShade="D9"/>
          </w:tcPr>
          <w:p w14:paraId="1186514A" w14:textId="77777777" w:rsidR="00062789" w:rsidRPr="00B30389" w:rsidRDefault="00062789" w:rsidP="00981924">
            <w:pPr>
              <w:rPr>
                <w:b/>
                <w:bCs/>
              </w:rPr>
            </w:pPr>
            <w:r>
              <w:rPr>
                <w:b/>
                <w:bCs/>
              </w:rPr>
              <w:t>OpenAPI</w:t>
            </w:r>
          </w:p>
        </w:tc>
        <w:tc>
          <w:tcPr>
            <w:tcW w:w="7227" w:type="dxa"/>
            <w:shd w:val="clear" w:color="auto" w:fill="D9D9D9" w:themeFill="background1" w:themeFillShade="D9"/>
          </w:tcPr>
          <w:p w14:paraId="68E9308A" w14:textId="7518931F" w:rsidR="00062789" w:rsidRPr="00D42669" w:rsidRDefault="002A4B43" w:rsidP="00981924">
            <w:hyperlink r:id="rId15" w:anchor="/AdozoService/getTetelesAdoszamla" w:history="1">
              <w:r w:rsidRPr="001E2F18">
                <w:rPr>
                  <w:rStyle w:val="Hiperhivatkozs"/>
                </w:rPr>
                <w:t>https://app.swaggerhub.com/apis//NAVGOVHU/</w:t>
              </w:r>
              <w:r w:rsidR="00CD55F2">
                <w:rPr>
                  <w:rStyle w:val="Hiperhivatkozs"/>
                </w:rPr>
                <w:t>NavM2mAdozo</w:t>
              </w:r>
              <w:r w:rsidRPr="001E2F18">
                <w:rPr>
                  <w:rStyle w:val="Hiperhivatkozs"/>
                </w:rPr>
                <w:t xml:space="preserve">/1.0#/AdozoService/getTetelesAdoszamla </w:t>
              </w:r>
            </w:hyperlink>
          </w:p>
        </w:tc>
      </w:tr>
      <w:tr w:rsidR="00062789" w14:paraId="7A53F63A" w14:textId="77777777" w:rsidTr="00F507CB">
        <w:tc>
          <w:tcPr>
            <w:tcW w:w="1838" w:type="dxa"/>
            <w:shd w:val="clear" w:color="auto" w:fill="D9D9D9" w:themeFill="background1" w:themeFillShade="D9"/>
          </w:tcPr>
          <w:p w14:paraId="496C4C0F" w14:textId="77777777" w:rsidR="00062789" w:rsidRPr="00B30389" w:rsidRDefault="00062789" w:rsidP="00981924">
            <w:pPr>
              <w:rPr>
                <w:b/>
                <w:bCs/>
              </w:rPr>
            </w:pPr>
            <w:r w:rsidRPr="00B30389">
              <w:rPr>
                <w:b/>
                <w:bCs/>
              </w:rPr>
              <w:t>leírás</w:t>
            </w:r>
          </w:p>
        </w:tc>
        <w:tc>
          <w:tcPr>
            <w:tcW w:w="7227" w:type="dxa"/>
            <w:shd w:val="clear" w:color="auto" w:fill="D9D9D9" w:themeFill="background1" w:themeFillShade="D9"/>
          </w:tcPr>
          <w:p w14:paraId="5AAEADF2" w14:textId="1137E912" w:rsidR="00062789" w:rsidRPr="00D4717D" w:rsidRDefault="00C96DE9"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Tételes</w:t>
            </w:r>
            <w:r w:rsidR="00062789">
              <w:rPr>
                <w:rFonts w:eastAsiaTheme="minorEastAsia"/>
                <w:color w:val="auto"/>
                <w:sz w:val="20"/>
                <w:szCs w:val="20"/>
              </w:rPr>
              <w:t xml:space="preserve"> adószámla adatok</w:t>
            </w:r>
            <w:r w:rsidR="00062789" w:rsidRPr="00D4717D">
              <w:rPr>
                <w:rFonts w:eastAsiaTheme="minorEastAsia"/>
                <w:color w:val="auto"/>
                <w:sz w:val="20"/>
                <w:szCs w:val="20"/>
              </w:rPr>
              <w:t xml:space="preserve"> biztosító művelet. </w:t>
            </w:r>
            <w:r w:rsidR="00062789">
              <w:rPr>
                <w:rFonts w:eastAsiaTheme="minorEastAsia"/>
                <w:color w:val="auto"/>
                <w:sz w:val="20"/>
                <w:szCs w:val="20"/>
              </w:rPr>
              <w:t xml:space="preserve">Visszaadja a képviselő egy képviseltjének </w:t>
            </w:r>
            <w:r>
              <w:rPr>
                <w:rFonts w:eastAsiaTheme="minorEastAsia"/>
                <w:color w:val="auto"/>
                <w:sz w:val="20"/>
                <w:szCs w:val="20"/>
              </w:rPr>
              <w:t>tételes</w:t>
            </w:r>
            <w:r w:rsidR="00062789">
              <w:rPr>
                <w:rFonts w:eastAsiaTheme="minorEastAsia"/>
                <w:color w:val="auto"/>
                <w:sz w:val="20"/>
                <w:szCs w:val="20"/>
              </w:rPr>
              <w:t xml:space="preserve"> adószámla adatait.</w:t>
            </w:r>
          </w:p>
        </w:tc>
      </w:tr>
    </w:tbl>
    <w:p w14:paraId="0219FCB2" w14:textId="77777777" w:rsidR="00062789" w:rsidRDefault="00062789" w:rsidP="00062789"/>
    <w:p w14:paraId="39FFE240" w14:textId="77777777" w:rsidR="00062789" w:rsidRDefault="00062789" w:rsidP="00062789">
      <w:pPr>
        <w:rPr>
          <w:b/>
          <w:bCs/>
          <w:u w:val="single"/>
        </w:rPr>
      </w:pPr>
      <w:r w:rsidRPr="00D4717D">
        <w:rPr>
          <w:b/>
          <w:bCs/>
          <w:u w:val="single"/>
        </w:rPr>
        <w:t>Bemenő paraméterek:</w:t>
      </w:r>
    </w:p>
    <w:p w14:paraId="289783D3" w14:textId="7072FC7B" w:rsidR="00062789" w:rsidRDefault="000F0E42" w:rsidP="00062789">
      <w:r>
        <w:t xml:space="preserve">A </w:t>
      </w:r>
      <w:r w:rsidR="00062789" w:rsidRPr="000244A0">
        <w:t>6.1.1 fejezet</w:t>
      </w:r>
      <w:r>
        <w:t>ben szereplő általános adózói adat lekérdezésen felül a következő paraméterek:</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1555"/>
        <w:gridCol w:w="1134"/>
        <w:gridCol w:w="992"/>
        <w:gridCol w:w="1134"/>
        <w:gridCol w:w="4250"/>
      </w:tblGrid>
      <w:tr w:rsidR="000F0E42" w14:paraId="7DE0F3C5" w14:textId="77777777" w:rsidTr="00E20ED6">
        <w:tc>
          <w:tcPr>
            <w:tcW w:w="1555" w:type="dxa"/>
            <w:shd w:val="clear" w:color="auto" w:fill="D9D9D9" w:themeFill="background1" w:themeFillShade="D9"/>
          </w:tcPr>
          <w:p w14:paraId="4E0F9235" w14:textId="77777777" w:rsidR="000F0E42" w:rsidRPr="00B30389" w:rsidRDefault="000F0E42" w:rsidP="00981924">
            <w:pPr>
              <w:jc w:val="center"/>
              <w:rPr>
                <w:b/>
                <w:bCs/>
              </w:rPr>
            </w:pPr>
            <w:r w:rsidRPr="00B30389">
              <w:rPr>
                <w:b/>
                <w:bCs/>
              </w:rPr>
              <w:lastRenderedPageBreak/>
              <w:t>név</w:t>
            </w:r>
          </w:p>
        </w:tc>
        <w:tc>
          <w:tcPr>
            <w:tcW w:w="1134" w:type="dxa"/>
            <w:shd w:val="clear" w:color="auto" w:fill="D9D9D9" w:themeFill="background1" w:themeFillShade="D9"/>
          </w:tcPr>
          <w:p w14:paraId="4668DD1C" w14:textId="77777777" w:rsidR="000F0E42" w:rsidRPr="00B30389" w:rsidRDefault="000F0E42" w:rsidP="00981924">
            <w:pPr>
              <w:jc w:val="center"/>
              <w:rPr>
                <w:b/>
                <w:bCs/>
              </w:rPr>
            </w:pPr>
            <w:r w:rsidRPr="00B30389">
              <w:rPr>
                <w:b/>
                <w:bCs/>
              </w:rPr>
              <w:t>típus</w:t>
            </w:r>
          </w:p>
        </w:tc>
        <w:tc>
          <w:tcPr>
            <w:tcW w:w="992" w:type="dxa"/>
            <w:shd w:val="clear" w:color="auto" w:fill="D9D9D9" w:themeFill="background1" w:themeFillShade="D9"/>
          </w:tcPr>
          <w:p w14:paraId="3FF75D8E" w14:textId="77777777" w:rsidR="000F0E42" w:rsidRPr="00B30389" w:rsidRDefault="000F0E42" w:rsidP="00981924">
            <w:pPr>
              <w:jc w:val="center"/>
              <w:rPr>
                <w:b/>
                <w:bCs/>
              </w:rPr>
            </w:pPr>
            <w:r w:rsidRPr="00B30389">
              <w:rPr>
                <w:b/>
                <w:bCs/>
              </w:rPr>
              <w:t>hely</w:t>
            </w:r>
          </w:p>
        </w:tc>
        <w:tc>
          <w:tcPr>
            <w:tcW w:w="1134" w:type="dxa"/>
            <w:shd w:val="clear" w:color="auto" w:fill="D9D9D9" w:themeFill="background1" w:themeFillShade="D9"/>
          </w:tcPr>
          <w:p w14:paraId="0FCCD706" w14:textId="77777777" w:rsidR="000F0E42" w:rsidRPr="00B30389" w:rsidRDefault="000F0E42" w:rsidP="00981924">
            <w:pPr>
              <w:jc w:val="center"/>
              <w:rPr>
                <w:b/>
                <w:bCs/>
              </w:rPr>
            </w:pPr>
            <w:r>
              <w:rPr>
                <w:b/>
                <w:bCs/>
              </w:rPr>
              <w:t>kötelező</w:t>
            </w:r>
          </w:p>
        </w:tc>
        <w:tc>
          <w:tcPr>
            <w:tcW w:w="4250" w:type="dxa"/>
            <w:shd w:val="clear" w:color="auto" w:fill="D9D9D9" w:themeFill="background1" w:themeFillShade="D9"/>
          </w:tcPr>
          <w:p w14:paraId="4061AAC4" w14:textId="77777777" w:rsidR="000F0E42" w:rsidRPr="00B30389" w:rsidRDefault="000F0E42" w:rsidP="00981924">
            <w:pPr>
              <w:jc w:val="center"/>
              <w:rPr>
                <w:b/>
                <w:bCs/>
              </w:rPr>
            </w:pPr>
            <w:r w:rsidRPr="00B30389">
              <w:rPr>
                <w:b/>
                <w:bCs/>
              </w:rPr>
              <w:t>leírás</w:t>
            </w:r>
          </w:p>
        </w:tc>
      </w:tr>
      <w:tr w:rsidR="000F0E42" w14:paraId="59676BE0" w14:textId="77777777" w:rsidTr="00E20ED6">
        <w:tc>
          <w:tcPr>
            <w:tcW w:w="1555" w:type="dxa"/>
            <w:shd w:val="clear" w:color="auto" w:fill="D9D9D9" w:themeFill="background1" w:themeFillShade="D9"/>
          </w:tcPr>
          <w:p w14:paraId="39F4D337" w14:textId="704E7DB3" w:rsidR="000F0E42" w:rsidRDefault="002A4B43" w:rsidP="00981924">
            <w:r w:rsidRPr="002A4B43">
              <w:t>idoszakVege</w:t>
            </w:r>
          </w:p>
        </w:tc>
        <w:tc>
          <w:tcPr>
            <w:tcW w:w="1134" w:type="dxa"/>
            <w:shd w:val="clear" w:color="auto" w:fill="D9D9D9" w:themeFill="background1" w:themeFillShade="D9"/>
          </w:tcPr>
          <w:p w14:paraId="0057A832" w14:textId="21BE312D" w:rsidR="000F0E42" w:rsidRDefault="000F0E42" w:rsidP="00981924">
            <w:pPr>
              <w:jc w:val="center"/>
            </w:pPr>
            <w:r>
              <w:t>date</w:t>
            </w:r>
          </w:p>
        </w:tc>
        <w:tc>
          <w:tcPr>
            <w:tcW w:w="992" w:type="dxa"/>
            <w:shd w:val="clear" w:color="auto" w:fill="D9D9D9" w:themeFill="background1" w:themeFillShade="D9"/>
          </w:tcPr>
          <w:p w14:paraId="3DDC3705" w14:textId="01045D55" w:rsidR="000F0E42" w:rsidRDefault="000F0E42" w:rsidP="00981924">
            <w:pPr>
              <w:jc w:val="center"/>
            </w:pPr>
            <w:r>
              <w:t>query</w:t>
            </w:r>
          </w:p>
        </w:tc>
        <w:tc>
          <w:tcPr>
            <w:tcW w:w="1134" w:type="dxa"/>
            <w:shd w:val="clear" w:color="auto" w:fill="D9D9D9" w:themeFill="background1" w:themeFillShade="D9"/>
          </w:tcPr>
          <w:p w14:paraId="44377EC7" w14:textId="77777777" w:rsidR="000F0E42" w:rsidRDefault="000F0E42" w:rsidP="00981924">
            <w:pPr>
              <w:jc w:val="center"/>
            </w:pPr>
            <w:r>
              <w:t>igen</w:t>
            </w:r>
          </w:p>
        </w:tc>
        <w:tc>
          <w:tcPr>
            <w:tcW w:w="4250" w:type="dxa"/>
            <w:shd w:val="clear" w:color="auto" w:fill="D9D9D9" w:themeFill="background1" w:themeFillShade="D9"/>
          </w:tcPr>
          <w:p w14:paraId="200776DB" w14:textId="1DF802CE" w:rsidR="000F0E42" w:rsidRDefault="000F0E42" w:rsidP="00981924">
            <w:r w:rsidRPr="000F0E42">
              <w:t>Időszak vége</w:t>
            </w:r>
          </w:p>
        </w:tc>
      </w:tr>
      <w:tr w:rsidR="000F0E42" w14:paraId="45F2A64C" w14:textId="77777777" w:rsidTr="00E20ED6">
        <w:tc>
          <w:tcPr>
            <w:tcW w:w="1555" w:type="dxa"/>
            <w:shd w:val="clear" w:color="auto" w:fill="D9D9D9" w:themeFill="background1" w:themeFillShade="D9"/>
          </w:tcPr>
          <w:p w14:paraId="6FA252AE" w14:textId="3F360486" w:rsidR="000F0E42" w:rsidRPr="000F7830" w:rsidRDefault="002A4B43" w:rsidP="00981924">
            <w:r w:rsidRPr="002A4B43">
              <w:t>tetelTipus</w:t>
            </w:r>
          </w:p>
        </w:tc>
        <w:tc>
          <w:tcPr>
            <w:tcW w:w="1134" w:type="dxa"/>
            <w:shd w:val="clear" w:color="auto" w:fill="D9D9D9" w:themeFill="background1" w:themeFillShade="D9"/>
          </w:tcPr>
          <w:p w14:paraId="414AC30A" w14:textId="77777777" w:rsidR="000F0E42" w:rsidRDefault="000F0E42" w:rsidP="00981924">
            <w:pPr>
              <w:jc w:val="center"/>
            </w:pPr>
            <w:r>
              <w:t>string</w:t>
            </w:r>
          </w:p>
        </w:tc>
        <w:tc>
          <w:tcPr>
            <w:tcW w:w="992" w:type="dxa"/>
            <w:shd w:val="clear" w:color="auto" w:fill="D9D9D9" w:themeFill="background1" w:themeFillShade="D9"/>
          </w:tcPr>
          <w:p w14:paraId="6C292AC6" w14:textId="77777777" w:rsidR="000F0E42" w:rsidRDefault="000F0E42" w:rsidP="00981924">
            <w:pPr>
              <w:jc w:val="center"/>
            </w:pPr>
            <w:r>
              <w:t>query</w:t>
            </w:r>
          </w:p>
        </w:tc>
        <w:tc>
          <w:tcPr>
            <w:tcW w:w="1134" w:type="dxa"/>
            <w:shd w:val="clear" w:color="auto" w:fill="D9D9D9" w:themeFill="background1" w:themeFillShade="D9"/>
          </w:tcPr>
          <w:p w14:paraId="025AED76" w14:textId="77777777" w:rsidR="000F0E42" w:rsidRDefault="000F0E42" w:rsidP="00981924">
            <w:pPr>
              <w:jc w:val="center"/>
            </w:pPr>
            <w:r>
              <w:t>igen</w:t>
            </w:r>
          </w:p>
        </w:tc>
        <w:tc>
          <w:tcPr>
            <w:tcW w:w="4250" w:type="dxa"/>
            <w:shd w:val="clear" w:color="auto" w:fill="D9D9D9" w:themeFill="background1" w:themeFillShade="D9"/>
          </w:tcPr>
          <w:p w14:paraId="3C4679C4" w14:textId="35B5FE59" w:rsidR="008C7538" w:rsidRDefault="008C7538" w:rsidP="002A4B43">
            <w:pPr>
              <w:jc w:val="both"/>
            </w:pPr>
            <w:r>
              <w:t>Csak a következő értékeket veheti fel:</w:t>
            </w:r>
          </w:p>
          <w:p w14:paraId="75548156" w14:textId="0F7C2A62" w:rsidR="000F0E42" w:rsidRPr="000F7830" w:rsidRDefault="002A4B43" w:rsidP="002A4B43">
            <w:pPr>
              <w:jc w:val="both"/>
            </w:pPr>
            <w:r w:rsidRPr="002A4B43">
              <w:t>KONYVELT</w:t>
            </w:r>
            <w:r w:rsidR="000F0E42" w:rsidRPr="000F0E42">
              <w:t xml:space="preserve">: Csak a már könyvelt tételek. </w:t>
            </w:r>
            <w:r w:rsidRPr="002A4B43">
              <w:t>KONYVELT_ES_KONYVELESRE_VARO</w:t>
            </w:r>
            <w:r w:rsidR="000F0E42" w:rsidRPr="000F0E42">
              <w:t>: A könyvelt és a könyvelésre váró tételek is.</w:t>
            </w:r>
          </w:p>
        </w:tc>
      </w:tr>
      <w:tr w:rsidR="000F0E42" w14:paraId="4E26466B" w14:textId="77777777" w:rsidTr="00E20ED6">
        <w:tc>
          <w:tcPr>
            <w:tcW w:w="1555" w:type="dxa"/>
            <w:shd w:val="clear" w:color="auto" w:fill="D9D9D9" w:themeFill="background1" w:themeFillShade="D9"/>
          </w:tcPr>
          <w:p w14:paraId="08E28B4D" w14:textId="2CF00AE7" w:rsidR="000F0E42" w:rsidRPr="00D4717D" w:rsidRDefault="00E20ED6" w:rsidP="00981924">
            <w:r>
              <w:t>adonemKodok</w:t>
            </w:r>
          </w:p>
        </w:tc>
        <w:tc>
          <w:tcPr>
            <w:tcW w:w="1134" w:type="dxa"/>
            <w:shd w:val="clear" w:color="auto" w:fill="D9D9D9" w:themeFill="background1" w:themeFillShade="D9"/>
          </w:tcPr>
          <w:p w14:paraId="7606CCB4" w14:textId="5EFB1CAB" w:rsidR="000F0E42" w:rsidRPr="00D4717D" w:rsidRDefault="000F0E42" w:rsidP="00981924">
            <w:pPr>
              <w:jc w:val="center"/>
            </w:pPr>
            <w:r>
              <w:t>string array</w:t>
            </w:r>
          </w:p>
        </w:tc>
        <w:tc>
          <w:tcPr>
            <w:tcW w:w="992" w:type="dxa"/>
            <w:shd w:val="clear" w:color="auto" w:fill="D9D9D9" w:themeFill="background1" w:themeFillShade="D9"/>
          </w:tcPr>
          <w:p w14:paraId="7DE81D62" w14:textId="552B9D63" w:rsidR="000F0E42" w:rsidRPr="00D4717D" w:rsidRDefault="000F0E42" w:rsidP="00981924">
            <w:pPr>
              <w:jc w:val="center"/>
            </w:pPr>
            <w:r>
              <w:t>query</w:t>
            </w:r>
          </w:p>
        </w:tc>
        <w:tc>
          <w:tcPr>
            <w:tcW w:w="1134" w:type="dxa"/>
            <w:shd w:val="clear" w:color="auto" w:fill="D9D9D9" w:themeFill="background1" w:themeFillShade="D9"/>
          </w:tcPr>
          <w:p w14:paraId="4CBC2C84" w14:textId="77777777" w:rsidR="000F0E42" w:rsidRDefault="000F0E42" w:rsidP="00981924">
            <w:pPr>
              <w:jc w:val="center"/>
            </w:pPr>
            <w:r>
              <w:t>igen</w:t>
            </w:r>
          </w:p>
        </w:tc>
        <w:tc>
          <w:tcPr>
            <w:tcW w:w="4250" w:type="dxa"/>
            <w:shd w:val="clear" w:color="auto" w:fill="D9D9D9" w:themeFill="background1" w:themeFillShade="D9"/>
          </w:tcPr>
          <w:p w14:paraId="6A049DCA" w14:textId="1203DDAD" w:rsidR="000F0E42" w:rsidRPr="00D4717D" w:rsidRDefault="000F0E42" w:rsidP="002A4B43">
            <w:pPr>
              <w:jc w:val="both"/>
            </w:pPr>
            <w:r w:rsidRPr="000F0E42">
              <w:t>Adónem kód</w:t>
            </w:r>
            <w:r w:rsidR="002A4B43">
              <w:t>ok. Ha kitöltött, akkor csak ezeknek adónemek a tételei szerepelnek majd a válaszban.</w:t>
            </w:r>
          </w:p>
        </w:tc>
      </w:tr>
    </w:tbl>
    <w:p w14:paraId="213B7690" w14:textId="77777777" w:rsidR="000F0E42" w:rsidRDefault="000F0E42" w:rsidP="00062789"/>
    <w:p w14:paraId="57A90693" w14:textId="77777777" w:rsidR="00062789" w:rsidRPr="007D1C33" w:rsidRDefault="00062789" w:rsidP="00062789">
      <w:pPr>
        <w:rPr>
          <w:b/>
          <w:bCs/>
          <w:u w:val="single"/>
        </w:rPr>
      </w:pPr>
      <w:r w:rsidRPr="007523CD">
        <w:rPr>
          <w:b/>
          <w:bCs/>
          <w:u w:val="single"/>
        </w:rPr>
        <w:t>Válasz:</w:t>
      </w:r>
    </w:p>
    <w:p w14:paraId="0A6E15D7" w14:textId="70BBC273" w:rsidR="00062789" w:rsidRDefault="00062789" w:rsidP="00062789">
      <w:r>
        <w:t>A G</w:t>
      </w:r>
      <w:r w:rsidR="005A1691" w:rsidRPr="000135A7">
        <w:t>etTetelesAdoszamla</w:t>
      </w:r>
      <w:r>
        <w:t>Response</w:t>
      </w:r>
      <w:r w:rsidRPr="00B30389">
        <w:t>Ty</w:t>
      </w:r>
      <w:r>
        <w:t>pe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030"/>
        <w:gridCol w:w="2911"/>
        <w:gridCol w:w="1116"/>
        <w:gridCol w:w="3010"/>
      </w:tblGrid>
      <w:tr w:rsidR="00062789" w14:paraId="55BC992B" w14:textId="77777777" w:rsidTr="00142EDA">
        <w:tc>
          <w:tcPr>
            <w:tcW w:w="2030" w:type="dxa"/>
            <w:shd w:val="clear" w:color="auto" w:fill="D9D9D9" w:themeFill="background1" w:themeFillShade="D9"/>
          </w:tcPr>
          <w:p w14:paraId="3C4883D1" w14:textId="77777777" w:rsidR="00062789" w:rsidRPr="00B30389" w:rsidRDefault="00062789" w:rsidP="00981924">
            <w:pPr>
              <w:jc w:val="center"/>
              <w:rPr>
                <w:b/>
                <w:bCs/>
              </w:rPr>
            </w:pPr>
            <w:r w:rsidRPr="00B30389">
              <w:rPr>
                <w:b/>
                <w:bCs/>
              </w:rPr>
              <w:t>név</w:t>
            </w:r>
          </w:p>
        </w:tc>
        <w:tc>
          <w:tcPr>
            <w:tcW w:w="2911" w:type="dxa"/>
            <w:shd w:val="clear" w:color="auto" w:fill="D9D9D9" w:themeFill="background1" w:themeFillShade="D9"/>
          </w:tcPr>
          <w:p w14:paraId="44F5B0EF" w14:textId="77777777" w:rsidR="00062789" w:rsidRPr="00B30389" w:rsidRDefault="00062789" w:rsidP="00981924">
            <w:pPr>
              <w:jc w:val="center"/>
              <w:rPr>
                <w:b/>
                <w:bCs/>
              </w:rPr>
            </w:pPr>
            <w:r w:rsidRPr="00B30389">
              <w:rPr>
                <w:b/>
                <w:bCs/>
              </w:rPr>
              <w:t>típus</w:t>
            </w:r>
          </w:p>
        </w:tc>
        <w:tc>
          <w:tcPr>
            <w:tcW w:w="1116" w:type="dxa"/>
            <w:shd w:val="clear" w:color="auto" w:fill="D9D9D9" w:themeFill="background1" w:themeFillShade="D9"/>
          </w:tcPr>
          <w:p w14:paraId="209189A8" w14:textId="77777777" w:rsidR="00062789" w:rsidRPr="00B30389" w:rsidRDefault="00062789" w:rsidP="00981924">
            <w:pPr>
              <w:jc w:val="center"/>
              <w:rPr>
                <w:b/>
                <w:bCs/>
              </w:rPr>
            </w:pPr>
            <w:r>
              <w:rPr>
                <w:b/>
                <w:bCs/>
              </w:rPr>
              <w:t>kötelező</w:t>
            </w:r>
          </w:p>
        </w:tc>
        <w:tc>
          <w:tcPr>
            <w:tcW w:w="3010" w:type="dxa"/>
            <w:shd w:val="clear" w:color="auto" w:fill="D9D9D9" w:themeFill="background1" w:themeFillShade="D9"/>
          </w:tcPr>
          <w:p w14:paraId="0A5ABACA" w14:textId="77777777" w:rsidR="00062789" w:rsidRPr="00B30389" w:rsidRDefault="00062789" w:rsidP="00981924">
            <w:pPr>
              <w:jc w:val="center"/>
              <w:rPr>
                <w:b/>
                <w:bCs/>
              </w:rPr>
            </w:pPr>
            <w:r w:rsidRPr="00B30389">
              <w:rPr>
                <w:b/>
                <w:bCs/>
              </w:rPr>
              <w:t>leírás</w:t>
            </w:r>
          </w:p>
        </w:tc>
      </w:tr>
      <w:tr w:rsidR="00062789" w14:paraId="74B5FDCE" w14:textId="77777777" w:rsidTr="00142EDA">
        <w:tc>
          <w:tcPr>
            <w:tcW w:w="2030" w:type="dxa"/>
            <w:shd w:val="clear" w:color="auto" w:fill="D9D9D9" w:themeFill="background1" w:themeFillShade="D9"/>
          </w:tcPr>
          <w:p w14:paraId="3F4CF2E5" w14:textId="55D8EF9F" w:rsidR="00062789" w:rsidRDefault="00567BAB" w:rsidP="00981924">
            <w:r>
              <w:t>t</w:t>
            </w:r>
            <w:r w:rsidRPr="00567BAB">
              <w:t>etelesAdoszamla</w:t>
            </w:r>
          </w:p>
        </w:tc>
        <w:tc>
          <w:tcPr>
            <w:tcW w:w="2911" w:type="dxa"/>
            <w:shd w:val="clear" w:color="auto" w:fill="D9D9D9" w:themeFill="background1" w:themeFillShade="D9"/>
          </w:tcPr>
          <w:p w14:paraId="060F00BB" w14:textId="657B6CD1" w:rsidR="00062789" w:rsidRDefault="00567BAB" w:rsidP="00981924">
            <w:pPr>
              <w:jc w:val="center"/>
            </w:pPr>
            <w:r w:rsidRPr="00567BAB">
              <w:t>TetelesAdoszamla</w:t>
            </w:r>
          </w:p>
        </w:tc>
        <w:tc>
          <w:tcPr>
            <w:tcW w:w="1116" w:type="dxa"/>
            <w:shd w:val="clear" w:color="auto" w:fill="D9D9D9" w:themeFill="background1" w:themeFillShade="D9"/>
          </w:tcPr>
          <w:p w14:paraId="089BA8A1" w14:textId="77777777" w:rsidR="00062789" w:rsidRDefault="00062789" w:rsidP="00981924">
            <w:pPr>
              <w:jc w:val="center"/>
            </w:pPr>
            <w:r>
              <w:t>nem</w:t>
            </w:r>
          </w:p>
        </w:tc>
        <w:tc>
          <w:tcPr>
            <w:tcW w:w="3010" w:type="dxa"/>
            <w:shd w:val="clear" w:color="auto" w:fill="D9D9D9" w:themeFill="background1" w:themeFillShade="D9"/>
          </w:tcPr>
          <w:p w14:paraId="56A0DFC9" w14:textId="298DC7F4" w:rsidR="00062789" w:rsidRDefault="00E4515E" w:rsidP="00981924">
            <w:r>
              <w:t>Tételes</w:t>
            </w:r>
            <w:r w:rsidR="00062789" w:rsidRPr="007D1C33">
              <w:t xml:space="preserve"> adószámla adatok</w:t>
            </w:r>
          </w:p>
        </w:tc>
      </w:tr>
      <w:tr w:rsidR="00062789" w14:paraId="04FAA312" w14:textId="77777777" w:rsidTr="00142EDA">
        <w:tc>
          <w:tcPr>
            <w:tcW w:w="2030" w:type="dxa"/>
            <w:shd w:val="clear" w:color="auto" w:fill="D9D9D9" w:themeFill="background1" w:themeFillShade="D9"/>
          </w:tcPr>
          <w:p w14:paraId="0DEE0067" w14:textId="77777777" w:rsidR="00062789" w:rsidRPr="000D6741" w:rsidRDefault="00062789" w:rsidP="00981924">
            <w:r>
              <w:t>resultCode</w:t>
            </w:r>
          </w:p>
        </w:tc>
        <w:tc>
          <w:tcPr>
            <w:tcW w:w="2911" w:type="dxa"/>
            <w:shd w:val="clear" w:color="auto" w:fill="D9D9D9" w:themeFill="background1" w:themeFillShade="D9"/>
          </w:tcPr>
          <w:p w14:paraId="7E921D58" w14:textId="63AF0181" w:rsidR="00062789" w:rsidRDefault="00062789" w:rsidP="00981924">
            <w:pPr>
              <w:jc w:val="center"/>
            </w:pPr>
            <w:r>
              <w:t>G</w:t>
            </w:r>
            <w:r w:rsidRPr="0098156A">
              <w:t>et</w:t>
            </w:r>
            <w:r w:rsidR="00567BAB" w:rsidRPr="00567BAB">
              <w:t>TetelesAdoszamla</w:t>
            </w:r>
            <w:r>
              <w:t>Result</w:t>
            </w:r>
          </w:p>
        </w:tc>
        <w:tc>
          <w:tcPr>
            <w:tcW w:w="1116" w:type="dxa"/>
            <w:shd w:val="clear" w:color="auto" w:fill="D9D9D9" w:themeFill="background1" w:themeFillShade="D9"/>
          </w:tcPr>
          <w:p w14:paraId="467CC66F" w14:textId="77777777" w:rsidR="00062789" w:rsidRDefault="00062789" w:rsidP="00981924">
            <w:pPr>
              <w:jc w:val="center"/>
            </w:pPr>
            <w:r>
              <w:t>igen</w:t>
            </w:r>
          </w:p>
        </w:tc>
        <w:tc>
          <w:tcPr>
            <w:tcW w:w="3010" w:type="dxa"/>
            <w:shd w:val="clear" w:color="auto" w:fill="D9D9D9" w:themeFill="background1" w:themeFillShade="D9"/>
          </w:tcPr>
          <w:p w14:paraId="3BD567C4" w14:textId="77777777" w:rsidR="00062789" w:rsidRDefault="00062789" w:rsidP="00981924">
            <w:r>
              <w:t>Válaszkód</w:t>
            </w:r>
          </w:p>
        </w:tc>
      </w:tr>
      <w:tr w:rsidR="00062789" w14:paraId="27268168" w14:textId="77777777" w:rsidTr="00142EDA">
        <w:tc>
          <w:tcPr>
            <w:tcW w:w="2030" w:type="dxa"/>
            <w:shd w:val="clear" w:color="auto" w:fill="D9D9D9" w:themeFill="background1" w:themeFillShade="D9"/>
          </w:tcPr>
          <w:p w14:paraId="1E4EAD5A" w14:textId="77777777" w:rsidR="00062789" w:rsidRDefault="00062789" w:rsidP="00981924">
            <w:r>
              <w:t>resultMessage</w:t>
            </w:r>
          </w:p>
        </w:tc>
        <w:tc>
          <w:tcPr>
            <w:tcW w:w="2911" w:type="dxa"/>
            <w:shd w:val="clear" w:color="auto" w:fill="D9D9D9" w:themeFill="background1" w:themeFillShade="D9"/>
          </w:tcPr>
          <w:p w14:paraId="4B5D17EE" w14:textId="77777777" w:rsidR="00062789" w:rsidRDefault="00062789" w:rsidP="00981924">
            <w:pPr>
              <w:jc w:val="center"/>
            </w:pPr>
            <w:r>
              <w:t>string</w:t>
            </w:r>
          </w:p>
        </w:tc>
        <w:tc>
          <w:tcPr>
            <w:tcW w:w="1116" w:type="dxa"/>
            <w:shd w:val="clear" w:color="auto" w:fill="D9D9D9" w:themeFill="background1" w:themeFillShade="D9"/>
          </w:tcPr>
          <w:p w14:paraId="4D6BF52E" w14:textId="77777777" w:rsidR="00062789" w:rsidRDefault="00062789" w:rsidP="00981924">
            <w:pPr>
              <w:jc w:val="center"/>
            </w:pPr>
            <w:r>
              <w:t>nem</w:t>
            </w:r>
          </w:p>
        </w:tc>
        <w:tc>
          <w:tcPr>
            <w:tcW w:w="3010" w:type="dxa"/>
            <w:shd w:val="clear" w:color="auto" w:fill="D9D9D9" w:themeFill="background1" w:themeFillShade="D9"/>
          </w:tcPr>
          <w:p w14:paraId="41A9B8E2" w14:textId="77777777" w:rsidR="00062789" w:rsidRDefault="00062789" w:rsidP="00981924">
            <w:r>
              <w:t>Válaszüzenet</w:t>
            </w:r>
          </w:p>
        </w:tc>
      </w:tr>
    </w:tbl>
    <w:p w14:paraId="0B3F3B51" w14:textId="77777777" w:rsidR="00062789" w:rsidRDefault="00062789" w:rsidP="00062789"/>
    <w:p w14:paraId="13D33F50" w14:textId="6A12EFF4" w:rsidR="00062789" w:rsidRDefault="00062789" w:rsidP="00062789">
      <w:r>
        <w:t xml:space="preserve">A </w:t>
      </w:r>
      <w:r w:rsidR="0002637F" w:rsidRPr="00567BAB">
        <w:t>TetelesAdoszamla</w:t>
      </w:r>
      <w:r w:rsidR="0002637F">
        <w:t xml:space="preserve">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341"/>
        <w:gridCol w:w="1511"/>
        <w:gridCol w:w="998"/>
        <w:gridCol w:w="4217"/>
      </w:tblGrid>
      <w:tr w:rsidR="00AA07AA" w14:paraId="26245018" w14:textId="77777777" w:rsidTr="00AA07AA">
        <w:tc>
          <w:tcPr>
            <w:tcW w:w="2388" w:type="dxa"/>
            <w:shd w:val="clear" w:color="auto" w:fill="D9D9D9" w:themeFill="background1" w:themeFillShade="D9"/>
          </w:tcPr>
          <w:p w14:paraId="2A308BF9" w14:textId="77777777" w:rsidR="00062789" w:rsidRPr="00B30389" w:rsidRDefault="00062789" w:rsidP="00981924">
            <w:pPr>
              <w:jc w:val="center"/>
              <w:rPr>
                <w:b/>
                <w:bCs/>
              </w:rPr>
            </w:pPr>
            <w:r w:rsidRPr="00B30389">
              <w:rPr>
                <w:b/>
                <w:bCs/>
              </w:rPr>
              <w:t>név</w:t>
            </w:r>
          </w:p>
        </w:tc>
        <w:tc>
          <w:tcPr>
            <w:tcW w:w="1293" w:type="dxa"/>
            <w:shd w:val="clear" w:color="auto" w:fill="D9D9D9" w:themeFill="background1" w:themeFillShade="D9"/>
          </w:tcPr>
          <w:p w14:paraId="237693DE" w14:textId="77777777" w:rsidR="00062789" w:rsidRPr="00B30389" w:rsidRDefault="00062789" w:rsidP="00981924">
            <w:pPr>
              <w:jc w:val="center"/>
              <w:rPr>
                <w:b/>
                <w:bCs/>
              </w:rPr>
            </w:pPr>
            <w:r w:rsidRPr="00B30389">
              <w:rPr>
                <w:b/>
                <w:bCs/>
              </w:rPr>
              <w:t>típus</w:t>
            </w:r>
          </w:p>
        </w:tc>
        <w:tc>
          <w:tcPr>
            <w:tcW w:w="992" w:type="dxa"/>
            <w:shd w:val="clear" w:color="auto" w:fill="D9D9D9" w:themeFill="background1" w:themeFillShade="D9"/>
          </w:tcPr>
          <w:p w14:paraId="17137F45" w14:textId="77777777" w:rsidR="00062789" w:rsidRPr="00B30389" w:rsidRDefault="00062789" w:rsidP="00981924">
            <w:pPr>
              <w:jc w:val="center"/>
              <w:rPr>
                <w:b/>
                <w:bCs/>
              </w:rPr>
            </w:pPr>
            <w:r>
              <w:rPr>
                <w:b/>
                <w:bCs/>
              </w:rPr>
              <w:t>kötelező</w:t>
            </w:r>
          </w:p>
        </w:tc>
        <w:tc>
          <w:tcPr>
            <w:tcW w:w="4394" w:type="dxa"/>
            <w:shd w:val="clear" w:color="auto" w:fill="D9D9D9" w:themeFill="background1" w:themeFillShade="D9"/>
          </w:tcPr>
          <w:p w14:paraId="620648D0" w14:textId="77777777" w:rsidR="00062789" w:rsidRPr="00B30389" w:rsidRDefault="00062789" w:rsidP="00981924">
            <w:pPr>
              <w:jc w:val="center"/>
              <w:rPr>
                <w:b/>
                <w:bCs/>
              </w:rPr>
            </w:pPr>
            <w:r w:rsidRPr="00B30389">
              <w:rPr>
                <w:b/>
                <w:bCs/>
              </w:rPr>
              <w:t>leírás</w:t>
            </w:r>
          </w:p>
        </w:tc>
      </w:tr>
      <w:tr w:rsidR="00AA07AA" w14:paraId="3226A30B" w14:textId="77777777" w:rsidTr="00AA07AA">
        <w:tc>
          <w:tcPr>
            <w:tcW w:w="2388" w:type="dxa"/>
            <w:shd w:val="clear" w:color="auto" w:fill="D9D9D9" w:themeFill="background1" w:themeFillShade="D9"/>
          </w:tcPr>
          <w:p w14:paraId="5A217E36" w14:textId="0CDA9520" w:rsidR="00062789" w:rsidRDefault="0002637F" w:rsidP="00981924">
            <w:r w:rsidRPr="0002637F">
              <w:t>bhtlUzenet</w:t>
            </w:r>
          </w:p>
        </w:tc>
        <w:tc>
          <w:tcPr>
            <w:tcW w:w="1293" w:type="dxa"/>
            <w:shd w:val="clear" w:color="auto" w:fill="D9D9D9" w:themeFill="background1" w:themeFillShade="D9"/>
          </w:tcPr>
          <w:p w14:paraId="51F3C11F" w14:textId="3B0A8DF4" w:rsidR="00062789" w:rsidRDefault="00391BFB" w:rsidP="00981924">
            <w:pPr>
              <w:jc w:val="center"/>
            </w:pPr>
            <w:r>
              <w:t>string</w:t>
            </w:r>
          </w:p>
        </w:tc>
        <w:tc>
          <w:tcPr>
            <w:tcW w:w="992" w:type="dxa"/>
            <w:shd w:val="clear" w:color="auto" w:fill="D9D9D9" w:themeFill="background1" w:themeFillShade="D9"/>
          </w:tcPr>
          <w:p w14:paraId="0F44A47F" w14:textId="77777777" w:rsidR="00062789" w:rsidRDefault="00062789" w:rsidP="00981924">
            <w:pPr>
              <w:jc w:val="center"/>
            </w:pPr>
            <w:r>
              <w:t>nem</w:t>
            </w:r>
          </w:p>
        </w:tc>
        <w:tc>
          <w:tcPr>
            <w:tcW w:w="4394" w:type="dxa"/>
            <w:shd w:val="clear" w:color="auto" w:fill="D9D9D9" w:themeFill="background1" w:themeFillShade="D9"/>
          </w:tcPr>
          <w:p w14:paraId="576754A2" w14:textId="1BA2DA20" w:rsidR="00062789" w:rsidRDefault="00391BFB" w:rsidP="00981924">
            <w:r w:rsidRPr="00391BFB">
              <w:t>Behajthatatlan tételekrő</w:t>
            </w:r>
            <w:r>
              <w:t>l</w:t>
            </w:r>
            <w:r w:rsidRPr="00391BFB">
              <w:t xml:space="preserve"> szakmai üzenet</w:t>
            </w:r>
          </w:p>
        </w:tc>
      </w:tr>
      <w:tr w:rsidR="00AA07AA" w14:paraId="5498A8ED" w14:textId="77777777" w:rsidTr="00AA07AA">
        <w:tc>
          <w:tcPr>
            <w:tcW w:w="2388" w:type="dxa"/>
            <w:shd w:val="clear" w:color="auto" w:fill="D9D9D9" w:themeFill="background1" w:themeFillShade="D9"/>
          </w:tcPr>
          <w:p w14:paraId="0F49AED2" w14:textId="4D48449C" w:rsidR="00062789" w:rsidRDefault="00AA07AA" w:rsidP="00981924">
            <w:r w:rsidRPr="00AA07AA">
              <w:t>taxTy</w:t>
            </w:r>
            <w:r w:rsidR="0002637F">
              <w:t>adonem</w:t>
            </w:r>
            <w:r w:rsidRPr="00AA07AA">
              <w:t>pe</w:t>
            </w:r>
          </w:p>
        </w:tc>
        <w:tc>
          <w:tcPr>
            <w:tcW w:w="1293" w:type="dxa"/>
            <w:shd w:val="clear" w:color="auto" w:fill="D9D9D9" w:themeFill="background1" w:themeFillShade="D9"/>
          </w:tcPr>
          <w:p w14:paraId="18C46F41" w14:textId="60A2316E" w:rsidR="00062789" w:rsidRDefault="0002637F" w:rsidP="00981924">
            <w:pPr>
              <w:jc w:val="center"/>
            </w:pPr>
            <w:r>
              <w:t>Adonem</w:t>
            </w:r>
          </w:p>
        </w:tc>
        <w:tc>
          <w:tcPr>
            <w:tcW w:w="992" w:type="dxa"/>
            <w:shd w:val="clear" w:color="auto" w:fill="D9D9D9" w:themeFill="background1" w:themeFillShade="D9"/>
          </w:tcPr>
          <w:p w14:paraId="42ECD699" w14:textId="660AC9B4" w:rsidR="00062789" w:rsidRDefault="00AA07AA" w:rsidP="00981924">
            <w:pPr>
              <w:jc w:val="center"/>
            </w:pPr>
            <w:r>
              <w:t>nem</w:t>
            </w:r>
          </w:p>
        </w:tc>
        <w:tc>
          <w:tcPr>
            <w:tcW w:w="4394" w:type="dxa"/>
            <w:shd w:val="clear" w:color="auto" w:fill="D9D9D9" w:themeFill="background1" w:themeFillShade="D9"/>
          </w:tcPr>
          <w:p w14:paraId="12F17816" w14:textId="7FD46FFE" w:rsidR="00062789" w:rsidRDefault="00AA07AA" w:rsidP="00981924">
            <w:r w:rsidRPr="00AA07AA">
              <w:t>Adónem tételes adat</w:t>
            </w:r>
            <w:r>
              <w:t>ok</w:t>
            </w:r>
          </w:p>
        </w:tc>
      </w:tr>
      <w:tr w:rsidR="00062789" w14:paraId="6B0C0814" w14:textId="77777777" w:rsidTr="00AA07AA">
        <w:tc>
          <w:tcPr>
            <w:tcW w:w="2388" w:type="dxa"/>
            <w:shd w:val="clear" w:color="auto" w:fill="D9D9D9" w:themeFill="background1" w:themeFillShade="D9"/>
          </w:tcPr>
          <w:p w14:paraId="7F956A21" w14:textId="217C7892" w:rsidR="00062789" w:rsidRPr="005572E8" w:rsidRDefault="0002637F" w:rsidP="00981924">
            <w:r>
              <w:t>m</w:t>
            </w:r>
            <w:r w:rsidRPr="0002637F">
              <w:t>indOsszesen</w:t>
            </w:r>
          </w:p>
        </w:tc>
        <w:tc>
          <w:tcPr>
            <w:tcW w:w="1293" w:type="dxa"/>
            <w:shd w:val="clear" w:color="auto" w:fill="D9D9D9" w:themeFill="background1" w:themeFillShade="D9"/>
          </w:tcPr>
          <w:p w14:paraId="2215729F" w14:textId="1F7E2526" w:rsidR="00062789" w:rsidRDefault="0002637F" w:rsidP="00981924">
            <w:pPr>
              <w:jc w:val="center"/>
            </w:pPr>
            <w:r w:rsidRPr="0002637F">
              <w:t>MindOsszesen</w:t>
            </w:r>
          </w:p>
        </w:tc>
        <w:tc>
          <w:tcPr>
            <w:tcW w:w="992" w:type="dxa"/>
            <w:shd w:val="clear" w:color="auto" w:fill="D9D9D9" w:themeFill="background1" w:themeFillShade="D9"/>
          </w:tcPr>
          <w:p w14:paraId="2BDAF057" w14:textId="324CCABF" w:rsidR="00062789" w:rsidRDefault="00AA07AA" w:rsidP="00981924">
            <w:pPr>
              <w:jc w:val="center"/>
            </w:pPr>
            <w:r>
              <w:t>nem</w:t>
            </w:r>
          </w:p>
        </w:tc>
        <w:tc>
          <w:tcPr>
            <w:tcW w:w="4394" w:type="dxa"/>
            <w:shd w:val="clear" w:color="auto" w:fill="D9D9D9" w:themeFill="background1" w:themeFillShade="D9"/>
          </w:tcPr>
          <w:p w14:paraId="09430463" w14:textId="143F1023" w:rsidR="00062789" w:rsidRPr="005572E8" w:rsidRDefault="00AA07AA" w:rsidP="00981924">
            <w:r w:rsidRPr="00AA07AA">
              <w:t>Mindösszesen</w:t>
            </w:r>
          </w:p>
        </w:tc>
      </w:tr>
      <w:tr w:rsidR="00062789" w14:paraId="621BAF55" w14:textId="77777777" w:rsidTr="00AA07AA">
        <w:tc>
          <w:tcPr>
            <w:tcW w:w="2388" w:type="dxa"/>
            <w:shd w:val="clear" w:color="auto" w:fill="D9D9D9" w:themeFill="background1" w:themeFillShade="D9"/>
          </w:tcPr>
          <w:p w14:paraId="479ED75C" w14:textId="0715A9A3" w:rsidR="00062789" w:rsidRPr="00EC653C" w:rsidRDefault="0002637F" w:rsidP="00981924">
            <w:r>
              <w:t>a</w:t>
            </w:r>
            <w:r w:rsidRPr="0002637F">
              <w:t>doz</w:t>
            </w:r>
            <w:r>
              <w:t>o</w:t>
            </w:r>
          </w:p>
        </w:tc>
        <w:tc>
          <w:tcPr>
            <w:tcW w:w="1293" w:type="dxa"/>
            <w:shd w:val="clear" w:color="auto" w:fill="D9D9D9" w:themeFill="background1" w:themeFillShade="D9"/>
          </w:tcPr>
          <w:p w14:paraId="33B8B412" w14:textId="67DC95E3" w:rsidR="00062789" w:rsidRDefault="0002637F" w:rsidP="00981924">
            <w:pPr>
              <w:jc w:val="center"/>
            </w:pPr>
            <w:r w:rsidRPr="0002637F">
              <w:t>Adozo</w:t>
            </w:r>
          </w:p>
        </w:tc>
        <w:tc>
          <w:tcPr>
            <w:tcW w:w="992" w:type="dxa"/>
            <w:shd w:val="clear" w:color="auto" w:fill="D9D9D9" w:themeFill="background1" w:themeFillShade="D9"/>
          </w:tcPr>
          <w:p w14:paraId="4FE0F399" w14:textId="400095BB" w:rsidR="00062789" w:rsidRDefault="00AA07AA" w:rsidP="00981924">
            <w:pPr>
              <w:jc w:val="center"/>
            </w:pPr>
            <w:r>
              <w:t>nem</w:t>
            </w:r>
          </w:p>
        </w:tc>
        <w:tc>
          <w:tcPr>
            <w:tcW w:w="4394" w:type="dxa"/>
            <w:shd w:val="clear" w:color="auto" w:fill="D9D9D9" w:themeFill="background1" w:themeFillShade="D9"/>
          </w:tcPr>
          <w:p w14:paraId="03EE255A" w14:textId="3E1F098D" w:rsidR="00062789" w:rsidRPr="005572E8" w:rsidRDefault="00AA07AA" w:rsidP="00981924">
            <w:r w:rsidRPr="00AA07AA">
              <w:t>Adózói adatok</w:t>
            </w:r>
          </w:p>
        </w:tc>
      </w:tr>
      <w:tr w:rsidR="00062789" w14:paraId="26B3E00F" w14:textId="77777777" w:rsidTr="00AA07AA">
        <w:tc>
          <w:tcPr>
            <w:tcW w:w="2388" w:type="dxa"/>
            <w:shd w:val="clear" w:color="auto" w:fill="D9D9D9" w:themeFill="background1" w:themeFillShade="D9"/>
          </w:tcPr>
          <w:p w14:paraId="5B222E36" w14:textId="64B575A0" w:rsidR="00062789" w:rsidRPr="00EC653C" w:rsidRDefault="0002637F" w:rsidP="00981924">
            <w:r>
              <w:t>k</w:t>
            </w:r>
            <w:r w:rsidRPr="0002637F">
              <w:t>odLista</w:t>
            </w:r>
          </w:p>
        </w:tc>
        <w:tc>
          <w:tcPr>
            <w:tcW w:w="1293" w:type="dxa"/>
            <w:shd w:val="clear" w:color="auto" w:fill="D9D9D9" w:themeFill="background1" w:themeFillShade="D9"/>
          </w:tcPr>
          <w:p w14:paraId="4953C1C1" w14:textId="2757971E" w:rsidR="00062789" w:rsidRDefault="0002637F" w:rsidP="00981924">
            <w:pPr>
              <w:jc w:val="center"/>
            </w:pPr>
            <w:r w:rsidRPr="0002637F">
              <w:t>KodLista</w:t>
            </w:r>
          </w:p>
        </w:tc>
        <w:tc>
          <w:tcPr>
            <w:tcW w:w="992" w:type="dxa"/>
            <w:shd w:val="clear" w:color="auto" w:fill="D9D9D9" w:themeFill="background1" w:themeFillShade="D9"/>
          </w:tcPr>
          <w:p w14:paraId="2D3CF7C9" w14:textId="7E2101CD" w:rsidR="00062789" w:rsidRDefault="00AA07AA" w:rsidP="00981924">
            <w:pPr>
              <w:jc w:val="center"/>
            </w:pPr>
            <w:r>
              <w:t>nem</w:t>
            </w:r>
          </w:p>
        </w:tc>
        <w:tc>
          <w:tcPr>
            <w:tcW w:w="4394" w:type="dxa"/>
            <w:shd w:val="clear" w:color="auto" w:fill="D9D9D9" w:themeFill="background1" w:themeFillShade="D9"/>
          </w:tcPr>
          <w:p w14:paraId="16FA985D" w14:textId="2F5DA207" w:rsidR="00062789" w:rsidRPr="005572E8" w:rsidRDefault="00AA07AA" w:rsidP="00AA07AA">
            <w:pPr>
              <w:jc w:val="both"/>
            </w:pPr>
            <w:r w:rsidRPr="00AA07AA">
              <w:t>Bekódolt adatok magyarázó táblázatai: pénzforgalmi tételtípus, átvezetés forrásazonosító, befizetés forrás számlaszám</w:t>
            </w:r>
          </w:p>
        </w:tc>
      </w:tr>
    </w:tbl>
    <w:p w14:paraId="5DA762BC" w14:textId="77777777" w:rsidR="00062789" w:rsidRDefault="00062789" w:rsidP="00062789"/>
    <w:p w14:paraId="35DC4A5C" w14:textId="62B98648" w:rsidR="004C3CE3" w:rsidRDefault="004C3CE3" w:rsidP="004C3CE3">
      <w:r>
        <w:t xml:space="preserve">A </w:t>
      </w:r>
      <w:r w:rsidR="004308DD">
        <w:t xml:space="preserve">Adonem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37"/>
        <w:gridCol w:w="2176"/>
        <w:gridCol w:w="998"/>
        <w:gridCol w:w="3356"/>
      </w:tblGrid>
      <w:tr w:rsidR="004C3CE3" w14:paraId="50FA62B8" w14:textId="77777777" w:rsidTr="004C3CE3">
        <w:tc>
          <w:tcPr>
            <w:tcW w:w="2389" w:type="dxa"/>
            <w:shd w:val="clear" w:color="auto" w:fill="D9D9D9" w:themeFill="background1" w:themeFillShade="D9"/>
          </w:tcPr>
          <w:p w14:paraId="144AEA76" w14:textId="77777777" w:rsidR="004C3CE3" w:rsidRPr="00B30389" w:rsidRDefault="004C3CE3" w:rsidP="00981924">
            <w:pPr>
              <w:jc w:val="center"/>
              <w:rPr>
                <w:b/>
                <w:bCs/>
              </w:rPr>
            </w:pPr>
            <w:r w:rsidRPr="00B30389">
              <w:rPr>
                <w:b/>
                <w:bCs/>
              </w:rPr>
              <w:t>név</w:t>
            </w:r>
          </w:p>
        </w:tc>
        <w:tc>
          <w:tcPr>
            <w:tcW w:w="1292" w:type="dxa"/>
            <w:shd w:val="clear" w:color="auto" w:fill="D9D9D9" w:themeFill="background1" w:themeFillShade="D9"/>
          </w:tcPr>
          <w:p w14:paraId="19115EF3" w14:textId="77777777" w:rsidR="004C3CE3" w:rsidRPr="00B30389" w:rsidRDefault="004C3CE3" w:rsidP="00981924">
            <w:pPr>
              <w:jc w:val="center"/>
              <w:rPr>
                <w:b/>
                <w:bCs/>
              </w:rPr>
            </w:pPr>
            <w:r w:rsidRPr="00B30389">
              <w:rPr>
                <w:b/>
                <w:bCs/>
              </w:rPr>
              <w:t>típus</w:t>
            </w:r>
          </w:p>
        </w:tc>
        <w:tc>
          <w:tcPr>
            <w:tcW w:w="998" w:type="dxa"/>
            <w:shd w:val="clear" w:color="auto" w:fill="D9D9D9" w:themeFill="background1" w:themeFillShade="D9"/>
          </w:tcPr>
          <w:p w14:paraId="4A745EF4" w14:textId="77777777" w:rsidR="004C3CE3" w:rsidRPr="00B30389" w:rsidRDefault="004C3CE3" w:rsidP="00981924">
            <w:pPr>
              <w:jc w:val="center"/>
              <w:rPr>
                <w:b/>
                <w:bCs/>
              </w:rPr>
            </w:pPr>
            <w:r>
              <w:rPr>
                <w:b/>
                <w:bCs/>
              </w:rPr>
              <w:t>kötelező</w:t>
            </w:r>
          </w:p>
        </w:tc>
        <w:tc>
          <w:tcPr>
            <w:tcW w:w="4388" w:type="dxa"/>
            <w:shd w:val="clear" w:color="auto" w:fill="D9D9D9" w:themeFill="background1" w:themeFillShade="D9"/>
          </w:tcPr>
          <w:p w14:paraId="6D6B85D6" w14:textId="77777777" w:rsidR="004C3CE3" w:rsidRPr="00B30389" w:rsidRDefault="004C3CE3" w:rsidP="00981924">
            <w:pPr>
              <w:jc w:val="center"/>
              <w:rPr>
                <w:b/>
                <w:bCs/>
              </w:rPr>
            </w:pPr>
            <w:r w:rsidRPr="00B30389">
              <w:rPr>
                <w:b/>
                <w:bCs/>
              </w:rPr>
              <w:t>leírás</w:t>
            </w:r>
          </w:p>
        </w:tc>
      </w:tr>
      <w:tr w:rsidR="004C3CE3" w14:paraId="0F1C7E54" w14:textId="77777777" w:rsidTr="004C3CE3">
        <w:tc>
          <w:tcPr>
            <w:tcW w:w="2389" w:type="dxa"/>
            <w:shd w:val="clear" w:color="auto" w:fill="D9D9D9" w:themeFill="background1" w:themeFillShade="D9"/>
          </w:tcPr>
          <w:p w14:paraId="30AA0FFA" w14:textId="1C995628" w:rsidR="004C3CE3" w:rsidRDefault="004308DD" w:rsidP="00981924">
            <w:r w:rsidRPr="004308DD">
              <w:t>kod</w:t>
            </w:r>
          </w:p>
        </w:tc>
        <w:tc>
          <w:tcPr>
            <w:tcW w:w="1292" w:type="dxa"/>
            <w:shd w:val="clear" w:color="auto" w:fill="D9D9D9" w:themeFill="background1" w:themeFillShade="D9"/>
          </w:tcPr>
          <w:p w14:paraId="0733A937" w14:textId="0D2EEF4B" w:rsidR="004C3CE3" w:rsidRDefault="004C3CE3" w:rsidP="00981924">
            <w:pPr>
              <w:jc w:val="center"/>
            </w:pPr>
            <w:r>
              <w:t>string</w:t>
            </w:r>
          </w:p>
        </w:tc>
        <w:tc>
          <w:tcPr>
            <w:tcW w:w="998" w:type="dxa"/>
            <w:shd w:val="clear" w:color="auto" w:fill="D9D9D9" w:themeFill="background1" w:themeFillShade="D9"/>
          </w:tcPr>
          <w:p w14:paraId="63EF49B7" w14:textId="0D32D410" w:rsidR="004C3CE3" w:rsidRDefault="004C3CE3" w:rsidP="00981924">
            <w:pPr>
              <w:jc w:val="center"/>
            </w:pPr>
            <w:r>
              <w:t>igen</w:t>
            </w:r>
          </w:p>
        </w:tc>
        <w:tc>
          <w:tcPr>
            <w:tcW w:w="4388" w:type="dxa"/>
            <w:shd w:val="clear" w:color="auto" w:fill="D9D9D9" w:themeFill="background1" w:themeFillShade="D9"/>
          </w:tcPr>
          <w:p w14:paraId="6DEBEE29" w14:textId="0E18ED06" w:rsidR="004C3CE3" w:rsidRDefault="004C3CE3" w:rsidP="00981924">
            <w:r w:rsidRPr="004C3CE3">
              <w:t>Adónemkód</w:t>
            </w:r>
          </w:p>
        </w:tc>
      </w:tr>
      <w:tr w:rsidR="004C3CE3" w14:paraId="0DF86273" w14:textId="77777777" w:rsidTr="004C3CE3">
        <w:tc>
          <w:tcPr>
            <w:tcW w:w="2389" w:type="dxa"/>
            <w:shd w:val="clear" w:color="auto" w:fill="D9D9D9" w:themeFill="background1" w:themeFillShade="D9"/>
          </w:tcPr>
          <w:p w14:paraId="5327117D" w14:textId="1903E424" w:rsidR="004C3CE3" w:rsidRDefault="004308DD" w:rsidP="004C3CE3">
            <w:r w:rsidRPr="004308DD">
              <w:t>megnevezes</w:t>
            </w:r>
          </w:p>
        </w:tc>
        <w:tc>
          <w:tcPr>
            <w:tcW w:w="1292" w:type="dxa"/>
            <w:shd w:val="clear" w:color="auto" w:fill="D9D9D9" w:themeFill="background1" w:themeFillShade="D9"/>
          </w:tcPr>
          <w:p w14:paraId="1CD6D25C" w14:textId="4152E688" w:rsidR="004C3CE3" w:rsidRDefault="004C3CE3" w:rsidP="004C3CE3">
            <w:pPr>
              <w:jc w:val="center"/>
            </w:pPr>
            <w:r>
              <w:t>string</w:t>
            </w:r>
          </w:p>
        </w:tc>
        <w:tc>
          <w:tcPr>
            <w:tcW w:w="998" w:type="dxa"/>
            <w:shd w:val="clear" w:color="auto" w:fill="D9D9D9" w:themeFill="background1" w:themeFillShade="D9"/>
          </w:tcPr>
          <w:p w14:paraId="7850E71D" w14:textId="2462BD7C" w:rsidR="004C3CE3" w:rsidRDefault="004C3CE3" w:rsidP="004C3CE3">
            <w:pPr>
              <w:jc w:val="center"/>
            </w:pPr>
            <w:r>
              <w:t>igen</w:t>
            </w:r>
          </w:p>
        </w:tc>
        <w:tc>
          <w:tcPr>
            <w:tcW w:w="4388" w:type="dxa"/>
            <w:shd w:val="clear" w:color="auto" w:fill="D9D9D9" w:themeFill="background1" w:themeFillShade="D9"/>
          </w:tcPr>
          <w:p w14:paraId="52BF3F9E" w14:textId="4F7989A6" w:rsidR="004C3CE3" w:rsidRDefault="004C3CE3" w:rsidP="004C3CE3">
            <w:r w:rsidRPr="004C3CE3">
              <w:t>Adónem megnevezése</w:t>
            </w:r>
          </w:p>
        </w:tc>
      </w:tr>
      <w:tr w:rsidR="00011C73" w14:paraId="0345ED36" w14:textId="77777777" w:rsidTr="004C3CE3">
        <w:tc>
          <w:tcPr>
            <w:tcW w:w="2389" w:type="dxa"/>
            <w:shd w:val="clear" w:color="auto" w:fill="D9D9D9" w:themeFill="background1" w:themeFillShade="D9"/>
          </w:tcPr>
          <w:p w14:paraId="0CE58549" w14:textId="14227D6B" w:rsidR="004C3CE3" w:rsidRPr="005572E8" w:rsidRDefault="004308DD" w:rsidP="004C3CE3">
            <w:r w:rsidRPr="004308DD">
              <w:t>szamlaszam</w:t>
            </w:r>
          </w:p>
        </w:tc>
        <w:tc>
          <w:tcPr>
            <w:tcW w:w="1292" w:type="dxa"/>
            <w:shd w:val="clear" w:color="auto" w:fill="D9D9D9" w:themeFill="background1" w:themeFillShade="D9"/>
          </w:tcPr>
          <w:p w14:paraId="5C36FB23" w14:textId="25010360" w:rsidR="004C3CE3" w:rsidRDefault="004C3CE3" w:rsidP="004C3CE3">
            <w:pPr>
              <w:jc w:val="center"/>
            </w:pPr>
            <w:r>
              <w:t>string</w:t>
            </w:r>
          </w:p>
        </w:tc>
        <w:tc>
          <w:tcPr>
            <w:tcW w:w="998" w:type="dxa"/>
            <w:shd w:val="clear" w:color="auto" w:fill="D9D9D9" w:themeFill="background1" w:themeFillShade="D9"/>
          </w:tcPr>
          <w:p w14:paraId="444D61B4" w14:textId="32EB4FD2" w:rsidR="004C3CE3" w:rsidRDefault="004C3CE3" w:rsidP="004C3CE3">
            <w:pPr>
              <w:jc w:val="center"/>
            </w:pPr>
            <w:r>
              <w:t>igen</w:t>
            </w:r>
          </w:p>
        </w:tc>
        <w:tc>
          <w:tcPr>
            <w:tcW w:w="4388" w:type="dxa"/>
            <w:shd w:val="clear" w:color="auto" w:fill="D9D9D9" w:themeFill="background1" w:themeFillShade="D9"/>
          </w:tcPr>
          <w:p w14:paraId="67AA171F" w14:textId="6A6B9539" w:rsidR="004C3CE3" w:rsidRPr="005572E8" w:rsidRDefault="004C3CE3" w:rsidP="004C3CE3">
            <w:r w:rsidRPr="004C3CE3">
              <w:t>Adónem számlaszáma</w:t>
            </w:r>
          </w:p>
        </w:tc>
      </w:tr>
      <w:tr w:rsidR="00011C73" w14:paraId="652B98A6" w14:textId="77777777" w:rsidTr="004C3CE3">
        <w:tc>
          <w:tcPr>
            <w:tcW w:w="2389" w:type="dxa"/>
            <w:shd w:val="clear" w:color="auto" w:fill="D9D9D9" w:themeFill="background1" w:themeFillShade="D9"/>
          </w:tcPr>
          <w:p w14:paraId="2CA9E824" w14:textId="5E09D91A" w:rsidR="004C3CE3" w:rsidRPr="00EC653C" w:rsidRDefault="004308DD" w:rsidP="004C3CE3">
            <w:r w:rsidRPr="004308DD">
              <w:t>kotelezettsegOsszesen</w:t>
            </w:r>
          </w:p>
        </w:tc>
        <w:tc>
          <w:tcPr>
            <w:tcW w:w="1292" w:type="dxa"/>
            <w:shd w:val="clear" w:color="auto" w:fill="D9D9D9" w:themeFill="background1" w:themeFillShade="D9"/>
          </w:tcPr>
          <w:p w14:paraId="0D3B776A" w14:textId="18CEAD60" w:rsidR="004C3CE3" w:rsidRDefault="004C3CE3" w:rsidP="004C3CE3">
            <w:pPr>
              <w:jc w:val="center"/>
            </w:pPr>
            <w:r w:rsidRPr="004C3CE3">
              <w:t>double</w:t>
            </w:r>
          </w:p>
        </w:tc>
        <w:tc>
          <w:tcPr>
            <w:tcW w:w="998" w:type="dxa"/>
            <w:shd w:val="clear" w:color="auto" w:fill="D9D9D9" w:themeFill="background1" w:themeFillShade="D9"/>
          </w:tcPr>
          <w:p w14:paraId="3D60C8D1" w14:textId="1BDB0561" w:rsidR="004C3CE3" w:rsidRDefault="004C3CE3" w:rsidP="004C3CE3">
            <w:pPr>
              <w:jc w:val="center"/>
            </w:pPr>
            <w:r>
              <w:t>nem</w:t>
            </w:r>
          </w:p>
        </w:tc>
        <w:tc>
          <w:tcPr>
            <w:tcW w:w="4388" w:type="dxa"/>
            <w:shd w:val="clear" w:color="auto" w:fill="D9D9D9" w:themeFill="background1" w:themeFillShade="D9"/>
          </w:tcPr>
          <w:p w14:paraId="4504D351" w14:textId="73F1037E" w:rsidR="004C3CE3" w:rsidRPr="005572E8" w:rsidRDefault="004C3CE3" w:rsidP="004C3CE3">
            <w:r w:rsidRPr="004C3CE3">
              <w:t>Kötelezettség összesen</w:t>
            </w:r>
          </w:p>
        </w:tc>
      </w:tr>
      <w:tr w:rsidR="00011C73" w14:paraId="27B27576" w14:textId="77777777" w:rsidTr="004C3CE3">
        <w:tc>
          <w:tcPr>
            <w:tcW w:w="2389" w:type="dxa"/>
            <w:shd w:val="clear" w:color="auto" w:fill="D9D9D9" w:themeFill="background1" w:themeFillShade="D9"/>
          </w:tcPr>
          <w:p w14:paraId="548C0A6B" w14:textId="4B28DEA1" w:rsidR="004C3CE3" w:rsidRPr="00EC653C" w:rsidRDefault="004308DD" w:rsidP="004C3CE3">
            <w:r w:rsidRPr="004308DD">
              <w:t>penzforgalomOsszesen</w:t>
            </w:r>
          </w:p>
        </w:tc>
        <w:tc>
          <w:tcPr>
            <w:tcW w:w="1292" w:type="dxa"/>
            <w:shd w:val="clear" w:color="auto" w:fill="D9D9D9" w:themeFill="background1" w:themeFillShade="D9"/>
          </w:tcPr>
          <w:p w14:paraId="1B789D37" w14:textId="101BA52D" w:rsidR="004C3CE3" w:rsidRDefault="004C3CE3" w:rsidP="004C3CE3">
            <w:pPr>
              <w:jc w:val="center"/>
            </w:pPr>
            <w:r w:rsidRPr="004C3CE3">
              <w:t>double</w:t>
            </w:r>
          </w:p>
        </w:tc>
        <w:tc>
          <w:tcPr>
            <w:tcW w:w="998" w:type="dxa"/>
            <w:shd w:val="clear" w:color="auto" w:fill="D9D9D9" w:themeFill="background1" w:themeFillShade="D9"/>
          </w:tcPr>
          <w:p w14:paraId="7D34017F" w14:textId="0F9C684C" w:rsidR="004C3CE3" w:rsidRDefault="004C3CE3" w:rsidP="004C3CE3">
            <w:pPr>
              <w:jc w:val="center"/>
            </w:pPr>
            <w:r>
              <w:t>nem</w:t>
            </w:r>
          </w:p>
        </w:tc>
        <w:tc>
          <w:tcPr>
            <w:tcW w:w="4388" w:type="dxa"/>
            <w:shd w:val="clear" w:color="auto" w:fill="D9D9D9" w:themeFill="background1" w:themeFillShade="D9"/>
          </w:tcPr>
          <w:p w14:paraId="4F2A6005" w14:textId="00C6B949" w:rsidR="004C3CE3" w:rsidRPr="005572E8" w:rsidRDefault="004C3CE3" w:rsidP="004C3CE3">
            <w:pPr>
              <w:jc w:val="both"/>
            </w:pPr>
            <w:r w:rsidRPr="004C3CE3">
              <w:t>Pénzforgalom oldali könyvelt tételek összesen</w:t>
            </w:r>
          </w:p>
        </w:tc>
      </w:tr>
      <w:tr w:rsidR="004C3CE3" w14:paraId="230AE49C" w14:textId="77777777" w:rsidTr="004C3CE3">
        <w:tc>
          <w:tcPr>
            <w:tcW w:w="2389" w:type="dxa"/>
            <w:shd w:val="clear" w:color="auto" w:fill="D9D9D9" w:themeFill="background1" w:themeFillShade="D9"/>
          </w:tcPr>
          <w:p w14:paraId="102FA9A0" w14:textId="65EEE955" w:rsidR="004C3CE3" w:rsidRPr="00EC653C" w:rsidRDefault="004308DD" w:rsidP="004C3CE3">
            <w:r w:rsidRPr="004308DD">
              <w:t>konyvelesreVaroOsszesen</w:t>
            </w:r>
          </w:p>
        </w:tc>
        <w:tc>
          <w:tcPr>
            <w:tcW w:w="1292" w:type="dxa"/>
            <w:shd w:val="clear" w:color="auto" w:fill="D9D9D9" w:themeFill="background1" w:themeFillShade="D9"/>
          </w:tcPr>
          <w:p w14:paraId="0F8B22DD" w14:textId="60E54976" w:rsidR="004C3CE3" w:rsidRDefault="004C3CE3" w:rsidP="004C3CE3">
            <w:pPr>
              <w:jc w:val="center"/>
            </w:pPr>
            <w:r w:rsidRPr="004C3CE3">
              <w:t>double</w:t>
            </w:r>
          </w:p>
        </w:tc>
        <w:tc>
          <w:tcPr>
            <w:tcW w:w="998" w:type="dxa"/>
            <w:shd w:val="clear" w:color="auto" w:fill="D9D9D9" w:themeFill="background1" w:themeFillShade="D9"/>
          </w:tcPr>
          <w:p w14:paraId="67C5338D" w14:textId="5740254F" w:rsidR="004C3CE3" w:rsidRDefault="004C3CE3" w:rsidP="004C3CE3">
            <w:pPr>
              <w:jc w:val="center"/>
            </w:pPr>
            <w:r>
              <w:t>nem</w:t>
            </w:r>
          </w:p>
        </w:tc>
        <w:tc>
          <w:tcPr>
            <w:tcW w:w="4388" w:type="dxa"/>
            <w:shd w:val="clear" w:color="auto" w:fill="D9D9D9" w:themeFill="background1" w:themeFillShade="D9"/>
          </w:tcPr>
          <w:p w14:paraId="13579C11" w14:textId="02B009B1" w:rsidR="004C3CE3" w:rsidRPr="005572E8" w:rsidRDefault="004C3CE3" w:rsidP="004C3CE3">
            <w:pPr>
              <w:jc w:val="both"/>
            </w:pPr>
            <w:r w:rsidRPr="004C3CE3">
              <w:t>Könyveletlen tételek összesen</w:t>
            </w:r>
          </w:p>
        </w:tc>
      </w:tr>
      <w:tr w:rsidR="00011C73" w14:paraId="1C2F2D84" w14:textId="77777777" w:rsidTr="004C3CE3">
        <w:tc>
          <w:tcPr>
            <w:tcW w:w="2389" w:type="dxa"/>
            <w:shd w:val="clear" w:color="auto" w:fill="D9D9D9" w:themeFill="background1" w:themeFillShade="D9"/>
          </w:tcPr>
          <w:p w14:paraId="375CE1D2" w14:textId="6F6CBBFA" w:rsidR="00011C73" w:rsidRPr="004C3CE3" w:rsidRDefault="004308DD" w:rsidP="004C3CE3">
            <w:r>
              <w:t>tetel</w:t>
            </w:r>
          </w:p>
        </w:tc>
        <w:tc>
          <w:tcPr>
            <w:tcW w:w="1292" w:type="dxa"/>
            <w:shd w:val="clear" w:color="auto" w:fill="D9D9D9" w:themeFill="background1" w:themeFillShade="D9"/>
          </w:tcPr>
          <w:p w14:paraId="01501607" w14:textId="643F9124" w:rsidR="00011C73" w:rsidRPr="004C3CE3" w:rsidRDefault="004308DD" w:rsidP="004C3CE3">
            <w:pPr>
              <w:jc w:val="center"/>
            </w:pPr>
            <w:r>
              <w:t>Tetel</w:t>
            </w:r>
          </w:p>
        </w:tc>
        <w:tc>
          <w:tcPr>
            <w:tcW w:w="998" w:type="dxa"/>
            <w:shd w:val="clear" w:color="auto" w:fill="D9D9D9" w:themeFill="background1" w:themeFillShade="D9"/>
          </w:tcPr>
          <w:p w14:paraId="7869AAC2" w14:textId="6F7C2846" w:rsidR="00011C73" w:rsidRDefault="00011C73" w:rsidP="004C3CE3">
            <w:pPr>
              <w:jc w:val="center"/>
            </w:pPr>
            <w:r>
              <w:t>nem</w:t>
            </w:r>
          </w:p>
        </w:tc>
        <w:tc>
          <w:tcPr>
            <w:tcW w:w="4388" w:type="dxa"/>
            <w:shd w:val="clear" w:color="auto" w:fill="D9D9D9" w:themeFill="background1" w:themeFillShade="D9"/>
          </w:tcPr>
          <w:p w14:paraId="08C8D8BB" w14:textId="747C206E" w:rsidR="00011C73" w:rsidRPr="004C3CE3" w:rsidRDefault="00011C73" w:rsidP="004C3CE3">
            <w:pPr>
              <w:jc w:val="both"/>
            </w:pPr>
            <w:r w:rsidRPr="00011C73">
              <w:t>Könyvelt tétetlek</w:t>
            </w:r>
          </w:p>
        </w:tc>
      </w:tr>
      <w:tr w:rsidR="00011C73" w14:paraId="472481F4" w14:textId="77777777" w:rsidTr="004C3CE3">
        <w:tc>
          <w:tcPr>
            <w:tcW w:w="2389" w:type="dxa"/>
            <w:shd w:val="clear" w:color="auto" w:fill="D9D9D9" w:themeFill="background1" w:themeFillShade="D9"/>
          </w:tcPr>
          <w:p w14:paraId="02B39345" w14:textId="3DD548AC" w:rsidR="00011C73" w:rsidRPr="004C3CE3" w:rsidRDefault="004308DD" w:rsidP="004C3CE3">
            <w:r>
              <w:t>k</w:t>
            </w:r>
            <w:r w:rsidRPr="004308DD">
              <w:t>onyvelesreVaroTetel</w:t>
            </w:r>
          </w:p>
        </w:tc>
        <w:tc>
          <w:tcPr>
            <w:tcW w:w="1292" w:type="dxa"/>
            <w:shd w:val="clear" w:color="auto" w:fill="D9D9D9" w:themeFill="background1" w:themeFillShade="D9"/>
          </w:tcPr>
          <w:p w14:paraId="3E25651B" w14:textId="6AFDB3F2" w:rsidR="00011C73" w:rsidRPr="004C3CE3" w:rsidRDefault="004308DD" w:rsidP="004C3CE3">
            <w:pPr>
              <w:jc w:val="center"/>
            </w:pPr>
            <w:r w:rsidRPr="004308DD">
              <w:t>KonyvelesreVaroTetel</w:t>
            </w:r>
          </w:p>
        </w:tc>
        <w:tc>
          <w:tcPr>
            <w:tcW w:w="998" w:type="dxa"/>
            <w:shd w:val="clear" w:color="auto" w:fill="D9D9D9" w:themeFill="background1" w:themeFillShade="D9"/>
          </w:tcPr>
          <w:p w14:paraId="3BA488A4" w14:textId="5A101C13" w:rsidR="00011C73" w:rsidRDefault="00011C73" w:rsidP="004C3CE3">
            <w:pPr>
              <w:jc w:val="center"/>
            </w:pPr>
            <w:r>
              <w:t>nem</w:t>
            </w:r>
          </w:p>
        </w:tc>
        <w:tc>
          <w:tcPr>
            <w:tcW w:w="4388" w:type="dxa"/>
            <w:shd w:val="clear" w:color="auto" w:fill="D9D9D9" w:themeFill="background1" w:themeFillShade="D9"/>
          </w:tcPr>
          <w:p w14:paraId="321ABF2A" w14:textId="5B4128E6" w:rsidR="00011C73" w:rsidRPr="004C3CE3" w:rsidRDefault="00011C73" w:rsidP="004C3CE3">
            <w:pPr>
              <w:jc w:val="both"/>
            </w:pPr>
            <w:r w:rsidRPr="00011C73">
              <w:t>Könyvel</w:t>
            </w:r>
            <w:r w:rsidR="004308DD">
              <w:t>ésre váró</w:t>
            </w:r>
            <w:r w:rsidRPr="00011C73">
              <w:t xml:space="preserve"> tételek</w:t>
            </w:r>
          </w:p>
        </w:tc>
      </w:tr>
      <w:tr w:rsidR="00011C73" w14:paraId="434C677B" w14:textId="77777777" w:rsidTr="004C3CE3">
        <w:tc>
          <w:tcPr>
            <w:tcW w:w="2389" w:type="dxa"/>
            <w:shd w:val="clear" w:color="auto" w:fill="D9D9D9" w:themeFill="background1" w:themeFillShade="D9"/>
          </w:tcPr>
          <w:p w14:paraId="7D576B39" w14:textId="68088E9C" w:rsidR="00011C73" w:rsidRPr="004C3CE3" w:rsidRDefault="004308DD" w:rsidP="004C3CE3">
            <w:r>
              <w:t>k</w:t>
            </w:r>
            <w:r w:rsidRPr="004308DD">
              <w:t>onyvelesreUzenet</w:t>
            </w:r>
          </w:p>
        </w:tc>
        <w:tc>
          <w:tcPr>
            <w:tcW w:w="1292" w:type="dxa"/>
            <w:shd w:val="clear" w:color="auto" w:fill="D9D9D9" w:themeFill="background1" w:themeFillShade="D9"/>
          </w:tcPr>
          <w:p w14:paraId="1DB96F3B" w14:textId="765273DC" w:rsidR="00011C73" w:rsidRPr="004C3CE3" w:rsidRDefault="004308DD" w:rsidP="004C3CE3">
            <w:pPr>
              <w:jc w:val="center"/>
            </w:pPr>
            <w:r w:rsidRPr="004308DD">
              <w:t>KonyvelesreUzenet</w:t>
            </w:r>
          </w:p>
        </w:tc>
        <w:tc>
          <w:tcPr>
            <w:tcW w:w="998" w:type="dxa"/>
            <w:shd w:val="clear" w:color="auto" w:fill="D9D9D9" w:themeFill="background1" w:themeFillShade="D9"/>
          </w:tcPr>
          <w:p w14:paraId="6DECF848" w14:textId="56F9365F" w:rsidR="00011C73" w:rsidRDefault="00011C73" w:rsidP="004C3CE3">
            <w:pPr>
              <w:jc w:val="center"/>
            </w:pPr>
            <w:r>
              <w:t>nem</w:t>
            </w:r>
          </w:p>
        </w:tc>
        <w:tc>
          <w:tcPr>
            <w:tcW w:w="4388" w:type="dxa"/>
            <w:shd w:val="clear" w:color="auto" w:fill="D9D9D9" w:themeFill="background1" w:themeFillShade="D9"/>
          </w:tcPr>
          <w:p w14:paraId="36FDD7CB" w14:textId="620ECDD8" w:rsidR="00011C73" w:rsidRPr="004C3CE3" w:rsidRDefault="00011C73" w:rsidP="004C3CE3">
            <w:pPr>
              <w:jc w:val="both"/>
            </w:pPr>
            <w:r w:rsidRPr="00011C73">
              <w:t>Könyvelésre váró tétel hiány indokának kódja és szövege</w:t>
            </w:r>
          </w:p>
        </w:tc>
      </w:tr>
      <w:tr w:rsidR="00011C73" w14:paraId="37F3A6E9" w14:textId="77777777" w:rsidTr="004C3CE3">
        <w:tc>
          <w:tcPr>
            <w:tcW w:w="2389" w:type="dxa"/>
            <w:shd w:val="clear" w:color="auto" w:fill="D9D9D9" w:themeFill="background1" w:themeFillShade="D9"/>
          </w:tcPr>
          <w:p w14:paraId="7E23E255" w14:textId="6416A092" w:rsidR="00011C73" w:rsidRPr="00011C73" w:rsidRDefault="004308DD" w:rsidP="004C3CE3">
            <w:r w:rsidRPr="004308DD">
              <w:t>adonemEgyenleg</w:t>
            </w:r>
          </w:p>
        </w:tc>
        <w:tc>
          <w:tcPr>
            <w:tcW w:w="1292" w:type="dxa"/>
            <w:shd w:val="clear" w:color="auto" w:fill="D9D9D9" w:themeFill="background1" w:themeFillShade="D9"/>
          </w:tcPr>
          <w:p w14:paraId="41AEC1A7" w14:textId="206DEC23" w:rsidR="00011C73" w:rsidRDefault="004308DD" w:rsidP="004C3CE3">
            <w:pPr>
              <w:jc w:val="center"/>
            </w:pPr>
            <w:r w:rsidRPr="004308DD">
              <w:t>Egyenleg</w:t>
            </w:r>
          </w:p>
        </w:tc>
        <w:tc>
          <w:tcPr>
            <w:tcW w:w="998" w:type="dxa"/>
            <w:shd w:val="clear" w:color="auto" w:fill="D9D9D9" w:themeFill="background1" w:themeFillShade="D9"/>
          </w:tcPr>
          <w:p w14:paraId="6847F75C" w14:textId="3B467120" w:rsidR="00011C73" w:rsidRDefault="00011C73" w:rsidP="004C3CE3">
            <w:pPr>
              <w:jc w:val="center"/>
            </w:pPr>
            <w:r>
              <w:t>nem</w:t>
            </w:r>
          </w:p>
        </w:tc>
        <w:tc>
          <w:tcPr>
            <w:tcW w:w="4388" w:type="dxa"/>
            <w:shd w:val="clear" w:color="auto" w:fill="D9D9D9" w:themeFill="background1" w:themeFillShade="D9"/>
          </w:tcPr>
          <w:p w14:paraId="2BE98081" w14:textId="53A747C2" w:rsidR="00011C73" w:rsidRPr="00011C73" w:rsidRDefault="00011C73" w:rsidP="004C3CE3">
            <w:pPr>
              <w:jc w:val="both"/>
            </w:pPr>
            <w:r w:rsidRPr="00011C73">
              <w:t>Az adónem egyenlege</w:t>
            </w:r>
          </w:p>
        </w:tc>
      </w:tr>
    </w:tbl>
    <w:p w14:paraId="059EBD99" w14:textId="77777777" w:rsidR="004C3CE3" w:rsidRDefault="004C3CE3" w:rsidP="00062789"/>
    <w:p w14:paraId="0005E917" w14:textId="51FE968F" w:rsidR="00FB072D" w:rsidRDefault="00FB072D" w:rsidP="00FB072D">
      <w:r>
        <w:t>A</w:t>
      </w:r>
      <w:r w:rsidR="00EC4613">
        <w:t xml:space="preserve"> Tetel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3252"/>
        <w:gridCol w:w="1453"/>
        <w:gridCol w:w="998"/>
        <w:gridCol w:w="3364"/>
      </w:tblGrid>
      <w:tr w:rsidR="00FB072D" w14:paraId="730A1116" w14:textId="77777777" w:rsidTr="000137E2">
        <w:tc>
          <w:tcPr>
            <w:tcW w:w="2527" w:type="dxa"/>
            <w:shd w:val="clear" w:color="auto" w:fill="D9D9D9" w:themeFill="background1" w:themeFillShade="D9"/>
          </w:tcPr>
          <w:p w14:paraId="3D6A516D" w14:textId="77777777" w:rsidR="00FB072D" w:rsidRPr="00B30389" w:rsidRDefault="00FB072D" w:rsidP="00981924">
            <w:pPr>
              <w:jc w:val="center"/>
              <w:rPr>
                <w:b/>
                <w:bCs/>
              </w:rPr>
            </w:pPr>
            <w:r w:rsidRPr="00B30389">
              <w:rPr>
                <w:b/>
                <w:bCs/>
              </w:rPr>
              <w:lastRenderedPageBreak/>
              <w:t>név</w:t>
            </w:r>
          </w:p>
        </w:tc>
        <w:tc>
          <w:tcPr>
            <w:tcW w:w="1282" w:type="dxa"/>
            <w:shd w:val="clear" w:color="auto" w:fill="D9D9D9" w:themeFill="background1" w:themeFillShade="D9"/>
          </w:tcPr>
          <w:p w14:paraId="32C28775" w14:textId="77777777" w:rsidR="00FB072D" w:rsidRPr="00B30389" w:rsidRDefault="00FB072D" w:rsidP="00981924">
            <w:pPr>
              <w:jc w:val="center"/>
              <w:rPr>
                <w:b/>
                <w:bCs/>
              </w:rPr>
            </w:pPr>
            <w:r w:rsidRPr="00B30389">
              <w:rPr>
                <w:b/>
                <w:bCs/>
              </w:rPr>
              <w:t>típus</w:t>
            </w:r>
          </w:p>
        </w:tc>
        <w:tc>
          <w:tcPr>
            <w:tcW w:w="998" w:type="dxa"/>
            <w:shd w:val="clear" w:color="auto" w:fill="D9D9D9" w:themeFill="background1" w:themeFillShade="D9"/>
          </w:tcPr>
          <w:p w14:paraId="6BD36A91" w14:textId="77777777" w:rsidR="00FB072D" w:rsidRPr="00B30389" w:rsidRDefault="00FB072D" w:rsidP="00981924">
            <w:pPr>
              <w:jc w:val="center"/>
              <w:rPr>
                <w:b/>
                <w:bCs/>
              </w:rPr>
            </w:pPr>
            <w:r>
              <w:rPr>
                <w:b/>
                <w:bCs/>
              </w:rPr>
              <w:t>kötelező</w:t>
            </w:r>
          </w:p>
        </w:tc>
        <w:tc>
          <w:tcPr>
            <w:tcW w:w="4260" w:type="dxa"/>
            <w:shd w:val="clear" w:color="auto" w:fill="D9D9D9" w:themeFill="background1" w:themeFillShade="D9"/>
          </w:tcPr>
          <w:p w14:paraId="28AC3F6D" w14:textId="77777777" w:rsidR="00FB072D" w:rsidRPr="00B30389" w:rsidRDefault="00FB072D" w:rsidP="00981924">
            <w:pPr>
              <w:jc w:val="center"/>
              <w:rPr>
                <w:b/>
                <w:bCs/>
              </w:rPr>
            </w:pPr>
            <w:r w:rsidRPr="00B30389">
              <w:rPr>
                <w:b/>
                <w:bCs/>
              </w:rPr>
              <w:t>leírás</w:t>
            </w:r>
          </w:p>
        </w:tc>
      </w:tr>
      <w:tr w:rsidR="000137E2" w14:paraId="57687907" w14:textId="77777777" w:rsidTr="000137E2">
        <w:tc>
          <w:tcPr>
            <w:tcW w:w="2527" w:type="dxa"/>
            <w:shd w:val="clear" w:color="auto" w:fill="D9D9D9" w:themeFill="background1" w:themeFillShade="D9"/>
          </w:tcPr>
          <w:p w14:paraId="6BFCBB67" w14:textId="3C1FEB13" w:rsidR="000137E2" w:rsidRPr="00B30389" w:rsidRDefault="009A1473" w:rsidP="000137E2">
            <w:pPr>
              <w:rPr>
                <w:b/>
                <w:bCs/>
              </w:rPr>
            </w:pPr>
            <w:r w:rsidRPr="009A1473">
              <w:t>megnevezes</w:t>
            </w:r>
          </w:p>
        </w:tc>
        <w:tc>
          <w:tcPr>
            <w:tcW w:w="1282" w:type="dxa"/>
            <w:shd w:val="clear" w:color="auto" w:fill="D9D9D9" w:themeFill="background1" w:themeFillShade="D9"/>
          </w:tcPr>
          <w:p w14:paraId="59AE5F85" w14:textId="700455D6" w:rsidR="000137E2" w:rsidRPr="00B30389" w:rsidRDefault="000137E2" w:rsidP="000137E2">
            <w:pPr>
              <w:jc w:val="center"/>
              <w:rPr>
                <w:b/>
                <w:bCs/>
              </w:rPr>
            </w:pPr>
            <w:r>
              <w:t>string</w:t>
            </w:r>
          </w:p>
        </w:tc>
        <w:tc>
          <w:tcPr>
            <w:tcW w:w="998" w:type="dxa"/>
            <w:shd w:val="clear" w:color="auto" w:fill="D9D9D9" w:themeFill="background1" w:themeFillShade="D9"/>
          </w:tcPr>
          <w:p w14:paraId="119349F6" w14:textId="715DE634" w:rsidR="000137E2" w:rsidRDefault="000137E2" w:rsidP="000137E2">
            <w:pPr>
              <w:jc w:val="center"/>
              <w:rPr>
                <w:b/>
                <w:bCs/>
              </w:rPr>
            </w:pPr>
            <w:r>
              <w:t>nem</w:t>
            </w:r>
          </w:p>
        </w:tc>
        <w:tc>
          <w:tcPr>
            <w:tcW w:w="4260" w:type="dxa"/>
            <w:shd w:val="clear" w:color="auto" w:fill="D9D9D9" w:themeFill="background1" w:themeFillShade="D9"/>
          </w:tcPr>
          <w:p w14:paraId="5A891145" w14:textId="3A5555A6" w:rsidR="000137E2" w:rsidRPr="00B30389" w:rsidRDefault="000137E2" w:rsidP="009A1473">
            <w:pPr>
              <w:jc w:val="both"/>
              <w:rPr>
                <w:b/>
                <w:bCs/>
              </w:rPr>
            </w:pPr>
            <w:r w:rsidRPr="00FB072D">
              <w:t>A tétel típusának neve</w:t>
            </w:r>
          </w:p>
        </w:tc>
      </w:tr>
      <w:tr w:rsidR="000137E2" w14:paraId="25C2DCFF" w14:textId="77777777" w:rsidTr="000137E2">
        <w:tc>
          <w:tcPr>
            <w:tcW w:w="2527" w:type="dxa"/>
            <w:shd w:val="clear" w:color="auto" w:fill="D9D9D9" w:themeFill="background1" w:themeFillShade="D9"/>
          </w:tcPr>
          <w:p w14:paraId="0E9C67D9" w14:textId="72ACC3B5" w:rsidR="000137E2" w:rsidRPr="00B30389" w:rsidRDefault="009A1473" w:rsidP="000137E2">
            <w:pPr>
              <w:rPr>
                <w:b/>
                <w:bCs/>
              </w:rPr>
            </w:pPr>
            <w:r>
              <w:t>tipus</w:t>
            </w:r>
          </w:p>
        </w:tc>
        <w:tc>
          <w:tcPr>
            <w:tcW w:w="1282" w:type="dxa"/>
            <w:shd w:val="clear" w:color="auto" w:fill="D9D9D9" w:themeFill="background1" w:themeFillShade="D9"/>
          </w:tcPr>
          <w:p w14:paraId="2148B84A" w14:textId="45E2119E" w:rsidR="000137E2" w:rsidRPr="00B30389" w:rsidRDefault="000137E2" w:rsidP="000137E2">
            <w:pPr>
              <w:jc w:val="center"/>
              <w:rPr>
                <w:b/>
                <w:bCs/>
              </w:rPr>
            </w:pPr>
            <w:r>
              <w:t>string</w:t>
            </w:r>
          </w:p>
        </w:tc>
        <w:tc>
          <w:tcPr>
            <w:tcW w:w="998" w:type="dxa"/>
            <w:shd w:val="clear" w:color="auto" w:fill="D9D9D9" w:themeFill="background1" w:themeFillShade="D9"/>
          </w:tcPr>
          <w:p w14:paraId="7DD2BB28" w14:textId="0CCAB9A3" w:rsidR="000137E2" w:rsidRDefault="000137E2" w:rsidP="000137E2">
            <w:pPr>
              <w:jc w:val="center"/>
              <w:rPr>
                <w:b/>
                <w:bCs/>
              </w:rPr>
            </w:pPr>
            <w:r>
              <w:t>nem</w:t>
            </w:r>
          </w:p>
        </w:tc>
        <w:tc>
          <w:tcPr>
            <w:tcW w:w="4260" w:type="dxa"/>
            <w:shd w:val="clear" w:color="auto" w:fill="D9D9D9" w:themeFill="background1" w:themeFillShade="D9"/>
          </w:tcPr>
          <w:p w14:paraId="58405085" w14:textId="77777777" w:rsidR="000137E2" w:rsidRPr="00FB072D" w:rsidRDefault="000137E2" w:rsidP="000137E2">
            <w:pPr>
              <w:jc w:val="both"/>
            </w:pPr>
            <w:r w:rsidRPr="00FB072D">
              <w:t>Pénzforgalmi tétel típus kódja</w:t>
            </w:r>
          </w:p>
          <w:p w14:paraId="1862EA4A" w14:textId="77777777" w:rsidR="000137E2" w:rsidRPr="00B30389" w:rsidRDefault="000137E2" w:rsidP="000137E2">
            <w:pPr>
              <w:jc w:val="center"/>
              <w:rPr>
                <w:b/>
                <w:bCs/>
              </w:rPr>
            </w:pPr>
          </w:p>
        </w:tc>
      </w:tr>
      <w:tr w:rsidR="007F2B3C" w14:paraId="59D3C842" w14:textId="77777777" w:rsidTr="000137E2">
        <w:tc>
          <w:tcPr>
            <w:tcW w:w="2527" w:type="dxa"/>
            <w:shd w:val="clear" w:color="auto" w:fill="D9D9D9" w:themeFill="background1" w:themeFillShade="D9"/>
          </w:tcPr>
          <w:p w14:paraId="0E0B4F97" w14:textId="07832D5E" w:rsidR="007F2B3C" w:rsidRDefault="007F2B3C" w:rsidP="000137E2">
            <w:r w:rsidRPr="007F2B3C">
              <w:t>tipusKodolatlan</w:t>
            </w:r>
          </w:p>
        </w:tc>
        <w:tc>
          <w:tcPr>
            <w:tcW w:w="1282" w:type="dxa"/>
            <w:shd w:val="clear" w:color="auto" w:fill="D9D9D9" w:themeFill="background1" w:themeFillShade="D9"/>
          </w:tcPr>
          <w:p w14:paraId="62F90754" w14:textId="5D44FF60" w:rsidR="007F2B3C" w:rsidRDefault="007F2B3C" w:rsidP="000137E2">
            <w:pPr>
              <w:jc w:val="center"/>
            </w:pPr>
            <w:r>
              <w:t>string</w:t>
            </w:r>
          </w:p>
        </w:tc>
        <w:tc>
          <w:tcPr>
            <w:tcW w:w="998" w:type="dxa"/>
            <w:shd w:val="clear" w:color="auto" w:fill="D9D9D9" w:themeFill="background1" w:themeFillShade="D9"/>
          </w:tcPr>
          <w:p w14:paraId="069B198E" w14:textId="38D91C56" w:rsidR="007F2B3C" w:rsidRDefault="007F2B3C" w:rsidP="000137E2">
            <w:pPr>
              <w:jc w:val="center"/>
            </w:pPr>
            <w:r>
              <w:t>nem</w:t>
            </w:r>
          </w:p>
        </w:tc>
        <w:tc>
          <w:tcPr>
            <w:tcW w:w="4260" w:type="dxa"/>
            <w:shd w:val="clear" w:color="auto" w:fill="D9D9D9" w:themeFill="background1" w:themeFillShade="D9"/>
          </w:tcPr>
          <w:p w14:paraId="07300F9E" w14:textId="63258625" w:rsidR="007F2B3C" w:rsidRPr="00FB072D" w:rsidRDefault="007F2B3C" w:rsidP="000137E2">
            <w:pPr>
              <w:jc w:val="both"/>
            </w:pPr>
            <w:r w:rsidRPr="007F2B3C">
              <w:t>Pénzforgalmi tétel típus. A tipus kódolatlan értéke.</w:t>
            </w:r>
          </w:p>
        </w:tc>
      </w:tr>
      <w:tr w:rsidR="000137E2" w14:paraId="24289261" w14:textId="77777777" w:rsidTr="000137E2">
        <w:tc>
          <w:tcPr>
            <w:tcW w:w="2527" w:type="dxa"/>
            <w:shd w:val="clear" w:color="auto" w:fill="D9D9D9" w:themeFill="background1" w:themeFillShade="D9"/>
          </w:tcPr>
          <w:p w14:paraId="643E66AF" w14:textId="0358A4CD" w:rsidR="000137E2" w:rsidRDefault="009A1473" w:rsidP="000137E2">
            <w:r w:rsidRPr="009A1473">
              <w:t>aladonem</w:t>
            </w:r>
          </w:p>
        </w:tc>
        <w:tc>
          <w:tcPr>
            <w:tcW w:w="1282" w:type="dxa"/>
            <w:shd w:val="clear" w:color="auto" w:fill="D9D9D9" w:themeFill="background1" w:themeFillShade="D9"/>
          </w:tcPr>
          <w:p w14:paraId="48F644C7" w14:textId="44185271" w:rsidR="000137E2" w:rsidRDefault="000137E2" w:rsidP="000137E2">
            <w:pPr>
              <w:jc w:val="center"/>
            </w:pPr>
            <w:r>
              <w:t>string</w:t>
            </w:r>
          </w:p>
        </w:tc>
        <w:tc>
          <w:tcPr>
            <w:tcW w:w="998" w:type="dxa"/>
            <w:shd w:val="clear" w:color="auto" w:fill="D9D9D9" w:themeFill="background1" w:themeFillShade="D9"/>
          </w:tcPr>
          <w:p w14:paraId="2AB97424" w14:textId="372A7BE8" w:rsidR="000137E2" w:rsidRDefault="000137E2" w:rsidP="000137E2">
            <w:pPr>
              <w:jc w:val="center"/>
            </w:pPr>
            <w:r>
              <w:t>nem</w:t>
            </w:r>
          </w:p>
        </w:tc>
        <w:tc>
          <w:tcPr>
            <w:tcW w:w="4260" w:type="dxa"/>
            <w:shd w:val="clear" w:color="auto" w:fill="D9D9D9" w:themeFill="background1" w:themeFillShade="D9"/>
          </w:tcPr>
          <w:p w14:paraId="27A9477F" w14:textId="204EFCE1" w:rsidR="000137E2" w:rsidRDefault="000137E2" w:rsidP="000137E2">
            <w:r w:rsidRPr="00FB072D">
              <w:t>Aladónem</w:t>
            </w:r>
          </w:p>
        </w:tc>
      </w:tr>
      <w:tr w:rsidR="000137E2" w14:paraId="4C2D4246" w14:textId="77777777" w:rsidTr="000137E2">
        <w:tc>
          <w:tcPr>
            <w:tcW w:w="2527" w:type="dxa"/>
            <w:shd w:val="clear" w:color="auto" w:fill="D9D9D9" w:themeFill="background1" w:themeFillShade="D9"/>
          </w:tcPr>
          <w:p w14:paraId="1C1BC144" w14:textId="16A96AA7" w:rsidR="000137E2" w:rsidRPr="00FB072D" w:rsidRDefault="009A1473" w:rsidP="000137E2">
            <w:r w:rsidRPr="009A1473">
              <w:t>esedekessegiDatum</w:t>
            </w:r>
          </w:p>
        </w:tc>
        <w:tc>
          <w:tcPr>
            <w:tcW w:w="1282" w:type="dxa"/>
            <w:shd w:val="clear" w:color="auto" w:fill="D9D9D9" w:themeFill="background1" w:themeFillShade="D9"/>
          </w:tcPr>
          <w:p w14:paraId="6FD20778" w14:textId="211DA9A1" w:rsidR="000137E2" w:rsidRDefault="000137E2" w:rsidP="000137E2">
            <w:pPr>
              <w:jc w:val="center"/>
            </w:pPr>
            <w:r>
              <w:t>date</w:t>
            </w:r>
          </w:p>
        </w:tc>
        <w:tc>
          <w:tcPr>
            <w:tcW w:w="998" w:type="dxa"/>
            <w:shd w:val="clear" w:color="auto" w:fill="D9D9D9" w:themeFill="background1" w:themeFillShade="D9"/>
          </w:tcPr>
          <w:p w14:paraId="67758884" w14:textId="0A0155E4" w:rsidR="000137E2" w:rsidRDefault="000137E2" w:rsidP="000137E2">
            <w:pPr>
              <w:jc w:val="center"/>
            </w:pPr>
            <w:r>
              <w:t>nem</w:t>
            </w:r>
          </w:p>
        </w:tc>
        <w:tc>
          <w:tcPr>
            <w:tcW w:w="4260" w:type="dxa"/>
            <w:shd w:val="clear" w:color="auto" w:fill="D9D9D9" w:themeFill="background1" w:themeFillShade="D9"/>
          </w:tcPr>
          <w:p w14:paraId="23032EF5" w14:textId="7048BB7B" w:rsidR="000137E2" w:rsidRPr="00FB072D" w:rsidRDefault="000137E2" w:rsidP="000137E2">
            <w:r w:rsidRPr="00FB072D">
              <w:t>Esedékesség dátuma</w:t>
            </w:r>
          </w:p>
        </w:tc>
      </w:tr>
      <w:tr w:rsidR="000137E2" w14:paraId="0CC08075" w14:textId="77777777" w:rsidTr="000137E2">
        <w:tc>
          <w:tcPr>
            <w:tcW w:w="2527" w:type="dxa"/>
            <w:shd w:val="clear" w:color="auto" w:fill="D9D9D9" w:themeFill="background1" w:themeFillShade="D9"/>
          </w:tcPr>
          <w:p w14:paraId="61BF39D4" w14:textId="7C0E7A22" w:rsidR="000137E2" w:rsidRPr="00FB072D" w:rsidRDefault="009A1473" w:rsidP="000137E2">
            <w:r w:rsidRPr="009A1473">
              <w:t>teljesitesiDatum</w:t>
            </w:r>
          </w:p>
        </w:tc>
        <w:tc>
          <w:tcPr>
            <w:tcW w:w="1282" w:type="dxa"/>
            <w:shd w:val="clear" w:color="auto" w:fill="D9D9D9" w:themeFill="background1" w:themeFillShade="D9"/>
          </w:tcPr>
          <w:p w14:paraId="001A69BD" w14:textId="21063A1B" w:rsidR="000137E2" w:rsidRDefault="000137E2" w:rsidP="000137E2">
            <w:pPr>
              <w:jc w:val="center"/>
            </w:pPr>
            <w:r>
              <w:t>date</w:t>
            </w:r>
          </w:p>
        </w:tc>
        <w:tc>
          <w:tcPr>
            <w:tcW w:w="998" w:type="dxa"/>
            <w:shd w:val="clear" w:color="auto" w:fill="D9D9D9" w:themeFill="background1" w:themeFillShade="D9"/>
          </w:tcPr>
          <w:p w14:paraId="10572478" w14:textId="06EFD3B0" w:rsidR="000137E2" w:rsidRDefault="000137E2" w:rsidP="000137E2">
            <w:pPr>
              <w:jc w:val="center"/>
            </w:pPr>
            <w:r>
              <w:t>nem</w:t>
            </w:r>
          </w:p>
        </w:tc>
        <w:tc>
          <w:tcPr>
            <w:tcW w:w="4260" w:type="dxa"/>
            <w:shd w:val="clear" w:color="auto" w:fill="D9D9D9" w:themeFill="background1" w:themeFillShade="D9"/>
          </w:tcPr>
          <w:p w14:paraId="3998AB0E" w14:textId="77777777" w:rsidR="000137E2" w:rsidRPr="00FB072D" w:rsidRDefault="000137E2" w:rsidP="000137E2">
            <w:pPr>
              <w:jc w:val="both"/>
            </w:pPr>
            <w:r w:rsidRPr="00FB072D">
              <w:t>Pénzforgalmi tétel teljesítési dátum</w:t>
            </w:r>
          </w:p>
          <w:p w14:paraId="7A1EDAE5" w14:textId="77777777" w:rsidR="000137E2" w:rsidRPr="00FB072D" w:rsidRDefault="000137E2" w:rsidP="000137E2"/>
        </w:tc>
      </w:tr>
      <w:tr w:rsidR="000137E2" w14:paraId="279EFB24" w14:textId="77777777" w:rsidTr="000137E2">
        <w:tc>
          <w:tcPr>
            <w:tcW w:w="2527" w:type="dxa"/>
            <w:shd w:val="clear" w:color="auto" w:fill="D9D9D9" w:themeFill="background1" w:themeFillShade="D9"/>
          </w:tcPr>
          <w:p w14:paraId="316B8CFA" w14:textId="7B5B295E" w:rsidR="000137E2" w:rsidRPr="00FB072D" w:rsidRDefault="00A228AE" w:rsidP="000137E2">
            <w:r w:rsidRPr="00A228AE">
              <w:t>kotelezettseg</w:t>
            </w:r>
          </w:p>
        </w:tc>
        <w:tc>
          <w:tcPr>
            <w:tcW w:w="1282" w:type="dxa"/>
            <w:shd w:val="clear" w:color="auto" w:fill="D9D9D9" w:themeFill="background1" w:themeFillShade="D9"/>
          </w:tcPr>
          <w:p w14:paraId="060C180F" w14:textId="763C673E" w:rsidR="000137E2" w:rsidRDefault="000137E2" w:rsidP="000137E2">
            <w:pPr>
              <w:jc w:val="center"/>
            </w:pPr>
            <w:r>
              <w:t>string</w:t>
            </w:r>
          </w:p>
        </w:tc>
        <w:tc>
          <w:tcPr>
            <w:tcW w:w="998" w:type="dxa"/>
            <w:shd w:val="clear" w:color="auto" w:fill="D9D9D9" w:themeFill="background1" w:themeFillShade="D9"/>
          </w:tcPr>
          <w:p w14:paraId="1903A4A2" w14:textId="0651BF18" w:rsidR="000137E2" w:rsidRDefault="000137E2" w:rsidP="000137E2">
            <w:pPr>
              <w:jc w:val="center"/>
            </w:pPr>
            <w:r>
              <w:t>nem</w:t>
            </w:r>
          </w:p>
        </w:tc>
        <w:tc>
          <w:tcPr>
            <w:tcW w:w="4260" w:type="dxa"/>
            <w:shd w:val="clear" w:color="auto" w:fill="D9D9D9" w:themeFill="background1" w:themeFillShade="D9"/>
          </w:tcPr>
          <w:p w14:paraId="3BCFA2A2" w14:textId="091CC215" w:rsidR="000137E2" w:rsidRPr="00FB072D" w:rsidRDefault="000137E2" w:rsidP="000137E2">
            <w:pPr>
              <w:jc w:val="both"/>
            </w:pPr>
            <w:r w:rsidRPr="00FB072D">
              <w:t>Kötelezettség</w:t>
            </w:r>
          </w:p>
        </w:tc>
      </w:tr>
      <w:tr w:rsidR="000137E2" w14:paraId="0428D7F9" w14:textId="77777777" w:rsidTr="000137E2">
        <w:tc>
          <w:tcPr>
            <w:tcW w:w="2527" w:type="dxa"/>
            <w:shd w:val="clear" w:color="auto" w:fill="D9D9D9" w:themeFill="background1" w:themeFillShade="D9"/>
          </w:tcPr>
          <w:p w14:paraId="6838BAB7" w14:textId="70270DC6" w:rsidR="000137E2" w:rsidRPr="00FB072D" w:rsidRDefault="00A228AE" w:rsidP="000137E2">
            <w:r>
              <w:t>p</w:t>
            </w:r>
            <w:r w:rsidRPr="00A228AE">
              <w:t>enzforgalom</w:t>
            </w:r>
          </w:p>
        </w:tc>
        <w:tc>
          <w:tcPr>
            <w:tcW w:w="1282" w:type="dxa"/>
            <w:shd w:val="clear" w:color="auto" w:fill="D9D9D9" w:themeFill="background1" w:themeFillShade="D9"/>
          </w:tcPr>
          <w:p w14:paraId="635FEB0D" w14:textId="2163A14F" w:rsidR="000137E2" w:rsidRDefault="00A228AE" w:rsidP="000137E2">
            <w:pPr>
              <w:jc w:val="center"/>
            </w:pPr>
            <w:r w:rsidRPr="00A228AE">
              <w:t>Penzforgalom</w:t>
            </w:r>
          </w:p>
        </w:tc>
        <w:tc>
          <w:tcPr>
            <w:tcW w:w="998" w:type="dxa"/>
            <w:shd w:val="clear" w:color="auto" w:fill="D9D9D9" w:themeFill="background1" w:themeFillShade="D9"/>
          </w:tcPr>
          <w:p w14:paraId="71C93320" w14:textId="63EA9053" w:rsidR="000137E2" w:rsidRDefault="000137E2" w:rsidP="000137E2">
            <w:pPr>
              <w:jc w:val="center"/>
            </w:pPr>
            <w:r>
              <w:t>nem</w:t>
            </w:r>
          </w:p>
        </w:tc>
        <w:tc>
          <w:tcPr>
            <w:tcW w:w="4260" w:type="dxa"/>
            <w:shd w:val="clear" w:color="auto" w:fill="D9D9D9" w:themeFill="background1" w:themeFillShade="D9"/>
          </w:tcPr>
          <w:p w14:paraId="4EBB57EC" w14:textId="38AFB890" w:rsidR="000137E2" w:rsidRPr="00FB072D" w:rsidRDefault="000137E2" w:rsidP="000137E2">
            <w:pPr>
              <w:jc w:val="both"/>
            </w:pPr>
            <w:r w:rsidRPr="00FB072D">
              <w:t>Pénzforgalom</w:t>
            </w:r>
          </w:p>
        </w:tc>
      </w:tr>
      <w:tr w:rsidR="000137E2" w14:paraId="5C28E8A9" w14:textId="77777777" w:rsidTr="000137E2">
        <w:tc>
          <w:tcPr>
            <w:tcW w:w="2527" w:type="dxa"/>
            <w:shd w:val="clear" w:color="auto" w:fill="D9D9D9" w:themeFill="background1" w:themeFillShade="D9"/>
          </w:tcPr>
          <w:p w14:paraId="43845267" w14:textId="763D4DAF" w:rsidR="000137E2" w:rsidRDefault="009A1473" w:rsidP="000137E2">
            <w:r w:rsidRPr="009A1473">
              <w:t>ellenszamlaKod</w:t>
            </w:r>
          </w:p>
        </w:tc>
        <w:tc>
          <w:tcPr>
            <w:tcW w:w="1282" w:type="dxa"/>
            <w:shd w:val="clear" w:color="auto" w:fill="D9D9D9" w:themeFill="background1" w:themeFillShade="D9"/>
          </w:tcPr>
          <w:p w14:paraId="465A17FA" w14:textId="131F35AA" w:rsidR="000137E2" w:rsidRDefault="000137E2" w:rsidP="000137E2">
            <w:pPr>
              <w:jc w:val="center"/>
            </w:pPr>
            <w:r>
              <w:t>string</w:t>
            </w:r>
          </w:p>
        </w:tc>
        <w:tc>
          <w:tcPr>
            <w:tcW w:w="998" w:type="dxa"/>
            <w:shd w:val="clear" w:color="auto" w:fill="D9D9D9" w:themeFill="background1" w:themeFillShade="D9"/>
          </w:tcPr>
          <w:p w14:paraId="0956B481" w14:textId="2F5A695D" w:rsidR="000137E2" w:rsidRDefault="000137E2" w:rsidP="000137E2">
            <w:pPr>
              <w:jc w:val="center"/>
            </w:pPr>
            <w:r>
              <w:t>nem</w:t>
            </w:r>
          </w:p>
        </w:tc>
        <w:tc>
          <w:tcPr>
            <w:tcW w:w="4260" w:type="dxa"/>
            <w:shd w:val="clear" w:color="auto" w:fill="D9D9D9" w:themeFill="background1" w:themeFillShade="D9"/>
          </w:tcPr>
          <w:p w14:paraId="5E5774CE" w14:textId="2617CAD8" w:rsidR="000137E2" w:rsidRDefault="000137E2" w:rsidP="000137E2">
            <w:r w:rsidRPr="00FB072D">
              <w:t>Ellenszámla kódja, ahonnan jön a befizetés, vagy ahová megy a kiutalás</w:t>
            </w:r>
            <w:r>
              <w:t xml:space="preserve">. A kód a </w:t>
            </w:r>
            <w:r w:rsidR="009A1473">
              <w:t>KodLista</w:t>
            </w:r>
            <w:r>
              <w:t xml:space="preserve"> struktúrában található.</w:t>
            </w:r>
          </w:p>
        </w:tc>
      </w:tr>
      <w:tr w:rsidR="007F74B0" w14:paraId="740C7340" w14:textId="77777777" w:rsidTr="000137E2">
        <w:tc>
          <w:tcPr>
            <w:tcW w:w="2527" w:type="dxa"/>
            <w:shd w:val="clear" w:color="auto" w:fill="D9D9D9" w:themeFill="background1" w:themeFillShade="D9"/>
          </w:tcPr>
          <w:p w14:paraId="09DF38E6" w14:textId="7982685C" w:rsidR="007F74B0" w:rsidRPr="009A1473" w:rsidRDefault="007F74B0" w:rsidP="000137E2">
            <w:r>
              <w:t>ellenszamla</w:t>
            </w:r>
          </w:p>
        </w:tc>
        <w:tc>
          <w:tcPr>
            <w:tcW w:w="1282" w:type="dxa"/>
            <w:shd w:val="clear" w:color="auto" w:fill="D9D9D9" w:themeFill="background1" w:themeFillShade="D9"/>
          </w:tcPr>
          <w:p w14:paraId="53968042" w14:textId="59DF6E3D" w:rsidR="007F74B0" w:rsidRDefault="007F74B0" w:rsidP="000137E2">
            <w:pPr>
              <w:jc w:val="center"/>
            </w:pPr>
            <w:r>
              <w:t>string</w:t>
            </w:r>
          </w:p>
        </w:tc>
        <w:tc>
          <w:tcPr>
            <w:tcW w:w="998" w:type="dxa"/>
            <w:shd w:val="clear" w:color="auto" w:fill="D9D9D9" w:themeFill="background1" w:themeFillShade="D9"/>
          </w:tcPr>
          <w:p w14:paraId="4FC3405D" w14:textId="1B3DFE61" w:rsidR="007F74B0" w:rsidRDefault="007F74B0" w:rsidP="000137E2">
            <w:pPr>
              <w:jc w:val="center"/>
            </w:pPr>
            <w:r>
              <w:t>nem</w:t>
            </w:r>
          </w:p>
        </w:tc>
        <w:tc>
          <w:tcPr>
            <w:tcW w:w="4260" w:type="dxa"/>
            <w:shd w:val="clear" w:color="auto" w:fill="D9D9D9" w:themeFill="background1" w:themeFillShade="D9"/>
          </w:tcPr>
          <w:p w14:paraId="10890834" w14:textId="382AF5B6" w:rsidR="007F74B0" w:rsidRPr="00FB072D" w:rsidRDefault="007F74B0" w:rsidP="000137E2">
            <w:r w:rsidRPr="007F74B0">
              <w:t>Ellenszáml , ahonnan jön a befizetés, vagy ahová megy a kiutalás. Az ellenszamlaKod kódolatlan értéke.</w:t>
            </w:r>
          </w:p>
        </w:tc>
      </w:tr>
      <w:tr w:rsidR="000137E2" w14:paraId="24B085A6" w14:textId="77777777" w:rsidTr="000137E2">
        <w:tc>
          <w:tcPr>
            <w:tcW w:w="2527" w:type="dxa"/>
            <w:shd w:val="clear" w:color="auto" w:fill="D9D9D9" w:themeFill="background1" w:themeFillShade="D9"/>
          </w:tcPr>
          <w:p w14:paraId="4DF63DDA" w14:textId="039079E9" w:rsidR="000137E2" w:rsidRPr="00EC653C" w:rsidRDefault="009A1473" w:rsidP="000137E2">
            <w:r w:rsidRPr="009A1473">
              <w:t>kotelezettsegAtvezetveForrasKod</w:t>
            </w:r>
          </w:p>
        </w:tc>
        <w:tc>
          <w:tcPr>
            <w:tcW w:w="1282" w:type="dxa"/>
            <w:shd w:val="clear" w:color="auto" w:fill="D9D9D9" w:themeFill="background1" w:themeFillShade="D9"/>
          </w:tcPr>
          <w:p w14:paraId="7AAFBE4A" w14:textId="1942D1FF" w:rsidR="000137E2" w:rsidRDefault="000137E2" w:rsidP="000137E2">
            <w:pPr>
              <w:jc w:val="center"/>
            </w:pPr>
            <w:r>
              <w:t>string</w:t>
            </w:r>
          </w:p>
        </w:tc>
        <w:tc>
          <w:tcPr>
            <w:tcW w:w="998" w:type="dxa"/>
            <w:shd w:val="clear" w:color="auto" w:fill="D9D9D9" w:themeFill="background1" w:themeFillShade="D9"/>
          </w:tcPr>
          <w:p w14:paraId="432424E1" w14:textId="337ED098" w:rsidR="000137E2" w:rsidRDefault="000137E2" w:rsidP="000137E2">
            <w:pPr>
              <w:jc w:val="center"/>
            </w:pPr>
            <w:r>
              <w:t>nem</w:t>
            </w:r>
          </w:p>
        </w:tc>
        <w:tc>
          <w:tcPr>
            <w:tcW w:w="4260" w:type="dxa"/>
            <w:shd w:val="clear" w:color="auto" w:fill="D9D9D9" w:themeFill="background1" w:themeFillShade="D9"/>
          </w:tcPr>
          <w:p w14:paraId="5CA7994A" w14:textId="12DC1959" w:rsidR="000137E2" w:rsidRPr="005572E8" w:rsidRDefault="000137E2" w:rsidP="000137E2">
            <w:r w:rsidRPr="00FB072D">
              <w:t>Kötelezettség átvezetett tétel esetében a forrás adóalany kódja</w:t>
            </w:r>
            <w:r>
              <w:t xml:space="preserve">. A kód a </w:t>
            </w:r>
            <w:r w:rsidR="009A1473">
              <w:t xml:space="preserve">KodLista </w:t>
            </w:r>
            <w:r>
              <w:t>struktúrában található.</w:t>
            </w:r>
          </w:p>
        </w:tc>
      </w:tr>
      <w:tr w:rsidR="00AF1566" w14:paraId="164EE95B" w14:textId="77777777" w:rsidTr="000137E2">
        <w:tc>
          <w:tcPr>
            <w:tcW w:w="2527" w:type="dxa"/>
            <w:shd w:val="clear" w:color="auto" w:fill="D9D9D9" w:themeFill="background1" w:themeFillShade="D9"/>
          </w:tcPr>
          <w:p w14:paraId="1020FB61" w14:textId="10D8D7A1" w:rsidR="00AF1566" w:rsidRPr="009A1473" w:rsidRDefault="00AF1566" w:rsidP="000137E2">
            <w:r w:rsidRPr="00AF1566">
              <w:t>kotelezettsegAtvezetveForras</w:t>
            </w:r>
          </w:p>
        </w:tc>
        <w:tc>
          <w:tcPr>
            <w:tcW w:w="1282" w:type="dxa"/>
            <w:shd w:val="clear" w:color="auto" w:fill="D9D9D9" w:themeFill="background1" w:themeFillShade="D9"/>
          </w:tcPr>
          <w:p w14:paraId="5C58601A" w14:textId="01B8C238" w:rsidR="00AF1566" w:rsidRDefault="00AF1566" w:rsidP="000137E2">
            <w:pPr>
              <w:jc w:val="center"/>
            </w:pPr>
            <w:r>
              <w:t>string</w:t>
            </w:r>
          </w:p>
        </w:tc>
        <w:tc>
          <w:tcPr>
            <w:tcW w:w="998" w:type="dxa"/>
            <w:shd w:val="clear" w:color="auto" w:fill="D9D9D9" w:themeFill="background1" w:themeFillShade="D9"/>
          </w:tcPr>
          <w:p w14:paraId="456B9EDA" w14:textId="5B288EDF" w:rsidR="00AF1566" w:rsidRDefault="00AF1566" w:rsidP="000137E2">
            <w:pPr>
              <w:jc w:val="center"/>
            </w:pPr>
            <w:r>
              <w:t>nem</w:t>
            </w:r>
          </w:p>
        </w:tc>
        <w:tc>
          <w:tcPr>
            <w:tcW w:w="4260" w:type="dxa"/>
            <w:shd w:val="clear" w:color="auto" w:fill="D9D9D9" w:themeFill="background1" w:themeFillShade="D9"/>
          </w:tcPr>
          <w:p w14:paraId="4CB9FDEA" w14:textId="20F634F6" w:rsidR="00AF1566" w:rsidRPr="00FB072D" w:rsidRDefault="00AF1566" w:rsidP="000137E2">
            <w:r w:rsidRPr="00AF1566">
              <w:t>Kötelezettség átvezetett tétel esetében a forrás adóalany. A kotelezettsegAtvezetveForrasKod kódolatlan értéke.</w:t>
            </w:r>
          </w:p>
        </w:tc>
      </w:tr>
      <w:tr w:rsidR="000137E2" w14:paraId="2AD677AA" w14:textId="77777777" w:rsidTr="000137E2">
        <w:tc>
          <w:tcPr>
            <w:tcW w:w="2527" w:type="dxa"/>
            <w:shd w:val="clear" w:color="auto" w:fill="D9D9D9" w:themeFill="background1" w:themeFillShade="D9"/>
          </w:tcPr>
          <w:p w14:paraId="2AC24343" w14:textId="11DD5CF1" w:rsidR="000137E2" w:rsidRPr="004C3CE3" w:rsidRDefault="00A228AE" w:rsidP="000137E2">
            <w:r w:rsidRPr="00A228AE">
              <w:t>penzforgalomAtvezetveForrasKod</w:t>
            </w:r>
          </w:p>
        </w:tc>
        <w:tc>
          <w:tcPr>
            <w:tcW w:w="1282" w:type="dxa"/>
            <w:shd w:val="clear" w:color="auto" w:fill="D9D9D9" w:themeFill="background1" w:themeFillShade="D9"/>
          </w:tcPr>
          <w:p w14:paraId="799B30FC" w14:textId="3B582B6B" w:rsidR="000137E2" w:rsidRPr="004C3CE3" w:rsidRDefault="000137E2" w:rsidP="000137E2">
            <w:pPr>
              <w:jc w:val="center"/>
            </w:pPr>
            <w:r>
              <w:t>string</w:t>
            </w:r>
          </w:p>
        </w:tc>
        <w:tc>
          <w:tcPr>
            <w:tcW w:w="998" w:type="dxa"/>
            <w:shd w:val="clear" w:color="auto" w:fill="D9D9D9" w:themeFill="background1" w:themeFillShade="D9"/>
          </w:tcPr>
          <w:p w14:paraId="51B336F8" w14:textId="622497EA" w:rsidR="000137E2" w:rsidRDefault="000137E2" w:rsidP="000137E2">
            <w:pPr>
              <w:jc w:val="center"/>
            </w:pPr>
            <w:r>
              <w:t>nem</w:t>
            </w:r>
          </w:p>
        </w:tc>
        <w:tc>
          <w:tcPr>
            <w:tcW w:w="4260" w:type="dxa"/>
            <w:shd w:val="clear" w:color="auto" w:fill="D9D9D9" w:themeFill="background1" w:themeFillShade="D9"/>
          </w:tcPr>
          <w:p w14:paraId="6350B902" w14:textId="1779649E" w:rsidR="000137E2" w:rsidRPr="004C3CE3" w:rsidRDefault="000137E2" w:rsidP="000137E2">
            <w:pPr>
              <w:jc w:val="both"/>
            </w:pPr>
            <w:r w:rsidRPr="00FB072D">
              <w:t>Pénzforgalom átvezetett tétel esetében a forrás adóalany kódja</w:t>
            </w:r>
            <w:r>
              <w:t xml:space="preserve">. A kód a </w:t>
            </w:r>
            <w:r w:rsidR="009A1473">
              <w:t xml:space="preserve">KodLista </w:t>
            </w:r>
            <w:r>
              <w:t>struktúrában található.</w:t>
            </w:r>
          </w:p>
        </w:tc>
      </w:tr>
      <w:tr w:rsidR="007F2B3C" w14:paraId="0F05224F" w14:textId="77777777" w:rsidTr="000137E2">
        <w:tc>
          <w:tcPr>
            <w:tcW w:w="2527" w:type="dxa"/>
            <w:shd w:val="clear" w:color="auto" w:fill="D9D9D9" w:themeFill="background1" w:themeFillShade="D9"/>
          </w:tcPr>
          <w:p w14:paraId="7484612D" w14:textId="26256255" w:rsidR="007F2B3C" w:rsidRPr="00A228AE" w:rsidRDefault="007F2B3C" w:rsidP="000137E2">
            <w:r w:rsidRPr="007F2B3C">
              <w:t>penzforgalmAtvezetveForras</w:t>
            </w:r>
          </w:p>
        </w:tc>
        <w:tc>
          <w:tcPr>
            <w:tcW w:w="1282" w:type="dxa"/>
            <w:shd w:val="clear" w:color="auto" w:fill="D9D9D9" w:themeFill="background1" w:themeFillShade="D9"/>
          </w:tcPr>
          <w:p w14:paraId="1590F3C3" w14:textId="4A6387C5" w:rsidR="007F2B3C" w:rsidRDefault="007F2B3C" w:rsidP="000137E2">
            <w:pPr>
              <w:jc w:val="center"/>
            </w:pPr>
            <w:r>
              <w:t>string</w:t>
            </w:r>
          </w:p>
        </w:tc>
        <w:tc>
          <w:tcPr>
            <w:tcW w:w="998" w:type="dxa"/>
            <w:shd w:val="clear" w:color="auto" w:fill="D9D9D9" w:themeFill="background1" w:themeFillShade="D9"/>
          </w:tcPr>
          <w:p w14:paraId="74E42F6B" w14:textId="5CF8D34C" w:rsidR="007F2B3C" w:rsidRDefault="007F2B3C" w:rsidP="000137E2">
            <w:pPr>
              <w:jc w:val="center"/>
            </w:pPr>
            <w:r>
              <w:t>nem</w:t>
            </w:r>
          </w:p>
        </w:tc>
        <w:tc>
          <w:tcPr>
            <w:tcW w:w="4260" w:type="dxa"/>
            <w:shd w:val="clear" w:color="auto" w:fill="D9D9D9" w:themeFill="background1" w:themeFillShade="D9"/>
          </w:tcPr>
          <w:p w14:paraId="70FC02D2" w14:textId="39AEAD34" w:rsidR="007F2B3C" w:rsidRPr="00FB072D" w:rsidRDefault="007F2B3C" w:rsidP="000137E2">
            <w:pPr>
              <w:jc w:val="both"/>
            </w:pPr>
            <w:r w:rsidRPr="007F2B3C">
              <w:t>Pénzforgalom átvezetett tétel esetében a forrás adóalany. A penzforgalomAtvezetveForrasKod kódolatlan értéke.</w:t>
            </w:r>
          </w:p>
        </w:tc>
      </w:tr>
    </w:tbl>
    <w:p w14:paraId="1D827908" w14:textId="77777777" w:rsidR="00C370BC" w:rsidRDefault="00C370BC" w:rsidP="00C370BC"/>
    <w:p w14:paraId="2FFF980A" w14:textId="06EFF6BE" w:rsidR="00C370BC" w:rsidRDefault="00C370BC" w:rsidP="00C370BC">
      <w:r>
        <w:t xml:space="preserve">A </w:t>
      </w:r>
      <w:r w:rsidR="0079683E" w:rsidRPr="0079683E">
        <w:t xml:space="preserve">Penzforgalom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27"/>
        <w:gridCol w:w="1735"/>
        <w:gridCol w:w="998"/>
        <w:gridCol w:w="3807"/>
      </w:tblGrid>
      <w:tr w:rsidR="00C370BC" w14:paraId="493CC1FE" w14:textId="77777777" w:rsidTr="00C370BC">
        <w:tc>
          <w:tcPr>
            <w:tcW w:w="2527" w:type="dxa"/>
            <w:shd w:val="clear" w:color="auto" w:fill="D9D9D9" w:themeFill="background1" w:themeFillShade="D9"/>
          </w:tcPr>
          <w:p w14:paraId="5425E8C3" w14:textId="77777777" w:rsidR="00C370BC" w:rsidRPr="00B30389" w:rsidRDefault="00C370BC" w:rsidP="00981924">
            <w:pPr>
              <w:jc w:val="center"/>
              <w:rPr>
                <w:b/>
                <w:bCs/>
              </w:rPr>
            </w:pPr>
            <w:r w:rsidRPr="00B30389">
              <w:rPr>
                <w:b/>
                <w:bCs/>
              </w:rPr>
              <w:t>név</w:t>
            </w:r>
          </w:p>
        </w:tc>
        <w:tc>
          <w:tcPr>
            <w:tcW w:w="1735" w:type="dxa"/>
            <w:shd w:val="clear" w:color="auto" w:fill="D9D9D9" w:themeFill="background1" w:themeFillShade="D9"/>
          </w:tcPr>
          <w:p w14:paraId="4D5F5522" w14:textId="77777777" w:rsidR="00C370BC" w:rsidRPr="00B30389" w:rsidRDefault="00C370BC" w:rsidP="00981924">
            <w:pPr>
              <w:jc w:val="center"/>
              <w:rPr>
                <w:b/>
                <w:bCs/>
              </w:rPr>
            </w:pPr>
            <w:r w:rsidRPr="00B30389">
              <w:rPr>
                <w:b/>
                <w:bCs/>
              </w:rPr>
              <w:t>típus</w:t>
            </w:r>
          </w:p>
        </w:tc>
        <w:tc>
          <w:tcPr>
            <w:tcW w:w="998" w:type="dxa"/>
            <w:shd w:val="clear" w:color="auto" w:fill="D9D9D9" w:themeFill="background1" w:themeFillShade="D9"/>
          </w:tcPr>
          <w:p w14:paraId="5D51E074" w14:textId="77777777" w:rsidR="00C370BC" w:rsidRPr="00B30389" w:rsidRDefault="00C370BC" w:rsidP="00981924">
            <w:pPr>
              <w:jc w:val="center"/>
              <w:rPr>
                <w:b/>
                <w:bCs/>
              </w:rPr>
            </w:pPr>
            <w:r>
              <w:rPr>
                <w:b/>
                <w:bCs/>
              </w:rPr>
              <w:t>kötelező</w:t>
            </w:r>
          </w:p>
        </w:tc>
        <w:tc>
          <w:tcPr>
            <w:tcW w:w="3807" w:type="dxa"/>
            <w:shd w:val="clear" w:color="auto" w:fill="D9D9D9" w:themeFill="background1" w:themeFillShade="D9"/>
          </w:tcPr>
          <w:p w14:paraId="291C9995" w14:textId="77777777" w:rsidR="00C370BC" w:rsidRPr="00B30389" w:rsidRDefault="00C370BC" w:rsidP="00981924">
            <w:pPr>
              <w:jc w:val="center"/>
              <w:rPr>
                <w:b/>
                <w:bCs/>
              </w:rPr>
            </w:pPr>
            <w:r w:rsidRPr="00B30389">
              <w:rPr>
                <w:b/>
                <w:bCs/>
              </w:rPr>
              <w:t>leírás</w:t>
            </w:r>
          </w:p>
        </w:tc>
      </w:tr>
      <w:tr w:rsidR="00C370BC" w14:paraId="19292ED1" w14:textId="77777777" w:rsidTr="00C370BC">
        <w:tc>
          <w:tcPr>
            <w:tcW w:w="2527" w:type="dxa"/>
            <w:shd w:val="clear" w:color="auto" w:fill="D9D9D9" w:themeFill="background1" w:themeFillShade="D9"/>
          </w:tcPr>
          <w:p w14:paraId="3AEB1773" w14:textId="017BD9EA" w:rsidR="00C370BC" w:rsidRPr="00B30389" w:rsidRDefault="0079683E" w:rsidP="00981924">
            <w:pPr>
              <w:rPr>
                <w:b/>
                <w:bCs/>
              </w:rPr>
            </w:pPr>
            <w:r w:rsidRPr="0079683E">
              <w:t>osszeg</w:t>
            </w:r>
          </w:p>
        </w:tc>
        <w:tc>
          <w:tcPr>
            <w:tcW w:w="1735" w:type="dxa"/>
            <w:shd w:val="clear" w:color="auto" w:fill="D9D9D9" w:themeFill="background1" w:themeFillShade="D9"/>
          </w:tcPr>
          <w:p w14:paraId="67EF5903" w14:textId="2317CF7F" w:rsidR="00C370BC" w:rsidRPr="00B30389" w:rsidRDefault="00C370BC" w:rsidP="00981924">
            <w:pPr>
              <w:jc w:val="center"/>
              <w:rPr>
                <w:b/>
                <w:bCs/>
              </w:rPr>
            </w:pPr>
            <w:r>
              <w:t>double</w:t>
            </w:r>
          </w:p>
        </w:tc>
        <w:tc>
          <w:tcPr>
            <w:tcW w:w="998" w:type="dxa"/>
            <w:shd w:val="clear" w:color="auto" w:fill="D9D9D9" w:themeFill="background1" w:themeFillShade="D9"/>
          </w:tcPr>
          <w:p w14:paraId="6436B7CE" w14:textId="2FC8DEAE" w:rsidR="00C370BC" w:rsidRDefault="00C370BC" w:rsidP="00981924">
            <w:pPr>
              <w:jc w:val="center"/>
              <w:rPr>
                <w:b/>
                <w:bCs/>
              </w:rPr>
            </w:pPr>
            <w:r>
              <w:t>igen</w:t>
            </w:r>
          </w:p>
        </w:tc>
        <w:tc>
          <w:tcPr>
            <w:tcW w:w="3807" w:type="dxa"/>
            <w:shd w:val="clear" w:color="auto" w:fill="D9D9D9" w:themeFill="background1" w:themeFillShade="D9"/>
          </w:tcPr>
          <w:p w14:paraId="2236535F" w14:textId="5FC18B84" w:rsidR="00C370BC" w:rsidRPr="00B30389" w:rsidRDefault="00C370BC" w:rsidP="00C370BC">
            <w:pPr>
              <w:rPr>
                <w:b/>
                <w:bCs/>
              </w:rPr>
            </w:pPr>
            <w:r w:rsidRPr="00C370BC">
              <w:t>Összeg</w:t>
            </w:r>
          </w:p>
        </w:tc>
      </w:tr>
      <w:tr w:rsidR="00C370BC" w14:paraId="76E36F3D" w14:textId="77777777" w:rsidTr="00C370BC">
        <w:tc>
          <w:tcPr>
            <w:tcW w:w="2527" w:type="dxa"/>
            <w:shd w:val="clear" w:color="auto" w:fill="D9D9D9" w:themeFill="background1" w:themeFillShade="D9"/>
          </w:tcPr>
          <w:p w14:paraId="5BF5D074" w14:textId="5B2722E4" w:rsidR="00C370BC" w:rsidRPr="00B30389" w:rsidRDefault="0079683E" w:rsidP="00981924">
            <w:pPr>
              <w:rPr>
                <w:b/>
                <w:bCs/>
              </w:rPr>
            </w:pPr>
            <w:r>
              <w:t>d</w:t>
            </w:r>
            <w:r w:rsidRPr="0079683E">
              <w:t>eviza</w:t>
            </w:r>
          </w:p>
        </w:tc>
        <w:tc>
          <w:tcPr>
            <w:tcW w:w="1735" w:type="dxa"/>
            <w:shd w:val="clear" w:color="auto" w:fill="D9D9D9" w:themeFill="background1" w:themeFillShade="D9"/>
          </w:tcPr>
          <w:p w14:paraId="004AEBC1" w14:textId="0C19E24C" w:rsidR="00C370BC" w:rsidRPr="00B30389" w:rsidRDefault="0079683E" w:rsidP="00981924">
            <w:pPr>
              <w:jc w:val="center"/>
              <w:rPr>
                <w:b/>
                <w:bCs/>
              </w:rPr>
            </w:pPr>
            <w:r w:rsidRPr="0079683E">
              <w:t>Deviza</w:t>
            </w:r>
          </w:p>
        </w:tc>
        <w:tc>
          <w:tcPr>
            <w:tcW w:w="998" w:type="dxa"/>
            <w:shd w:val="clear" w:color="auto" w:fill="D9D9D9" w:themeFill="background1" w:themeFillShade="D9"/>
          </w:tcPr>
          <w:p w14:paraId="5542F705" w14:textId="77777777" w:rsidR="00C370BC" w:rsidRDefault="00C370BC" w:rsidP="00981924">
            <w:pPr>
              <w:jc w:val="center"/>
              <w:rPr>
                <w:b/>
                <w:bCs/>
              </w:rPr>
            </w:pPr>
            <w:r>
              <w:t>nem</w:t>
            </w:r>
          </w:p>
        </w:tc>
        <w:tc>
          <w:tcPr>
            <w:tcW w:w="3807" w:type="dxa"/>
            <w:shd w:val="clear" w:color="auto" w:fill="D9D9D9" w:themeFill="background1" w:themeFillShade="D9"/>
          </w:tcPr>
          <w:p w14:paraId="214533DD" w14:textId="7C917225" w:rsidR="00C370BC" w:rsidRPr="00B30389" w:rsidRDefault="00C370BC" w:rsidP="00C370BC">
            <w:pPr>
              <w:rPr>
                <w:b/>
                <w:bCs/>
              </w:rPr>
            </w:pPr>
            <w:r w:rsidRPr="00C370BC">
              <w:t>Deviza</w:t>
            </w:r>
          </w:p>
        </w:tc>
      </w:tr>
    </w:tbl>
    <w:p w14:paraId="1B380790" w14:textId="77777777" w:rsidR="00DA0EF2" w:rsidRDefault="00DA0EF2" w:rsidP="00DA0EF2"/>
    <w:p w14:paraId="4F86E2F9" w14:textId="59FAB992" w:rsidR="00DA0EF2" w:rsidRDefault="00DA0EF2" w:rsidP="00DA0EF2">
      <w:r>
        <w:t xml:space="preserve">A </w:t>
      </w:r>
      <w:r w:rsidR="0079683E" w:rsidRPr="0079683E">
        <w:t xml:space="preserve">Deviza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27"/>
        <w:gridCol w:w="1735"/>
        <w:gridCol w:w="998"/>
        <w:gridCol w:w="3807"/>
      </w:tblGrid>
      <w:tr w:rsidR="00DA0EF2" w14:paraId="446CDE5D" w14:textId="77777777" w:rsidTr="00981924">
        <w:tc>
          <w:tcPr>
            <w:tcW w:w="2527" w:type="dxa"/>
            <w:shd w:val="clear" w:color="auto" w:fill="D9D9D9" w:themeFill="background1" w:themeFillShade="D9"/>
          </w:tcPr>
          <w:p w14:paraId="136CEF08" w14:textId="77777777" w:rsidR="00DA0EF2" w:rsidRPr="00B30389" w:rsidRDefault="00DA0EF2" w:rsidP="00981924">
            <w:pPr>
              <w:jc w:val="center"/>
              <w:rPr>
                <w:b/>
                <w:bCs/>
              </w:rPr>
            </w:pPr>
            <w:r w:rsidRPr="00B30389">
              <w:rPr>
                <w:b/>
                <w:bCs/>
              </w:rPr>
              <w:t>név</w:t>
            </w:r>
          </w:p>
        </w:tc>
        <w:tc>
          <w:tcPr>
            <w:tcW w:w="1735" w:type="dxa"/>
            <w:shd w:val="clear" w:color="auto" w:fill="D9D9D9" w:themeFill="background1" w:themeFillShade="D9"/>
          </w:tcPr>
          <w:p w14:paraId="551AC166" w14:textId="77777777" w:rsidR="00DA0EF2" w:rsidRPr="00B30389" w:rsidRDefault="00DA0EF2" w:rsidP="00981924">
            <w:pPr>
              <w:jc w:val="center"/>
              <w:rPr>
                <w:b/>
                <w:bCs/>
              </w:rPr>
            </w:pPr>
            <w:r w:rsidRPr="00B30389">
              <w:rPr>
                <w:b/>
                <w:bCs/>
              </w:rPr>
              <w:t>típus</w:t>
            </w:r>
          </w:p>
        </w:tc>
        <w:tc>
          <w:tcPr>
            <w:tcW w:w="998" w:type="dxa"/>
            <w:shd w:val="clear" w:color="auto" w:fill="D9D9D9" w:themeFill="background1" w:themeFillShade="D9"/>
          </w:tcPr>
          <w:p w14:paraId="7E7A53EF" w14:textId="77777777" w:rsidR="00DA0EF2" w:rsidRPr="00B30389" w:rsidRDefault="00DA0EF2" w:rsidP="00981924">
            <w:pPr>
              <w:jc w:val="center"/>
              <w:rPr>
                <w:b/>
                <w:bCs/>
              </w:rPr>
            </w:pPr>
            <w:r>
              <w:rPr>
                <w:b/>
                <w:bCs/>
              </w:rPr>
              <w:t>kötelező</w:t>
            </w:r>
          </w:p>
        </w:tc>
        <w:tc>
          <w:tcPr>
            <w:tcW w:w="3807" w:type="dxa"/>
            <w:shd w:val="clear" w:color="auto" w:fill="D9D9D9" w:themeFill="background1" w:themeFillShade="D9"/>
          </w:tcPr>
          <w:p w14:paraId="35F2F34F" w14:textId="77777777" w:rsidR="00DA0EF2" w:rsidRPr="00B30389" w:rsidRDefault="00DA0EF2" w:rsidP="00981924">
            <w:pPr>
              <w:jc w:val="center"/>
              <w:rPr>
                <w:b/>
                <w:bCs/>
              </w:rPr>
            </w:pPr>
            <w:r w:rsidRPr="00B30389">
              <w:rPr>
                <w:b/>
                <w:bCs/>
              </w:rPr>
              <w:t>leírás</w:t>
            </w:r>
          </w:p>
        </w:tc>
      </w:tr>
      <w:tr w:rsidR="00DA0EF2" w14:paraId="7F9AA745" w14:textId="77777777" w:rsidTr="00981924">
        <w:tc>
          <w:tcPr>
            <w:tcW w:w="2527" w:type="dxa"/>
            <w:shd w:val="clear" w:color="auto" w:fill="D9D9D9" w:themeFill="background1" w:themeFillShade="D9"/>
          </w:tcPr>
          <w:p w14:paraId="1F9B6643" w14:textId="58E1AA75" w:rsidR="00DA0EF2" w:rsidRPr="00B30389" w:rsidRDefault="0079683E" w:rsidP="00981924">
            <w:pPr>
              <w:rPr>
                <w:b/>
                <w:bCs/>
              </w:rPr>
            </w:pPr>
            <w:r w:rsidRPr="0079683E">
              <w:t>osszeg</w:t>
            </w:r>
          </w:p>
        </w:tc>
        <w:tc>
          <w:tcPr>
            <w:tcW w:w="1735" w:type="dxa"/>
            <w:shd w:val="clear" w:color="auto" w:fill="D9D9D9" w:themeFill="background1" w:themeFillShade="D9"/>
          </w:tcPr>
          <w:p w14:paraId="27AECEF7" w14:textId="77777777" w:rsidR="00DA0EF2" w:rsidRPr="00B30389" w:rsidRDefault="00DA0EF2" w:rsidP="00981924">
            <w:pPr>
              <w:jc w:val="center"/>
              <w:rPr>
                <w:b/>
                <w:bCs/>
              </w:rPr>
            </w:pPr>
            <w:r>
              <w:t>double</w:t>
            </w:r>
          </w:p>
        </w:tc>
        <w:tc>
          <w:tcPr>
            <w:tcW w:w="998" w:type="dxa"/>
            <w:shd w:val="clear" w:color="auto" w:fill="D9D9D9" w:themeFill="background1" w:themeFillShade="D9"/>
          </w:tcPr>
          <w:p w14:paraId="78469D2A" w14:textId="77777777" w:rsidR="00DA0EF2" w:rsidRDefault="00DA0EF2" w:rsidP="00981924">
            <w:pPr>
              <w:jc w:val="center"/>
              <w:rPr>
                <w:b/>
                <w:bCs/>
              </w:rPr>
            </w:pPr>
            <w:r>
              <w:t>igen</w:t>
            </w:r>
          </w:p>
        </w:tc>
        <w:tc>
          <w:tcPr>
            <w:tcW w:w="3807" w:type="dxa"/>
            <w:shd w:val="clear" w:color="auto" w:fill="D9D9D9" w:themeFill="background1" w:themeFillShade="D9"/>
          </w:tcPr>
          <w:p w14:paraId="48084061" w14:textId="422A043E" w:rsidR="00DA0EF2" w:rsidRPr="00DA0EF2" w:rsidRDefault="00DA0EF2" w:rsidP="00981924">
            <w:r w:rsidRPr="00DA0EF2">
              <w:t>Összeg devizában</w:t>
            </w:r>
          </w:p>
        </w:tc>
      </w:tr>
      <w:tr w:rsidR="00DA0EF2" w14:paraId="461D4B94" w14:textId="77777777" w:rsidTr="00981924">
        <w:tc>
          <w:tcPr>
            <w:tcW w:w="2527" w:type="dxa"/>
            <w:shd w:val="clear" w:color="auto" w:fill="D9D9D9" w:themeFill="background1" w:themeFillShade="D9"/>
          </w:tcPr>
          <w:p w14:paraId="6B1000B1" w14:textId="75D93B96" w:rsidR="00DA0EF2" w:rsidRPr="00B30389" w:rsidRDefault="009D175C" w:rsidP="00981924">
            <w:pPr>
              <w:rPr>
                <w:b/>
                <w:bCs/>
              </w:rPr>
            </w:pPr>
            <w:r w:rsidRPr="009D175C">
              <w:t>devizanem</w:t>
            </w:r>
          </w:p>
        </w:tc>
        <w:tc>
          <w:tcPr>
            <w:tcW w:w="1735" w:type="dxa"/>
            <w:shd w:val="clear" w:color="auto" w:fill="D9D9D9" w:themeFill="background1" w:themeFillShade="D9"/>
          </w:tcPr>
          <w:p w14:paraId="5FF7859A" w14:textId="184E0B68" w:rsidR="00DA0EF2" w:rsidRPr="00B30389" w:rsidRDefault="00DA0EF2" w:rsidP="00981924">
            <w:pPr>
              <w:jc w:val="center"/>
              <w:rPr>
                <w:b/>
                <w:bCs/>
              </w:rPr>
            </w:pPr>
            <w:r>
              <w:t>string</w:t>
            </w:r>
          </w:p>
        </w:tc>
        <w:tc>
          <w:tcPr>
            <w:tcW w:w="998" w:type="dxa"/>
            <w:shd w:val="clear" w:color="auto" w:fill="D9D9D9" w:themeFill="background1" w:themeFillShade="D9"/>
          </w:tcPr>
          <w:p w14:paraId="35CD562A" w14:textId="784E19DF" w:rsidR="00DA0EF2" w:rsidRDefault="00DA0EF2" w:rsidP="00981924">
            <w:pPr>
              <w:jc w:val="center"/>
              <w:rPr>
                <w:b/>
                <w:bCs/>
              </w:rPr>
            </w:pPr>
            <w:r>
              <w:t>igen</w:t>
            </w:r>
          </w:p>
        </w:tc>
        <w:tc>
          <w:tcPr>
            <w:tcW w:w="3807" w:type="dxa"/>
            <w:shd w:val="clear" w:color="auto" w:fill="D9D9D9" w:themeFill="background1" w:themeFillShade="D9"/>
          </w:tcPr>
          <w:p w14:paraId="216F4E58" w14:textId="6377C49C" w:rsidR="00DA0EF2" w:rsidRPr="00B30389" w:rsidRDefault="00DA0EF2" w:rsidP="00981924">
            <w:pPr>
              <w:rPr>
                <w:b/>
                <w:bCs/>
              </w:rPr>
            </w:pPr>
            <w:r w:rsidRPr="00DA0EF2">
              <w:t>Devizanem</w:t>
            </w:r>
          </w:p>
        </w:tc>
      </w:tr>
      <w:tr w:rsidR="00DA0EF2" w14:paraId="653F9588" w14:textId="77777777" w:rsidTr="00981924">
        <w:tc>
          <w:tcPr>
            <w:tcW w:w="2527" w:type="dxa"/>
            <w:shd w:val="clear" w:color="auto" w:fill="D9D9D9" w:themeFill="background1" w:themeFillShade="D9"/>
          </w:tcPr>
          <w:p w14:paraId="42A66929" w14:textId="3D596B2A" w:rsidR="00DA0EF2" w:rsidRDefault="009D175C" w:rsidP="00981924">
            <w:r w:rsidRPr="009D175C">
              <w:t>arfolyam</w:t>
            </w:r>
          </w:p>
        </w:tc>
        <w:tc>
          <w:tcPr>
            <w:tcW w:w="1735" w:type="dxa"/>
            <w:shd w:val="clear" w:color="auto" w:fill="D9D9D9" w:themeFill="background1" w:themeFillShade="D9"/>
          </w:tcPr>
          <w:p w14:paraId="051D1A99" w14:textId="3660E155" w:rsidR="00DA0EF2" w:rsidRDefault="00DA0EF2" w:rsidP="00981924">
            <w:pPr>
              <w:jc w:val="center"/>
            </w:pPr>
            <w:r>
              <w:t>string</w:t>
            </w:r>
          </w:p>
        </w:tc>
        <w:tc>
          <w:tcPr>
            <w:tcW w:w="998" w:type="dxa"/>
            <w:shd w:val="clear" w:color="auto" w:fill="D9D9D9" w:themeFill="background1" w:themeFillShade="D9"/>
          </w:tcPr>
          <w:p w14:paraId="489204BF" w14:textId="67438755" w:rsidR="00DA0EF2" w:rsidRDefault="00DA0EF2" w:rsidP="00981924">
            <w:pPr>
              <w:jc w:val="center"/>
            </w:pPr>
            <w:r>
              <w:t>igen</w:t>
            </w:r>
          </w:p>
        </w:tc>
        <w:tc>
          <w:tcPr>
            <w:tcW w:w="3807" w:type="dxa"/>
            <w:shd w:val="clear" w:color="auto" w:fill="D9D9D9" w:themeFill="background1" w:themeFillShade="D9"/>
          </w:tcPr>
          <w:p w14:paraId="24CCF0D3" w14:textId="6500A7C7" w:rsidR="00DA0EF2" w:rsidRPr="00DA0EF2" w:rsidRDefault="00DA0EF2" w:rsidP="00981924">
            <w:r w:rsidRPr="00DA0EF2">
              <w:t>Árfolyam</w:t>
            </w:r>
          </w:p>
        </w:tc>
      </w:tr>
    </w:tbl>
    <w:p w14:paraId="109B763A" w14:textId="77777777" w:rsidR="002D556E" w:rsidRDefault="002D556E" w:rsidP="002D556E"/>
    <w:p w14:paraId="6483C18B" w14:textId="5E60586E" w:rsidR="002D556E" w:rsidRDefault="002D556E" w:rsidP="002D556E">
      <w:r>
        <w:t xml:space="preserve">A </w:t>
      </w:r>
      <w:r w:rsidR="00503619" w:rsidRPr="00503619">
        <w:t xml:space="preserve">KonyvelesreVaroTetel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27"/>
        <w:gridCol w:w="1282"/>
        <w:gridCol w:w="998"/>
        <w:gridCol w:w="4260"/>
      </w:tblGrid>
      <w:tr w:rsidR="002D556E" w14:paraId="4BEF68C7" w14:textId="77777777" w:rsidTr="00981924">
        <w:tc>
          <w:tcPr>
            <w:tcW w:w="2527" w:type="dxa"/>
            <w:shd w:val="clear" w:color="auto" w:fill="D9D9D9" w:themeFill="background1" w:themeFillShade="D9"/>
          </w:tcPr>
          <w:p w14:paraId="2DA4DC92" w14:textId="77777777" w:rsidR="002D556E" w:rsidRPr="00B30389" w:rsidRDefault="002D556E" w:rsidP="00981924">
            <w:pPr>
              <w:jc w:val="center"/>
              <w:rPr>
                <w:b/>
                <w:bCs/>
              </w:rPr>
            </w:pPr>
            <w:r w:rsidRPr="00B30389">
              <w:rPr>
                <w:b/>
                <w:bCs/>
              </w:rPr>
              <w:t>név</w:t>
            </w:r>
          </w:p>
        </w:tc>
        <w:tc>
          <w:tcPr>
            <w:tcW w:w="1282" w:type="dxa"/>
            <w:shd w:val="clear" w:color="auto" w:fill="D9D9D9" w:themeFill="background1" w:themeFillShade="D9"/>
          </w:tcPr>
          <w:p w14:paraId="28AE962C" w14:textId="77777777" w:rsidR="002D556E" w:rsidRPr="00B30389" w:rsidRDefault="002D556E" w:rsidP="00981924">
            <w:pPr>
              <w:jc w:val="center"/>
              <w:rPr>
                <w:b/>
                <w:bCs/>
              </w:rPr>
            </w:pPr>
            <w:r w:rsidRPr="00B30389">
              <w:rPr>
                <w:b/>
                <w:bCs/>
              </w:rPr>
              <w:t>típus</w:t>
            </w:r>
          </w:p>
        </w:tc>
        <w:tc>
          <w:tcPr>
            <w:tcW w:w="998" w:type="dxa"/>
            <w:shd w:val="clear" w:color="auto" w:fill="D9D9D9" w:themeFill="background1" w:themeFillShade="D9"/>
          </w:tcPr>
          <w:p w14:paraId="4CC3D440" w14:textId="77777777" w:rsidR="002D556E" w:rsidRPr="00B30389" w:rsidRDefault="002D556E" w:rsidP="00981924">
            <w:pPr>
              <w:jc w:val="center"/>
              <w:rPr>
                <w:b/>
                <w:bCs/>
              </w:rPr>
            </w:pPr>
            <w:r>
              <w:rPr>
                <w:b/>
                <w:bCs/>
              </w:rPr>
              <w:t>kötelező</w:t>
            </w:r>
          </w:p>
        </w:tc>
        <w:tc>
          <w:tcPr>
            <w:tcW w:w="4260" w:type="dxa"/>
            <w:shd w:val="clear" w:color="auto" w:fill="D9D9D9" w:themeFill="background1" w:themeFillShade="D9"/>
          </w:tcPr>
          <w:p w14:paraId="0FB272EB" w14:textId="77777777" w:rsidR="002D556E" w:rsidRPr="00B30389" w:rsidRDefault="002D556E" w:rsidP="00981924">
            <w:pPr>
              <w:jc w:val="center"/>
              <w:rPr>
                <w:b/>
                <w:bCs/>
              </w:rPr>
            </w:pPr>
            <w:r w:rsidRPr="00B30389">
              <w:rPr>
                <w:b/>
                <w:bCs/>
              </w:rPr>
              <w:t>leírás</w:t>
            </w:r>
          </w:p>
        </w:tc>
      </w:tr>
      <w:tr w:rsidR="002D556E" w14:paraId="6AFC6303" w14:textId="77777777" w:rsidTr="00981924">
        <w:tc>
          <w:tcPr>
            <w:tcW w:w="2527" w:type="dxa"/>
            <w:shd w:val="clear" w:color="auto" w:fill="D9D9D9" w:themeFill="background1" w:themeFillShade="D9"/>
          </w:tcPr>
          <w:p w14:paraId="3A93781B" w14:textId="287652D6" w:rsidR="002D556E" w:rsidRPr="002D556E" w:rsidRDefault="00503619" w:rsidP="00981924">
            <w:r w:rsidRPr="00503619">
              <w:t>barkod</w:t>
            </w:r>
          </w:p>
        </w:tc>
        <w:tc>
          <w:tcPr>
            <w:tcW w:w="1282" w:type="dxa"/>
            <w:shd w:val="clear" w:color="auto" w:fill="D9D9D9" w:themeFill="background1" w:themeFillShade="D9"/>
          </w:tcPr>
          <w:p w14:paraId="4673672B" w14:textId="33E30AC2" w:rsidR="002D556E" w:rsidRPr="002D556E" w:rsidRDefault="002D556E" w:rsidP="00981924">
            <w:pPr>
              <w:jc w:val="center"/>
            </w:pPr>
            <w:r w:rsidRPr="002D556E">
              <w:t>str</w:t>
            </w:r>
            <w:r>
              <w:t>i</w:t>
            </w:r>
            <w:r w:rsidRPr="002D556E">
              <w:t>ng</w:t>
            </w:r>
          </w:p>
        </w:tc>
        <w:tc>
          <w:tcPr>
            <w:tcW w:w="998" w:type="dxa"/>
            <w:shd w:val="clear" w:color="auto" w:fill="D9D9D9" w:themeFill="background1" w:themeFillShade="D9"/>
          </w:tcPr>
          <w:p w14:paraId="5449C1C6" w14:textId="4189AFF5" w:rsidR="002D556E" w:rsidRPr="002D556E" w:rsidRDefault="002D556E" w:rsidP="00981924">
            <w:pPr>
              <w:jc w:val="center"/>
            </w:pPr>
            <w:r w:rsidRPr="002D556E">
              <w:t>nem</w:t>
            </w:r>
          </w:p>
        </w:tc>
        <w:tc>
          <w:tcPr>
            <w:tcW w:w="4260" w:type="dxa"/>
            <w:shd w:val="clear" w:color="auto" w:fill="D9D9D9" w:themeFill="background1" w:themeFillShade="D9"/>
          </w:tcPr>
          <w:p w14:paraId="2C9BAB03" w14:textId="5CDB87FA" w:rsidR="002D556E" w:rsidRPr="002D556E" w:rsidRDefault="002D556E" w:rsidP="002D556E">
            <w:r w:rsidRPr="002D556E">
              <w:t>Vonalkód (bárkód)</w:t>
            </w:r>
          </w:p>
        </w:tc>
      </w:tr>
      <w:tr w:rsidR="002D556E" w14:paraId="4418C7AE" w14:textId="77777777" w:rsidTr="00981924">
        <w:tc>
          <w:tcPr>
            <w:tcW w:w="2527" w:type="dxa"/>
            <w:shd w:val="clear" w:color="auto" w:fill="D9D9D9" w:themeFill="background1" w:themeFillShade="D9"/>
          </w:tcPr>
          <w:p w14:paraId="6F6F4A85" w14:textId="13696928" w:rsidR="002D556E" w:rsidRPr="002D556E" w:rsidRDefault="00503619" w:rsidP="002D556E">
            <w:r w:rsidRPr="00503619">
              <w:t>bizonylatSzama</w:t>
            </w:r>
          </w:p>
        </w:tc>
        <w:tc>
          <w:tcPr>
            <w:tcW w:w="1282" w:type="dxa"/>
            <w:shd w:val="clear" w:color="auto" w:fill="D9D9D9" w:themeFill="background1" w:themeFillShade="D9"/>
          </w:tcPr>
          <w:p w14:paraId="1B8AC7D4" w14:textId="64CEEC57" w:rsidR="002D556E" w:rsidRPr="002D556E" w:rsidRDefault="002D556E" w:rsidP="002D556E">
            <w:pPr>
              <w:jc w:val="center"/>
            </w:pPr>
            <w:r w:rsidRPr="002D556E">
              <w:t>str</w:t>
            </w:r>
            <w:r>
              <w:t>i</w:t>
            </w:r>
            <w:r w:rsidRPr="002D556E">
              <w:t>ng</w:t>
            </w:r>
          </w:p>
        </w:tc>
        <w:tc>
          <w:tcPr>
            <w:tcW w:w="998" w:type="dxa"/>
            <w:shd w:val="clear" w:color="auto" w:fill="D9D9D9" w:themeFill="background1" w:themeFillShade="D9"/>
          </w:tcPr>
          <w:p w14:paraId="3620DF11" w14:textId="714DB938" w:rsidR="002D556E" w:rsidRPr="002D556E" w:rsidRDefault="002D556E" w:rsidP="002D556E">
            <w:pPr>
              <w:jc w:val="center"/>
            </w:pPr>
            <w:r w:rsidRPr="002D556E">
              <w:t>nem</w:t>
            </w:r>
          </w:p>
        </w:tc>
        <w:tc>
          <w:tcPr>
            <w:tcW w:w="4260" w:type="dxa"/>
            <w:shd w:val="clear" w:color="auto" w:fill="D9D9D9" w:themeFill="background1" w:themeFillShade="D9"/>
          </w:tcPr>
          <w:p w14:paraId="5C1C4891" w14:textId="4DC77D99" w:rsidR="002D556E" w:rsidRPr="002D556E" w:rsidRDefault="002D556E" w:rsidP="002D556E">
            <w:r w:rsidRPr="002D556E">
              <w:t>Bizonylat száma</w:t>
            </w:r>
          </w:p>
        </w:tc>
      </w:tr>
      <w:tr w:rsidR="002D556E" w14:paraId="5BF33C36" w14:textId="77777777" w:rsidTr="00981924">
        <w:tc>
          <w:tcPr>
            <w:tcW w:w="2527" w:type="dxa"/>
            <w:shd w:val="clear" w:color="auto" w:fill="D9D9D9" w:themeFill="background1" w:themeFillShade="D9"/>
          </w:tcPr>
          <w:p w14:paraId="05B1325C" w14:textId="2252BE56" w:rsidR="002D556E" w:rsidRPr="002D556E" w:rsidRDefault="00503619" w:rsidP="002D556E">
            <w:r w:rsidRPr="00503619">
              <w:t>ellenszamlaKod</w:t>
            </w:r>
          </w:p>
        </w:tc>
        <w:tc>
          <w:tcPr>
            <w:tcW w:w="1282" w:type="dxa"/>
            <w:shd w:val="clear" w:color="auto" w:fill="D9D9D9" w:themeFill="background1" w:themeFillShade="D9"/>
          </w:tcPr>
          <w:p w14:paraId="79E5A638" w14:textId="6DB4A73A" w:rsidR="002D556E" w:rsidRPr="002D556E" w:rsidRDefault="002D556E" w:rsidP="002D556E">
            <w:pPr>
              <w:jc w:val="center"/>
            </w:pPr>
            <w:r w:rsidRPr="002D556E">
              <w:t>str</w:t>
            </w:r>
            <w:r>
              <w:t>i</w:t>
            </w:r>
            <w:r w:rsidRPr="002D556E">
              <w:t>ng</w:t>
            </w:r>
          </w:p>
        </w:tc>
        <w:tc>
          <w:tcPr>
            <w:tcW w:w="998" w:type="dxa"/>
            <w:shd w:val="clear" w:color="auto" w:fill="D9D9D9" w:themeFill="background1" w:themeFillShade="D9"/>
          </w:tcPr>
          <w:p w14:paraId="7A26B863" w14:textId="46804AF7" w:rsidR="002D556E" w:rsidRPr="002D556E" w:rsidRDefault="002D556E" w:rsidP="002D556E">
            <w:pPr>
              <w:jc w:val="center"/>
            </w:pPr>
            <w:r w:rsidRPr="002D556E">
              <w:t>nem</w:t>
            </w:r>
          </w:p>
        </w:tc>
        <w:tc>
          <w:tcPr>
            <w:tcW w:w="4260" w:type="dxa"/>
            <w:shd w:val="clear" w:color="auto" w:fill="D9D9D9" w:themeFill="background1" w:themeFillShade="D9"/>
          </w:tcPr>
          <w:p w14:paraId="3A7CAC85" w14:textId="5550AD87" w:rsidR="002D556E" w:rsidRPr="002D556E" w:rsidRDefault="002D556E" w:rsidP="002D556E">
            <w:r w:rsidRPr="002D556E">
              <w:t>Ellenszámla kódja, ahonnan jön a befizetés, vagy ahová megy a kiutalás</w:t>
            </w:r>
            <w:r>
              <w:t xml:space="preserve">. A kód a </w:t>
            </w:r>
            <w:r w:rsidR="00503619">
              <w:t>KodLista</w:t>
            </w:r>
            <w:r>
              <w:t xml:space="preserve"> struktúrában található.</w:t>
            </w:r>
          </w:p>
        </w:tc>
      </w:tr>
      <w:tr w:rsidR="009731BA" w14:paraId="4139F764" w14:textId="77777777" w:rsidTr="00981924">
        <w:tc>
          <w:tcPr>
            <w:tcW w:w="2527" w:type="dxa"/>
            <w:shd w:val="clear" w:color="auto" w:fill="D9D9D9" w:themeFill="background1" w:themeFillShade="D9"/>
          </w:tcPr>
          <w:p w14:paraId="4E29A0D5" w14:textId="62D46CE0" w:rsidR="009731BA" w:rsidRPr="00503619" w:rsidRDefault="009731BA" w:rsidP="009731BA">
            <w:r>
              <w:t>ellenszamla</w:t>
            </w:r>
          </w:p>
        </w:tc>
        <w:tc>
          <w:tcPr>
            <w:tcW w:w="1282" w:type="dxa"/>
            <w:shd w:val="clear" w:color="auto" w:fill="D9D9D9" w:themeFill="background1" w:themeFillShade="D9"/>
          </w:tcPr>
          <w:p w14:paraId="2E0BFD7F" w14:textId="0A61AFC2" w:rsidR="009731BA" w:rsidRPr="002D556E" w:rsidRDefault="009731BA" w:rsidP="009731BA">
            <w:pPr>
              <w:jc w:val="center"/>
            </w:pPr>
            <w:r>
              <w:t>string</w:t>
            </w:r>
          </w:p>
        </w:tc>
        <w:tc>
          <w:tcPr>
            <w:tcW w:w="998" w:type="dxa"/>
            <w:shd w:val="clear" w:color="auto" w:fill="D9D9D9" w:themeFill="background1" w:themeFillShade="D9"/>
          </w:tcPr>
          <w:p w14:paraId="1D08BD1E" w14:textId="60A06BE8" w:rsidR="009731BA" w:rsidRPr="002D556E" w:rsidRDefault="009731BA" w:rsidP="009731BA">
            <w:pPr>
              <w:jc w:val="center"/>
            </w:pPr>
            <w:r>
              <w:t>nem</w:t>
            </w:r>
          </w:p>
        </w:tc>
        <w:tc>
          <w:tcPr>
            <w:tcW w:w="4260" w:type="dxa"/>
            <w:shd w:val="clear" w:color="auto" w:fill="D9D9D9" w:themeFill="background1" w:themeFillShade="D9"/>
          </w:tcPr>
          <w:p w14:paraId="734BE26A" w14:textId="05589999" w:rsidR="009731BA" w:rsidRPr="002D556E" w:rsidRDefault="009731BA" w:rsidP="009731BA">
            <w:r w:rsidRPr="007F74B0">
              <w:t>Ellenszáml , ahonnan jön a befizetés, vagy ahová megy a kiutalás. Az ellenszamlaKod kódolatlan értéke.</w:t>
            </w:r>
          </w:p>
        </w:tc>
      </w:tr>
      <w:tr w:rsidR="009731BA" w14:paraId="2477B9F5" w14:textId="77777777" w:rsidTr="00981924">
        <w:tc>
          <w:tcPr>
            <w:tcW w:w="2527" w:type="dxa"/>
            <w:shd w:val="clear" w:color="auto" w:fill="D9D9D9" w:themeFill="background1" w:themeFillShade="D9"/>
          </w:tcPr>
          <w:p w14:paraId="1D59D1EA" w14:textId="6DCD641C" w:rsidR="009731BA" w:rsidRPr="002D556E" w:rsidRDefault="009731BA" w:rsidP="009731BA">
            <w:r w:rsidRPr="00503619">
              <w:t>hatarozatszam</w:t>
            </w:r>
          </w:p>
        </w:tc>
        <w:tc>
          <w:tcPr>
            <w:tcW w:w="1282" w:type="dxa"/>
            <w:shd w:val="clear" w:color="auto" w:fill="D9D9D9" w:themeFill="background1" w:themeFillShade="D9"/>
          </w:tcPr>
          <w:p w14:paraId="19D6BFDF" w14:textId="6C4ED4C4" w:rsidR="009731BA" w:rsidRPr="002D556E" w:rsidRDefault="009731BA" w:rsidP="009731BA">
            <w:pPr>
              <w:jc w:val="center"/>
            </w:pPr>
            <w:r w:rsidRPr="002D556E">
              <w:t>str</w:t>
            </w:r>
            <w:r>
              <w:t>i</w:t>
            </w:r>
            <w:r w:rsidRPr="002D556E">
              <w:t>ng</w:t>
            </w:r>
          </w:p>
        </w:tc>
        <w:tc>
          <w:tcPr>
            <w:tcW w:w="998" w:type="dxa"/>
            <w:shd w:val="clear" w:color="auto" w:fill="D9D9D9" w:themeFill="background1" w:themeFillShade="D9"/>
          </w:tcPr>
          <w:p w14:paraId="5E8B9AE3" w14:textId="27456069" w:rsidR="009731BA" w:rsidRPr="002D556E" w:rsidRDefault="009731BA" w:rsidP="009731BA">
            <w:pPr>
              <w:jc w:val="center"/>
            </w:pPr>
            <w:r w:rsidRPr="002D556E">
              <w:t>nem</w:t>
            </w:r>
          </w:p>
        </w:tc>
        <w:tc>
          <w:tcPr>
            <w:tcW w:w="4260" w:type="dxa"/>
            <w:shd w:val="clear" w:color="auto" w:fill="D9D9D9" w:themeFill="background1" w:themeFillShade="D9"/>
          </w:tcPr>
          <w:p w14:paraId="2CC1DE3E" w14:textId="09434E6A" w:rsidR="009731BA" w:rsidRPr="002D556E" w:rsidRDefault="009731BA" w:rsidP="009731BA">
            <w:r w:rsidRPr="002D556E">
              <w:t>Határozat szám</w:t>
            </w:r>
            <w:r>
              <w:t>a</w:t>
            </w:r>
          </w:p>
        </w:tc>
      </w:tr>
      <w:tr w:rsidR="009731BA" w14:paraId="0381F981" w14:textId="77777777" w:rsidTr="00981924">
        <w:tc>
          <w:tcPr>
            <w:tcW w:w="2527" w:type="dxa"/>
            <w:shd w:val="clear" w:color="auto" w:fill="D9D9D9" w:themeFill="background1" w:themeFillShade="D9"/>
          </w:tcPr>
          <w:p w14:paraId="20259FC8" w14:textId="0D85EB2F" w:rsidR="009731BA" w:rsidRPr="002D556E" w:rsidRDefault="009731BA" w:rsidP="009731BA">
            <w:r w:rsidRPr="00503619">
              <w:t>kozlemeny</w:t>
            </w:r>
          </w:p>
        </w:tc>
        <w:tc>
          <w:tcPr>
            <w:tcW w:w="1282" w:type="dxa"/>
            <w:shd w:val="clear" w:color="auto" w:fill="D9D9D9" w:themeFill="background1" w:themeFillShade="D9"/>
          </w:tcPr>
          <w:p w14:paraId="5E6F82D6" w14:textId="53DCF065" w:rsidR="009731BA" w:rsidRPr="002D556E" w:rsidRDefault="009731BA" w:rsidP="009731BA">
            <w:pPr>
              <w:jc w:val="center"/>
            </w:pPr>
            <w:r w:rsidRPr="002D556E">
              <w:t>str</w:t>
            </w:r>
            <w:r>
              <w:t>i</w:t>
            </w:r>
            <w:r w:rsidRPr="002D556E">
              <w:t>ng</w:t>
            </w:r>
          </w:p>
        </w:tc>
        <w:tc>
          <w:tcPr>
            <w:tcW w:w="998" w:type="dxa"/>
            <w:shd w:val="clear" w:color="auto" w:fill="D9D9D9" w:themeFill="background1" w:themeFillShade="D9"/>
          </w:tcPr>
          <w:p w14:paraId="76FB3B02" w14:textId="5DFF3572" w:rsidR="009731BA" w:rsidRPr="002D556E" w:rsidRDefault="009731BA" w:rsidP="009731BA">
            <w:pPr>
              <w:jc w:val="center"/>
            </w:pPr>
            <w:r w:rsidRPr="002D556E">
              <w:t>nem</w:t>
            </w:r>
          </w:p>
        </w:tc>
        <w:tc>
          <w:tcPr>
            <w:tcW w:w="4260" w:type="dxa"/>
            <w:shd w:val="clear" w:color="auto" w:fill="D9D9D9" w:themeFill="background1" w:themeFillShade="D9"/>
          </w:tcPr>
          <w:p w14:paraId="51995C97" w14:textId="5EBAD504" w:rsidR="009731BA" w:rsidRPr="002D556E" w:rsidRDefault="009731BA" w:rsidP="009731BA">
            <w:r w:rsidRPr="002D556E">
              <w:t>A befizetés közlemény rovata</w:t>
            </w:r>
          </w:p>
        </w:tc>
      </w:tr>
      <w:tr w:rsidR="009731BA" w14:paraId="7D48D94F" w14:textId="77777777" w:rsidTr="00981924">
        <w:tc>
          <w:tcPr>
            <w:tcW w:w="2527" w:type="dxa"/>
            <w:shd w:val="clear" w:color="auto" w:fill="D9D9D9" w:themeFill="background1" w:themeFillShade="D9"/>
          </w:tcPr>
          <w:p w14:paraId="2C4D8BE0" w14:textId="3FBB86C8" w:rsidR="009731BA" w:rsidRPr="002D556E" w:rsidRDefault="009731BA" w:rsidP="009731BA">
            <w:r w:rsidRPr="00503619">
              <w:t>osszeg</w:t>
            </w:r>
          </w:p>
        </w:tc>
        <w:tc>
          <w:tcPr>
            <w:tcW w:w="1282" w:type="dxa"/>
            <w:shd w:val="clear" w:color="auto" w:fill="D9D9D9" w:themeFill="background1" w:themeFillShade="D9"/>
          </w:tcPr>
          <w:p w14:paraId="35FBEB30" w14:textId="1F8F57E6" w:rsidR="009731BA" w:rsidRPr="002D556E" w:rsidRDefault="009731BA" w:rsidP="009731BA">
            <w:pPr>
              <w:jc w:val="center"/>
            </w:pPr>
            <w:r>
              <w:t>double</w:t>
            </w:r>
          </w:p>
        </w:tc>
        <w:tc>
          <w:tcPr>
            <w:tcW w:w="998" w:type="dxa"/>
            <w:shd w:val="clear" w:color="auto" w:fill="D9D9D9" w:themeFill="background1" w:themeFillShade="D9"/>
          </w:tcPr>
          <w:p w14:paraId="1C7A6FF9" w14:textId="647067C3" w:rsidR="009731BA" w:rsidRPr="002D556E" w:rsidRDefault="009731BA" w:rsidP="009731BA">
            <w:pPr>
              <w:jc w:val="center"/>
            </w:pPr>
            <w:r>
              <w:t>nem</w:t>
            </w:r>
          </w:p>
        </w:tc>
        <w:tc>
          <w:tcPr>
            <w:tcW w:w="4260" w:type="dxa"/>
            <w:shd w:val="clear" w:color="auto" w:fill="D9D9D9" w:themeFill="background1" w:themeFillShade="D9"/>
          </w:tcPr>
          <w:p w14:paraId="20266DA3" w14:textId="41741456" w:rsidR="009731BA" w:rsidRPr="002D556E" w:rsidRDefault="009731BA" w:rsidP="009731BA">
            <w:r>
              <w:t>Összeg</w:t>
            </w:r>
          </w:p>
        </w:tc>
      </w:tr>
      <w:tr w:rsidR="009731BA" w14:paraId="30348E47" w14:textId="77777777" w:rsidTr="00981924">
        <w:tc>
          <w:tcPr>
            <w:tcW w:w="2527" w:type="dxa"/>
            <w:shd w:val="clear" w:color="auto" w:fill="D9D9D9" w:themeFill="background1" w:themeFillShade="D9"/>
          </w:tcPr>
          <w:p w14:paraId="6EC59665" w14:textId="2E272042" w:rsidR="009731BA" w:rsidRPr="002D556E" w:rsidRDefault="009731BA" w:rsidP="009731BA">
            <w:r w:rsidRPr="00503619">
              <w:t>teteltipus</w:t>
            </w:r>
          </w:p>
        </w:tc>
        <w:tc>
          <w:tcPr>
            <w:tcW w:w="1282" w:type="dxa"/>
            <w:shd w:val="clear" w:color="auto" w:fill="D9D9D9" w:themeFill="background1" w:themeFillShade="D9"/>
          </w:tcPr>
          <w:p w14:paraId="2D2793B5" w14:textId="7B139F00" w:rsidR="009731BA" w:rsidRPr="002D556E" w:rsidRDefault="009731BA" w:rsidP="009731BA">
            <w:pPr>
              <w:jc w:val="center"/>
            </w:pPr>
            <w:r>
              <w:t>string</w:t>
            </w:r>
          </w:p>
        </w:tc>
        <w:tc>
          <w:tcPr>
            <w:tcW w:w="998" w:type="dxa"/>
            <w:shd w:val="clear" w:color="auto" w:fill="D9D9D9" w:themeFill="background1" w:themeFillShade="D9"/>
          </w:tcPr>
          <w:p w14:paraId="625A59B3" w14:textId="587481EC" w:rsidR="009731BA" w:rsidRPr="002D556E" w:rsidRDefault="009731BA" w:rsidP="009731BA">
            <w:pPr>
              <w:jc w:val="center"/>
            </w:pPr>
            <w:r>
              <w:t>nem</w:t>
            </w:r>
          </w:p>
        </w:tc>
        <w:tc>
          <w:tcPr>
            <w:tcW w:w="4260" w:type="dxa"/>
            <w:shd w:val="clear" w:color="auto" w:fill="D9D9D9" w:themeFill="background1" w:themeFillShade="D9"/>
          </w:tcPr>
          <w:p w14:paraId="3F3004CA" w14:textId="51CF133C" w:rsidR="009731BA" w:rsidRPr="002D556E" w:rsidRDefault="009731BA" w:rsidP="009731BA">
            <w:r w:rsidRPr="002D556E">
              <w:t>Befizetés típusa</w:t>
            </w:r>
          </w:p>
        </w:tc>
      </w:tr>
      <w:tr w:rsidR="009731BA" w14:paraId="6D111AAF" w14:textId="77777777" w:rsidTr="00981924">
        <w:tc>
          <w:tcPr>
            <w:tcW w:w="2527" w:type="dxa"/>
            <w:shd w:val="clear" w:color="auto" w:fill="D9D9D9" w:themeFill="background1" w:themeFillShade="D9"/>
          </w:tcPr>
          <w:p w14:paraId="62F5FE2D" w14:textId="016E91BC" w:rsidR="009731BA" w:rsidRPr="00503619" w:rsidRDefault="009731BA" w:rsidP="009731BA">
            <w:r>
              <w:t>tetel</w:t>
            </w:r>
            <w:r w:rsidRPr="007F2B3C">
              <w:t>tipusKodolatlan</w:t>
            </w:r>
          </w:p>
        </w:tc>
        <w:tc>
          <w:tcPr>
            <w:tcW w:w="1282" w:type="dxa"/>
            <w:shd w:val="clear" w:color="auto" w:fill="D9D9D9" w:themeFill="background1" w:themeFillShade="D9"/>
          </w:tcPr>
          <w:p w14:paraId="1224ED07" w14:textId="753A6B85" w:rsidR="009731BA" w:rsidRDefault="009731BA" w:rsidP="009731BA">
            <w:pPr>
              <w:jc w:val="center"/>
            </w:pPr>
            <w:r>
              <w:t>string</w:t>
            </w:r>
          </w:p>
        </w:tc>
        <w:tc>
          <w:tcPr>
            <w:tcW w:w="998" w:type="dxa"/>
            <w:shd w:val="clear" w:color="auto" w:fill="D9D9D9" w:themeFill="background1" w:themeFillShade="D9"/>
          </w:tcPr>
          <w:p w14:paraId="2DA5CF81" w14:textId="5D3BCB45" w:rsidR="009731BA" w:rsidRDefault="009731BA" w:rsidP="009731BA">
            <w:pPr>
              <w:jc w:val="center"/>
            </w:pPr>
            <w:r>
              <w:t>nem</w:t>
            </w:r>
          </w:p>
        </w:tc>
        <w:tc>
          <w:tcPr>
            <w:tcW w:w="4260" w:type="dxa"/>
            <w:shd w:val="clear" w:color="auto" w:fill="D9D9D9" w:themeFill="background1" w:themeFillShade="D9"/>
          </w:tcPr>
          <w:p w14:paraId="4D1656EA" w14:textId="3386F415" w:rsidR="009731BA" w:rsidRPr="002D556E" w:rsidRDefault="009731BA" w:rsidP="009731BA">
            <w:r w:rsidRPr="007F2B3C">
              <w:t xml:space="preserve">Pénzforgalmi tétel típus. A </w:t>
            </w:r>
            <w:r>
              <w:t>tetel</w:t>
            </w:r>
            <w:r w:rsidRPr="007F2B3C">
              <w:t>tipus kódolatlan értéke.</w:t>
            </w:r>
          </w:p>
        </w:tc>
      </w:tr>
      <w:tr w:rsidR="009731BA" w14:paraId="67CD46D6" w14:textId="77777777" w:rsidTr="00981924">
        <w:tc>
          <w:tcPr>
            <w:tcW w:w="2527" w:type="dxa"/>
            <w:shd w:val="clear" w:color="auto" w:fill="D9D9D9" w:themeFill="background1" w:themeFillShade="D9"/>
          </w:tcPr>
          <w:p w14:paraId="6B430BE9" w14:textId="42A468D4" w:rsidR="009731BA" w:rsidRPr="002D556E" w:rsidRDefault="009731BA" w:rsidP="009731BA">
            <w:r w:rsidRPr="00503619">
              <w:t>tranzakcioIdopont</w:t>
            </w:r>
          </w:p>
        </w:tc>
        <w:tc>
          <w:tcPr>
            <w:tcW w:w="1282" w:type="dxa"/>
            <w:shd w:val="clear" w:color="auto" w:fill="D9D9D9" w:themeFill="background1" w:themeFillShade="D9"/>
          </w:tcPr>
          <w:p w14:paraId="062CECD9" w14:textId="1F317C20" w:rsidR="009731BA" w:rsidRPr="002D556E" w:rsidRDefault="009731BA" w:rsidP="009731BA">
            <w:pPr>
              <w:jc w:val="center"/>
            </w:pPr>
            <w:r>
              <w:t>datetime</w:t>
            </w:r>
          </w:p>
        </w:tc>
        <w:tc>
          <w:tcPr>
            <w:tcW w:w="998" w:type="dxa"/>
            <w:shd w:val="clear" w:color="auto" w:fill="D9D9D9" w:themeFill="background1" w:themeFillShade="D9"/>
          </w:tcPr>
          <w:p w14:paraId="0486F669" w14:textId="6C0D71F5" w:rsidR="009731BA" w:rsidRPr="002D556E" w:rsidRDefault="009731BA" w:rsidP="009731BA">
            <w:pPr>
              <w:jc w:val="center"/>
            </w:pPr>
            <w:r>
              <w:t>nem</w:t>
            </w:r>
          </w:p>
        </w:tc>
        <w:tc>
          <w:tcPr>
            <w:tcW w:w="4260" w:type="dxa"/>
            <w:shd w:val="clear" w:color="auto" w:fill="D9D9D9" w:themeFill="background1" w:themeFillShade="D9"/>
          </w:tcPr>
          <w:p w14:paraId="48A7C8C0" w14:textId="51D51FF9" w:rsidR="009731BA" w:rsidRPr="002D556E" w:rsidRDefault="009731BA" w:rsidP="009731BA">
            <w:r w:rsidRPr="002D556E">
              <w:t>Befizetés időpontja</w:t>
            </w:r>
          </w:p>
        </w:tc>
      </w:tr>
    </w:tbl>
    <w:p w14:paraId="4E729DD9" w14:textId="77777777" w:rsidR="002D556E" w:rsidRDefault="002D556E" w:rsidP="002D556E"/>
    <w:p w14:paraId="34FC8592" w14:textId="45CEA464" w:rsidR="007C4ED6" w:rsidRDefault="007C4ED6" w:rsidP="007C4ED6">
      <w:r>
        <w:t xml:space="preserve">A </w:t>
      </w:r>
      <w:r w:rsidR="007455B9" w:rsidRPr="007455B9">
        <w:t xml:space="preserve">KonyvelesreUzenet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27"/>
        <w:gridCol w:w="1282"/>
        <w:gridCol w:w="998"/>
        <w:gridCol w:w="4260"/>
      </w:tblGrid>
      <w:tr w:rsidR="007C4ED6" w14:paraId="5EE97F2D" w14:textId="77777777" w:rsidTr="00981924">
        <w:tc>
          <w:tcPr>
            <w:tcW w:w="2527" w:type="dxa"/>
            <w:shd w:val="clear" w:color="auto" w:fill="D9D9D9" w:themeFill="background1" w:themeFillShade="D9"/>
          </w:tcPr>
          <w:p w14:paraId="569CF71F" w14:textId="77777777" w:rsidR="007C4ED6" w:rsidRPr="00B30389" w:rsidRDefault="007C4ED6" w:rsidP="00981924">
            <w:pPr>
              <w:jc w:val="center"/>
              <w:rPr>
                <w:b/>
                <w:bCs/>
              </w:rPr>
            </w:pPr>
            <w:r w:rsidRPr="00B30389">
              <w:rPr>
                <w:b/>
                <w:bCs/>
              </w:rPr>
              <w:t>név</w:t>
            </w:r>
          </w:p>
        </w:tc>
        <w:tc>
          <w:tcPr>
            <w:tcW w:w="1282" w:type="dxa"/>
            <w:shd w:val="clear" w:color="auto" w:fill="D9D9D9" w:themeFill="background1" w:themeFillShade="D9"/>
          </w:tcPr>
          <w:p w14:paraId="5EC14C3B" w14:textId="77777777" w:rsidR="007C4ED6" w:rsidRPr="00B30389" w:rsidRDefault="007C4ED6" w:rsidP="00981924">
            <w:pPr>
              <w:jc w:val="center"/>
              <w:rPr>
                <w:b/>
                <w:bCs/>
              </w:rPr>
            </w:pPr>
            <w:r w:rsidRPr="00B30389">
              <w:rPr>
                <w:b/>
                <w:bCs/>
              </w:rPr>
              <w:t>típus</w:t>
            </w:r>
          </w:p>
        </w:tc>
        <w:tc>
          <w:tcPr>
            <w:tcW w:w="998" w:type="dxa"/>
            <w:shd w:val="clear" w:color="auto" w:fill="D9D9D9" w:themeFill="background1" w:themeFillShade="D9"/>
          </w:tcPr>
          <w:p w14:paraId="389669D2" w14:textId="77777777" w:rsidR="007C4ED6" w:rsidRPr="00B30389" w:rsidRDefault="007C4ED6" w:rsidP="00981924">
            <w:pPr>
              <w:jc w:val="center"/>
              <w:rPr>
                <w:b/>
                <w:bCs/>
              </w:rPr>
            </w:pPr>
            <w:r>
              <w:rPr>
                <w:b/>
                <w:bCs/>
              </w:rPr>
              <w:t>kötelező</w:t>
            </w:r>
          </w:p>
        </w:tc>
        <w:tc>
          <w:tcPr>
            <w:tcW w:w="4260" w:type="dxa"/>
            <w:shd w:val="clear" w:color="auto" w:fill="D9D9D9" w:themeFill="background1" w:themeFillShade="D9"/>
          </w:tcPr>
          <w:p w14:paraId="7D6676D3" w14:textId="77777777" w:rsidR="007C4ED6" w:rsidRPr="00B30389" w:rsidRDefault="007C4ED6" w:rsidP="00981924">
            <w:pPr>
              <w:jc w:val="center"/>
              <w:rPr>
                <w:b/>
                <w:bCs/>
              </w:rPr>
            </w:pPr>
            <w:r w:rsidRPr="00B30389">
              <w:rPr>
                <w:b/>
                <w:bCs/>
              </w:rPr>
              <w:t>leírás</w:t>
            </w:r>
          </w:p>
        </w:tc>
      </w:tr>
      <w:tr w:rsidR="007C4ED6" w14:paraId="7CB32896" w14:textId="77777777" w:rsidTr="00981924">
        <w:tc>
          <w:tcPr>
            <w:tcW w:w="2527" w:type="dxa"/>
            <w:shd w:val="clear" w:color="auto" w:fill="D9D9D9" w:themeFill="background1" w:themeFillShade="D9"/>
          </w:tcPr>
          <w:p w14:paraId="3EC0CB5F" w14:textId="03B3C2C2" w:rsidR="007C4ED6" w:rsidRPr="002D556E" w:rsidRDefault="007455B9" w:rsidP="00981924">
            <w:r>
              <w:t>kod</w:t>
            </w:r>
          </w:p>
        </w:tc>
        <w:tc>
          <w:tcPr>
            <w:tcW w:w="1282" w:type="dxa"/>
            <w:shd w:val="clear" w:color="auto" w:fill="D9D9D9" w:themeFill="background1" w:themeFillShade="D9"/>
          </w:tcPr>
          <w:p w14:paraId="0546D62E" w14:textId="12C82A12" w:rsidR="007C4ED6" w:rsidRPr="002D556E" w:rsidRDefault="007C4ED6" w:rsidP="00981924">
            <w:pPr>
              <w:jc w:val="center"/>
            </w:pPr>
            <w:r>
              <w:t>string</w:t>
            </w:r>
          </w:p>
        </w:tc>
        <w:tc>
          <w:tcPr>
            <w:tcW w:w="998" w:type="dxa"/>
            <w:shd w:val="clear" w:color="auto" w:fill="D9D9D9" w:themeFill="background1" w:themeFillShade="D9"/>
          </w:tcPr>
          <w:p w14:paraId="09934DF3" w14:textId="30730272" w:rsidR="007C4ED6" w:rsidRPr="002D556E" w:rsidRDefault="007C4ED6" w:rsidP="00981924">
            <w:pPr>
              <w:jc w:val="center"/>
            </w:pPr>
            <w:r>
              <w:t>igen</w:t>
            </w:r>
          </w:p>
        </w:tc>
        <w:tc>
          <w:tcPr>
            <w:tcW w:w="4260" w:type="dxa"/>
            <w:shd w:val="clear" w:color="auto" w:fill="D9D9D9" w:themeFill="background1" w:themeFillShade="D9"/>
          </w:tcPr>
          <w:p w14:paraId="73220F55" w14:textId="74C8E381" w:rsidR="007C4ED6" w:rsidRPr="002D556E" w:rsidRDefault="007C4ED6" w:rsidP="00981924">
            <w:r>
              <w:t>Kód</w:t>
            </w:r>
          </w:p>
        </w:tc>
      </w:tr>
      <w:tr w:rsidR="007C4ED6" w14:paraId="2DF7D08B" w14:textId="77777777" w:rsidTr="00981924">
        <w:tc>
          <w:tcPr>
            <w:tcW w:w="2527" w:type="dxa"/>
            <w:shd w:val="clear" w:color="auto" w:fill="D9D9D9" w:themeFill="background1" w:themeFillShade="D9"/>
          </w:tcPr>
          <w:p w14:paraId="0028F450" w14:textId="40AF2B79" w:rsidR="007C4ED6" w:rsidRPr="002D556E" w:rsidRDefault="007455B9" w:rsidP="00981924">
            <w:r w:rsidRPr="007455B9">
              <w:t>szoveg</w:t>
            </w:r>
          </w:p>
        </w:tc>
        <w:tc>
          <w:tcPr>
            <w:tcW w:w="1282" w:type="dxa"/>
            <w:shd w:val="clear" w:color="auto" w:fill="D9D9D9" w:themeFill="background1" w:themeFillShade="D9"/>
          </w:tcPr>
          <w:p w14:paraId="3E31513E" w14:textId="5C2CD859" w:rsidR="007C4ED6" w:rsidRPr="002D556E" w:rsidRDefault="007C4ED6" w:rsidP="00981924">
            <w:pPr>
              <w:jc w:val="center"/>
            </w:pPr>
            <w:r>
              <w:t>string</w:t>
            </w:r>
          </w:p>
        </w:tc>
        <w:tc>
          <w:tcPr>
            <w:tcW w:w="998" w:type="dxa"/>
            <w:shd w:val="clear" w:color="auto" w:fill="D9D9D9" w:themeFill="background1" w:themeFillShade="D9"/>
          </w:tcPr>
          <w:p w14:paraId="05068980" w14:textId="12EE6CD9" w:rsidR="007C4ED6" w:rsidRPr="002D556E" w:rsidRDefault="007C4ED6" w:rsidP="00981924">
            <w:pPr>
              <w:jc w:val="center"/>
            </w:pPr>
            <w:r>
              <w:t>igen</w:t>
            </w:r>
          </w:p>
        </w:tc>
        <w:tc>
          <w:tcPr>
            <w:tcW w:w="4260" w:type="dxa"/>
            <w:shd w:val="clear" w:color="auto" w:fill="D9D9D9" w:themeFill="background1" w:themeFillShade="D9"/>
          </w:tcPr>
          <w:p w14:paraId="66D5AA6C" w14:textId="5FC6427A" w:rsidR="007C4ED6" w:rsidRPr="002D556E" w:rsidRDefault="007C4ED6" w:rsidP="00981924">
            <w:r>
              <w:t>Szöveg</w:t>
            </w:r>
          </w:p>
        </w:tc>
      </w:tr>
    </w:tbl>
    <w:p w14:paraId="375FEAC5" w14:textId="77777777" w:rsidR="007C4ED6" w:rsidRDefault="007C4ED6" w:rsidP="007C4ED6"/>
    <w:p w14:paraId="531E1983" w14:textId="3818BCCA" w:rsidR="00237D28" w:rsidRDefault="00237D28" w:rsidP="00237D28">
      <w:r>
        <w:t>A</w:t>
      </w:r>
      <w:r w:rsidR="007455B9">
        <w:t>z</w:t>
      </w:r>
      <w:r>
        <w:t xml:space="preserve"> </w:t>
      </w:r>
      <w:r w:rsidR="007455B9" w:rsidRPr="007455B9">
        <w:t xml:space="preserve">Egyenleg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329"/>
        <w:gridCol w:w="1892"/>
        <w:gridCol w:w="998"/>
        <w:gridCol w:w="3848"/>
      </w:tblGrid>
      <w:tr w:rsidR="00237D28" w14:paraId="73C4E574" w14:textId="77777777" w:rsidTr="00981924">
        <w:tc>
          <w:tcPr>
            <w:tcW w:w="2527" w:type="dxa"/>
            <w:shd w:val="clear" w:color="auto" w:fill="D9D9D9" w:themeFill="background1" w:themeFillShade="D9"/>
          </w:tcPr>
          <w:p w14:paraId="44C5A21D" w14:textId="77777777" w:rsidR="00237D28" w:rsidRPr="00B30389" w:rsidRDefault="00237D28" w:rsidP="00981924">
            <w:pPr>
              <w:jc w:val="center"/>
              <w:rPr>
                <w:b/>
                <w:bCs/>
              </w:rPr>
            </w:pPr>
            <w:r w:rsidRPr="00B30389">
              <w:rPr>
                <w:b/>
                <w:bCs/>
              </w:rPr>
              <w:t>név</w:t>
            </w:r>
          </w:p>
        </w:tc>
        <w:tc>
          <w:tcPr>
            <w:tcW w:w="1282" w:type="dxa"/>
            <w:shd w:val="clear" w:color="auto" w:fill="D9D9D9" w:themeFill="background1" w:themeFillShade="D9"/>
          </w:tcPr>
          <w:p w14:paraId="6CE8FF1C" w14:textId="77777777" w:rsidR="00237D28" w:rsidRPr="00B30389" w:rsidRDefault="00237D28" w:rsidP="00981924">
            <w:pPr>
              <w:jc w:val="center"/>
              <w:rPr>
                <w:b/>
                <w:bCs/>
              </w:rPr>
            </w:pPr>
            <w:r w:rsidRPr="00B30389">
              <w:rPr>
                <w:b/>
                <w:bCs/>
              </w:rPr>
              <w:t>típus</w:t>
            </w:r>
          </w:p>
        </w:tc>
        <w:tc>
          <w:tcPr>
            <w:tcW w:w="998" w:type="dxa"/>
            <w:shd w:val="clear" w:color="auto" w:fill="D9D9D9" w:themeFill="background1" w:themeFillShade="D9"/>
          </w:tcPr>
          <w:p w14:paraId="418FC770" w14:textId="77777777" w:rsidR="00237D28" w:rsidRPr="00B30389" w:rsidRDefault="00237D28" w:rsidP="00981924">
            <w:pPr>
              <w:jc w:val="center"/>
              <w:rPr>
                <w:b/>
                <w:bCs/>
              </w:rPr>
            </w:pPr>
            <w:r>
              <w:rPr>
                <w:b/>
                <w:bCs/>
              </w:rPr>
              <w:t>kötelező</w:t>
            </w:r>
          </w:p>
        </w:tc>
        <w:tc>
          <w:tcPr>
            <w:tcW w:w="4260" w:type="dxa"/>
            <w:shd w:val="clear" w:color="auto" w:fill="D9D9D9" w:themeFill="background1" w:themeFillShade="D9"/>
          </w:tcPr>
          <w:p w14:paraId="43E2EDAD" w14:textId="77777777" w:rsidR="00237D28" w:rsidRPr="00B30389" w:rsidRDefault="00237D28" w:rsidP="00981924">
            <w:pPr>
              <w:jc w:val="center"/>
              <w:rPr>
                <w:b/>
                <w:bCs/>
              </w:rPr>
            </w:pPr>
            <w:r w:rsidRPr="00B30389">
              <w:rPr>
                <w:b/>
                <w:bCs/>
              </w:rPr>
              <w:t>leírás</w:t>
            </w:r>
          </w:p>
        </w:tc>
      </w:tr>
      <w:tr w:rsidR="00237D28" w14:paraId="2292BAF1" w14:textId="77777777" w:rsidTr="00981924">
        <w:tc>
          <w:tcPr>
            <w:tcW w:w="2527" w:type="dxa"/>
            <w:shd w:val="clear" w:color="auto" w:fill="D9D9D9" w:themeFill="background1" w:themeFillShade="D9"/>
          </w:tcPr>
          <w:p w14:paraId="63A38AA6" w14:textId="60A4EF2E" w:rsidR="00237D28" w:rsidRPr="002D556E" w:rsidRDefault="007455B9" w:rsidP="00981924">
            <w:r w:rsidRPr="007455B9">
              <w:t>osszeg</w:t>
            </w:r>
          </w:p>
        </w:tc>
        <w:tc>
          <w:tcPr>
            <w:tcW w:w="1282" w:type="dxa"/>
            <w:shd w:val="clear" w:color="auto" w:fill="D9D9D9" w:themeFill="background1" w:themeFillShade="D9"/>
          </w:tcPr>
          <w:p w14:paraId="140AF7B8" w14:textId="191A0691" w:rsidR="00237D28" w:rsidRPr="002D556E" w:rsidRDefault="00237D28" w:rsidP="00981924">
            <w:pPr>
              <w:jc w:val="center"/>
            </w:pPr>
            <w:r>
              <w:t>double</w:t>
            </w:r>
          </w:p>
        </w:tc>
        <w:tc>
          <w:tcPr>
            <w:tcW w:w="998" w:type="dxa"/>
            <w:shd w:val="clear" w:color="auto" w:fill="D9D9D9" w:themeFill="background1" w:themeFillShade="D9"/>
          </w:tcPr>
          <w:p w14:paraId="03CE1986" w14:textId="77777777" w:rsidR="00237D28" w:rsidRPr="002D556E" w:rsidRDefault="00237D28" w:rsidP="00981924">
            <w:pPr>
              <w:jc w:val="center"/>
            </w:pPr>
            <w:r>
              <w:t>igen</w:t>
            </w:r>
          </w:p>
        </w:tc>
        <w:tc>
          <w:tcPr>
            <w:tcW w:w="4260" w:type="dxa"/>
            <w:shd w:val="clear" w:color="auto" w:fill="D9D9D9" w:themeFill="background1" w:themeFillShade="D9"/>
          </w:tcPr>
          <w:p w14:paraId="14B5EEB1" w14:textId="62A03C1C" w:rsidR="00237D28" w:rsidRPr="002D556E" w:rsidRDefault="00237D28" w:rsidP="00981924">
            <w:r w:rsidRPr="00237D28">
              <w:t>Az egyenleg összege</w:t>
            </w:r>
          </w:p>
        </w:tc>
      </w:tr>
      <w:tr w:rsidR="00237D28" w14:paraId="189578F3" w14:textId="77777777" w:rsidTr="00981924">
        <w:tc>
          <w:tcPr>
            <w:tcW w:w="2527" w:type="dxa"/>
            <w:shd w:val="clear" w:color="auto" w:fill="D9D9D9" w:themeFill="background1" w:themeFillShade="D9"/>
          </w:tcPr>
          <w:p w14:paraId="721A83B1" w14:textId="00CA7AF2" w:rsidR="00237D28" w:rsidRPr="002D556E" w:rsidRDefault="007455B9" w:rsidP="00981924">
            <w:r>
              <w:t>minosites</w:t>
            </w:r>
          </w:p>
        </w:tc>
        <w:tc>
          <w:tcPr>
            <w:tcW w:w="1282" w:type="dxa"/>
            <w:shd w:val="clear" w:color="auto" w:fill="D9D9D9" w:themeFill="background1" w:themeFillShade="D9"/>
          </w:tcPr>
          <w:p w14:paraId="7E3B1CD3" w14:textId="289712BC" w:rsidR="00237D28" w:rsidRPr="002D556E" w:rsidRDefault="007455B9" w:rsidP="00981924">
            <w:pPr>
              <w:jc w:val="center"/>
            </w:pPr>
            <w:r w:rsidRPr="007455B9">
              <w:t xml:space="preserve">EgyenlegMinosites </w:t>
            </w:r>
            <w:r w:rsidR="00B104EA">
              <w:t>(enum)</w:t>
            </w:r>
          </w:p>
        </w:tc>
        <w:tc>
          <w:tcPr>
            <w:tcW w:w="998" w:type="dxa"/>
            <w:shd w:val="clear" w:color="auto" w:fill="D9D9D9" w:themeFill="background1" w:themeFillShade="D9"/>
          </w:tcPr>
          <w:p w14:paraId="3CCDD0D9" w14:textId="77777777" w:rsidR="00237D28" w:rsidRPr="002D556E" w:rsidRDefault="00237D28" w:rsidP="00981924">
            <w:pPr>
              <w:jc w:val="center"/>
            </w:pPr>
            <w:r>
              <w:t>igen</w:t>
            </w:r>
          </w:p>
        </w:tc>
        <w:tc>
          <w:tcPr>
            <w:tcW w:w="4260" w:type="dxa"/>
            <w:shd w:val="clear" w:color="auto" w:fill="D9D9D9" w:themeFill="background1" w:themeFillShade="D9"/>
          </w:tcPr>
          <w:p w14:paraId="01029A68" w14:textId="5BEA3C9B" w:rsidR="00237D28" w:rsidRDefault="00237D28" w:rsidP="00981924">
            <w:r w:rsidRPr="00237D28">
              <w:t>Az egyenleg típusa</w:t>
            </w:r>
            <w:r>
              <w:t>.</w:t>
            </w:r>
          </w:p>
          <w:p w14:paraId="548D729C" w14:textId="501813C5" w:rsidR="00237D28" w:rsidRDefault="007455B9" w:rsidP="00981924">
            <w:r w:rsidRPr="007455B9">
              <w:t xml:space="preserve">EGYENLEG </w:t>
            </w:r>
            <w:r w:rsidR="00237D28">
              <w:t>– egyenleg</w:t>
            </w:r>
          </w:p>
          <w:p w14:paraId="68629774" w14:textId="01CCB191" w:rsidR="00237D28" w:rsidRDefault="007455B9" w:rsidP="00981924">
            <w:r w:rsidRPr="007455B9">
              <w:t xml:space="preserve">TARTOZAS </w:t>
            </w:r>
            <w:r w:rsidR="00237D28">
              <w:t>– tartozás</w:t>
            </w:r>
          </w:p>
          <w:p w14:paraId="3ED1FAF6" w14:textId="05A69535" w:rsidR="00237D28" w:rsidRPr="002D556E" w:rsidRDefault="007455B9" w:rsidP="00981924">
            <w:r w:rsidRPr="007455B9">
              <w:t xml:space="preserve">TULFIZETES </w:t>
            </w:r>
            <w:r w:rsidR="00237D28">
              <w:t>- túlfizetés</w:t>
            </w:r>
          </w:p>
        </w:tc>
      </w:tr>
    </w:tbl>
    <w:p w14:paraId="18CE2941" w14:textId="77777777" w:rsidR="00381C59" w:rsidRDefault="00381C59" w:rsidP="00381C59"/>
    <w:p w14:paraId="38116347" w14:textId="58CC270B" w:rsidR="00381C59" w:rsidRDefault="00381C59" w:rsidP="00381C59">
      <w:r>
        <w:t xml:space="preserve">A </w:t>
      </w:r>
      <w:r w:rsidR="00563106" w:rsidRPr="00563106">
        <w:t xml:space="preserve">MindOsszesen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08"/>
        <w:gridCol w:w="1347"/>
        <w:gridCol w:w="998"/>
        <w:gridCol w:w="4214"/>
      </w:tblGrid>
      <w:tr w:rsidR="00381C59" w14:paraId="21918BD5" w14:textId="77777777" w:rsidTr="00381C59">
        <w:tc>
          <w:tcPr>
            <w:tcW w:w="2508" w:type="dxa"/>
            <w:shd w:val="clear" w:color="auto" w:fill="D9D9D9" w:themeFill="background1" w:themeFillShade="D9"/>
          </w:tcPr>
          <w:p w14:paraId="0E1A6B45" w14:textId="77777777" w:rsidR="00381C59" w:rsidRPr="00B30389" w:rsidRDefault="00381C59" w:rsidP="00981924">
            <w:pPr>
              <w:jc w:val="center"/>
              <w:rPr>
                <w:b/>
                <w:bCs/>
              </w:rPr>
            </w:pPr>
            <w:r w:rsidRPr="00B30389">
              <w:rPr>
                <w:b/>
                <w:bCs/>
              </w:rPr>
              <w:t>név</w:t>
            </w:r>
          </w:p>
        </w:tc>
        <w:tc>
          <w:tcPr>
            <w:tcW w:w="1347" w:type="dxa"/>
            <w:shd w:val="clear" w:color="auto" w:fill="D9D9D9" w:themeFill="background1" w:themeFillShade="D9"/>
          </w:tcPr>
          <w:p w14:paraId="2691ECB1" w14:textId="77777777" w:rsidR="00381C59" w:rsidRPr="00B30389" w:rsidRDefault="00381C59" w:rsidP="00981924">
            <w:pPr>
              <w:jc w:val="center"/>
              <w:rPr>
                <w:b/>
                <w:bCs/>
              </w:rPr>
            </w:pPr>
            <w:r w:rsidRPr="00B30389">
              <w:rPr>
                <w:b/>
                <w:bCs/>
              </w:rPr>
              <w:t>típus</w:t>
            </w:r>
          </w:p>
        </w:tc>
        <w:tc>
          <w:tcPr>
            <w:tcW w:w="998" w:type="dxa"/>
            <w:shd w:val="clear" w:color="auto" w:fill="D9D9D9" w:themeFill="background1" w:themeFillShade="D9"/>
          </w:tcPr>
          <w:p w14:paraId="473205BC" w14:textId="77777777" w:rsidR="00381C59" w:rsidRPr="00B30389" w:rsidRDefault="00381C59" w:rsidP="00981924">
            <w:pPr>
              <w:jc w:val="center"/>
              <w:rPr>
                <w:b/>
                <w:bCs/>
              </w:rPr>
            </w:pPr>
            <w:r>
              <w:rPr>
                <w:b/>
                <w:bCs/>
              </w:rPr>
              <w:t>kötelező</w:t>
            </w:r>
          </w:p>
        </w:tc>
        <w:tc>
          <w:tcPr>
            <w:tcW w:w="4214" w:type="dxa"/>
            <w:shd w:val="clear" w:color="auto" w:fill="D9D9D9" w:themeFill="background1" w:themeFillShade="D9"/>
          </w:tcPr>
          <w:p w14:paraId="6512E96B" w14:textId="77777777" w:rsidR="00381C59" w:rsidRPr="00B30389" w:rsidRDefault="00381C59" w:rsidP="00981924">
            <w:pPr>
              <w:jc w:val="center"/>
              <w:rPr>
                <w:b/>
                <w:bCs/>
              </w:rPr>
            </w:pPr>
            <w:r w:rsidRPr="00B30389">
              <w:rPr>
                <w:b/>
                <w:bCs/>
              </w:rPr>
              <w:t>leírás</w:t>
            </w:r>
          </w:p>
        </w:tc>
      </w:tr>
      <w:tr w:rsidR="00381C59" w14:paraId="526CA05A" w14:textId="77777777" w:rsidTr="00381C59">
        <w:tc>
          <w:tcPr>
            <w:tcW w:w="2508" w:type="dxa"/>
            <w:shd w:val="clear" w:color="auto" w:fill="D9D9D9" w:themeFill="background1" w:themeFillShade="D9"/>
          </w:tcPr>
          <w:p w14:paraId="67AE3BAD" w14:textId="756C8774" w:rsidR="00381C59" w:rsidRPr="002D556E" w:rsidRDefault="00563106" w:rsidP="00981924">
            <w:r w:rsidRPr="00563106">
              <w:t>tartozas</w:t>
            </w:r>
          </w:p>
        </w:tc>
        <w:tc>
          <w:tcPr>
            <w:tcW w:w="1347" w:type="dxa"/>
            <w:shd w:val="clear" w:color="auto" w:fill="D9D9D9" w:themeFill="background1" w:themeFillShade="D9"/>
          </w:tcPr>
          <w:p w14:paraId="223438C3" w14:textId="77777777" w:rsidR="00381C59" w:rsidRPr="002D556E" w:rsidRDefault="00381C59" w:rsidP="00981924">
            <w:pPr>
              <w:jc w:val="center"/>
            </w:pPr>
            <w:r>
              <w:t>double</w:t>
            </w:r>
          </w:p>
        </w:tc>
        <w:tc>
          <w:tcPr>
            <w:tcW w:w="998" w:type="dxa"/>
            <w:shd w:val="clear" w:color="auto" w:fill="D9D9D9" w:themeFill="background1" w:themeFillShade="D9"/>
          </w:tcPr>
          <w:p w14:paraId="48724D4F" w14:textId="77777777" w:rsidR="00381C59" w:rsidRPr="002D556E" w:rsidRDefault="00381C59" w:rsidP="00981924">
            <w:pPr>
              <w:jc w:val="center"/>
            </w:pPr>
            <w:r>
              <w:t>igen</w:t>
            </w:r>
          </w:p>
        </w:tc>
        <w:tc>
          <w:tcPr>
            <w:tcW w:w="4214" w:type="dxa"/>
            <w:shd w:val="clear" w:color="auto" w:fill="D9D9D9" w:themeFill="background1" w:themeFillShade="D9"/>
          </w:tcPr>
          <w:p w14:paraId="640C9994" w14:textId="08D89092" w:rsidR="00381C59" w:rsidRPr="002D556E" w:rsidRDefault="00381C59" w:rsidP="00981924">
            <w:r>
              <w:t>Tartozás</w:t>
            </w:r>
          </w:p>
        </w:tc>
      </w:tr>
      <w:tr w:rsidR="00381C59" w14:paraId="6183EBCB" w14:textId="77777777" w:rsidTr="00381C59">
        <w:tc>
          <w:tcPr>
            <w:tcW w:w="2508" w:type="dxa"/>
            <w:shd w:val="clear" w:color="auto" w:fill="D9D9D9" w:themeFill="background1" w:themeFillShade="D9"/>
          </w:tcPr>
          <w:p w14:paraId="2C507184" w14:textId="637ED991" w:rsidR="00381C59" w:rsidRPr="002D556E" w:rsidRDefault="00563106" w:rsidP="00381C59">
            <w:r w:rsidRPr="00563106">
              <w:t>tulfizetes</w:t>
            </w:r>
          </w:p>
        </w:tc>
        <w:tc>
          <w:tcPr>
            <w:tcW w:w="1347" w:type="dxa"/>
            <w:shd w:val="clear" w:color="auto" w:fill="D9D9D9" w:themeFill="background1" w:themeFillShade="D9"/>
          </w:tcPr>
          <w:p w14:paraId="251FA01C" w14:textId="102C5049" w:rsidR="00381C59" w:rsidRPr="002D556E" w:rsidRDefault="00381C59" w:rsidP="00381C59">
            <w:pPr>
              <w:jc w:val="center"/>
            </w:pPr>
            <w:r>
              <w:t>double</w:t>
            </w:r>
          </w:p>
        </w:tc>
        <w:tc>
          <w:tcPr>
            <w:tcW w:w="998" w:type="dxa"/>
            <w:shd w:val="clear" w:color="auto" w:fill="D9D9D9" w:themeFill="background1" w:themeFillShade="D9"/>
          </w:tcPr>
          <w:p w14:paraId="494E0CC4" w14:textId="0D0D03E0" w:rsidR="00381C59" w:rsidRPr="002D556E" w:rsidRDefault="00381C59" w:rsidP="00381C59">
            <w:pPr>
              <w:jc w:val="center"/>
            </w:pPr>
            <w:r>
              <w:t>igen</w:t>
            </w:r>
          </w:p>
        </w:tc>
        <w:tc>
          <w:tcPr>
            <w:tcW w:w="4214" w:type="dxa"/>
            <w:shd w:val="clear" w:color="auto" w:fill="D9D9D9" w:themeFill="background1" w:themeFillShade="D9"/>
          </w:tcPr>
          <w:p w14:paraId="6ABCA146" w14:textId="23EF4F52" w:rsidR="00381C59" w:rsidRPr="002D556E" w:rsidRDefault="00381C59" w:rsidP="00381C59">
            <w:r w:rsidRPr="00381C59">
              <w:t>Túlfizetés</w:t>
            </w:r>
          </w:p>
        </w:tc>
      </w:tr>
      <w:tr w:rsidR="00381C59" w14:paraId="389B2018" w14:textId="77777777" w:rsidTr="00381C59">
        <w:tc>
          <w:tcPr>
            <w:tcW w:w="2508" w:type="dxa"/>
            <w:shd w:val="clear" w:color="auto" w:fill="D9D9D9" w:themeFill="background1" w:themeFillShade="D9"/>
          </w:tcPr>
          <w:p w14:paraId="20C75635" w14:textId="00217060" w:rsidR="00381C59" w:rsidRPr="00381C59" w:rsidRDefault="00563106" w:rsidP="00381C59">
            <w:r>
              <w:t>egyenleg</w:t>
            </w:r>
          </w:p>
        </w:tc>
        <w:tc>
          <w:tcPr>
            <w:tcW w:w="1347" w:type="dxa"/>
            <w:shd w:val="clear" w:color="auto" w:fill="D9D9D9" w:themeFill="background1" w:themeFillShade="D9"/>
          </w:tcPr>
          <w:p w14:paraId="1A42F40A" w14:textId="0B0E39E0" w:rsidR="00381C59" w:rsidRDefault="00381C59" w:rsidP="00381C59">
            <w:pPr>
              <w:jc w:val="center"/>
            </w:pPr>
            <w:r>
              <w:t>B</w:t>
            </w:r>
            <w:r w:rsidRPr="00381C59">
              <w:t>alance</w:t>
            </w:r>
          </w:p>
        </w:tc>
        <w:tc>
          <w:tcPr>
            <w:tcW w:w="998" w:type="dxa"/>
            <w:shd w:val="clear" w:color="auto" w:fill="D9D9D9" w:themeFill="background1" w:themeFillShade="D9"/>
          </w:tcPr>
          <w:p w14:paraId="1598F3BC" w14:textId="7C138EE2" w:rsidR="00381C59" w:rsidRDefault="00381C59" w:rsidP="00381C59">
            <w:pPr>
              <w:jc w:val="center"/>
            </w:pPr>
            <w:r>
              <w:t>igen</w:t>
            </w:r>
          </w:p>
        </w:tc>
        <w:tc>
          <w:tcPr>
            <w:tcW w:w="4214" w:type="dxa"/>
            <w:shd w:val="clear" w:color="auto" w:fill="D9D9D9" w:themeFill="background1" w:themeFillShade="D9"/>
          </w:tcPr>
          <w:p w14:paraId="27CB2D71" w14:textId="0113E7A0" w:rsidR="00381C59" w:rsidRPr="00381C59" w:rsidRDefault="00381C59" w:rsidP="00381C59">
            <w:r>
              <w:t>Egyenleg</w:t>
            </w:r>
          </w:p>
        </w:tc>
      </w:tr>
      <w:tr w:rsidR="00381C59" w14:paraId="59ECAE0B" w14:textId="77777777" w:rsidTr="00381C59">
        <w:tc>
          <w:tcPr>
            <w:tcW w:w="2508" w:type="dxa"/>
            <w:shd w:val="clear" w:color="auto" w:fill="D9D9D9" w:themeFill="background1" w:themeFillShade="D9"/>
          </w:tcPr>
          <w:p w14:paraId="1D87EDB6" w14:textId="0A302659" w:rsidR="00381C59" w:rsidRPr="00381C59" w:rsidRDefault="00563106" w:rsidP="00381C59">
            <w:r>
              <w:t>letetiEgyenleg</w:t>
            </w:r>
          </w:p>
        </w:tc>
        <w:tc>
          <w:tcPr>
            <w:tcW w:w="1347" w:type="dxa"/>
            <w:shd w:val="clear" w:color="auto" w:fill="D9D9D9" w:themeFill="background1" w:themeFillShade="D9"/>
          </w:tcPr>
          <w:p w14:paraId="02B72F98" w14:textId="39BF47E4" w:rsidR="00381C59" w:rsidRDefault="00381C59" w:rsidP="00381C59">
            <w:pPr>
              <w:jc w:val="center"/>
            </w:pPr>
            <w:r>
              <w:t>B</w:t>
            </w:r>
            <w:r w:rsidRPr="00381C59">
              <w:t>alance</w:t>
            </w:r>
          </w:p>
        </w:tc>
        <w:tc>
          <w:tcPr>
            <w:tcW w:w="998" w:type="dxa"/>
            <w:shd w:val="clear" w:color="auto" w:fill="D9D9D9" w:themeFill="background1" w:themeFillShade="D9"/>
          </w:tcPr>
          <w:p w14:paraId="48A990D7" w14:textId="6C560D53" w:rsidR="00381C59" w:rsidRDefault="00381C59" w:rsidP="00381C59">
            <w:pPr>
              <w:jc w:val="center"/>
            </w:pPr>
            <w:r>
              <w:t>igen</w:t>
            </w:r>
          </w:p>
        </w:tc>
        <w:tc>
          <w:tcPr>
            <w:tcW w:w="4214" w:type="dxa"/>
            <w:shd w:val="clear" w:color="auto" w:fill="D9D9D9" w:themeFill="background1" w:themeFillShade="D9"/>
          </w:tcPr>
          <w:p w14:paraId="2C2671E8" w14:textId="5F261B2A" w:rsidR="00381C59" w:rsidRPr="00381C59" w:rsidRDefault="00381C59" w:rsidP="00381C59">
            <w:r w:rsidRPr="00381C59">
              <w:t>Letéti egyenleg</w:t>
            </w:r>
          </w:p>
        </w:tc>
      </w:tr>
    </w:tbl>
    <w:p w14:paraId="58455559" w14:textId="77777777" w:rsidR="006E04BB" w:rsidRDefault="006E04BB" w:rsidP="006E04BB"/>
    <w:p w14:paraId="76E81297" w14:textId="19716541" w:rsidR="006E04BB" w:rsidRDefault="006E04BB" w:rsidP="006E04BB">
      <w:r>
        <w:t>A</w:t>
      </w:r>
      <w:r w:rsidR="00876D7B">
        <w:t>z</w:t>
      </w:r>
      <w:r>
        <w:t xml:space="preserve"> </w:t>
      </w:r>
      <w:r w:rsidR="00876D7B">
        <w:t>Adozo</w:t>
      </w:r>
      <w:r>
        <w:t xml:space="preserv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508"/>
        <w:gridCol w:w="1347"/>
        <w:gridCol w:w="998"/>
        <w:gridCol w:w="4214"/>
      </w:tblGrid>
      <w:tr w:rsidR="006E04BB" w14:paraId="199B723E" w14:textId="77777777" w:rsidTr="00981924">
        <w:tc>
          <w:tcPr>
            <w:tcW w:w="2508" w:type="dxa"/>
            <w:shd w:val="clear" w:color="auto" w:fill="D9D9D9" w:themeFill="background1" w:themeFillShade="D9"/>
          </w:tcPr>
          <w:p w14:paraId="401E3433" w14:textId="77777777" w:rsidR="006E04BB" w:rsidRPr="00B30389" w:rsidRDefault="006E04BB" w:rsidP="00981924">
            <w:pPr>
              <w:jc w:val="center"/>
              <w:rPr>
                <w:b/>
                <w:bCs/>
              </w:rPr>
            </w:pPr>
            <w:r w:rsidRPr="00B30389">
              <w:rPr>
                <w:b/>
                <w:bCs/>
              </w:rPr>
              <w:t>név</w:t>
            </w:r>
          </w:p>
        </w:tc>
        <w:tc>
          <w:tcPr>
            <w:tcW w:w="1347" w:type="dxa"/>
            <w:shd w:val="clear" w:color="auto" w:fill="D9D9D9" w:themeFill="background1" w:themeFillShade="D9"/>
          </w:tcPr>
          <w:p w14:paraId="61C5606B" w14:textId="77777777" w:rsidR="006E04BB" w:rsidRPr="00B30389" w:rsidRDefault="006E04BB" w:rsidP="00981924">
            <w:pPr>
              <w:jc w:val="center"/>
              <w:rPr>
                <w:b/>
                <w:bCs/>
              </w:rPr>
            </w:pPr>
            <w:r w:rsidRPr="00B30389">
              <w:rPr>
                <w:b/>
                <w:bCs/>
              </w:rPr>
              <w:t>típus</w:t>
            </w:r>
          </w:p>
        </w:tc>
        <w:tc>
          <w:tcPr>
            <w:tcW w:w="998" w:type="dxa"/>
            <w:shd w:val="clear" w:color="auto" w:fill="D9D9D9" w:themeFill="background1" w:themeFillShade="D9"/>
          </w:tcPr>
          <w:p w14:paraId="6C10C52E" w14:textId="77777777" w:rsidR="006E04BB" w:rsidRPr="00B30389" w:rsidRDefault="006E04BB" w:rsidP="00981924">
            <w:pPr>
              <w:jc w:val="center"/>
              <w:rPr>
                <w:b/>
                <w:bCs/>
              </w:rPr>
            </w:pPr>
            <w:r>
              <w:rPr>
                <w:b/>
                <w:bCs/>
              </w:rPr>
              <w:t>kötelező</w:t>
            </w:r>
          </w:p>
        </w:tc>
        <w:tc>
          <w:tcPr>
            <w:tcW w:w="4214" w:type="dxa"/>
            <w:shd w:val="clear" w:color="auto" w:fill="D9D9D9" w:themeFill="background1" w:themeFillShade="D9"/>
          </w:tcPr>
          <w:p w14:paraId="5A696D85" w14:textId="77777777" w:rsidR="006E04BB" w:rsidRPr="00B30389" w:rsidRDefault="006E04BB" w:rsidP="00981924">
            <w:pPr>
              <w:jc w:val="center"/>
              <w:rPr>
                <w:b/>
                <w:bCs/>
              </w:rPr>
            </w:pPr>
            <w:r w:rsidRPr="00B30389">
              <w:rPr>
                <w:b/>
                <w:bCs/>
              </w:rPr>
              <w:t>leírás</w:t>
            </w:r>
          </w:p>
        </w:tc>
      </w:tr>
      <w:tr w:rsidR="006E04BB" w14:paraId="48184798" w14:textId="77777777" w:rsidTr="00981924">
        <w:tc>
          <w:tcPr>
            <w:tcW w:w="2508" w:type="dxa"/>
            <w:shd w:val="clear" w:color="auto" w:fill="D9D9D9" w:themeFill="background1" w:themeFillShade="D9"/>
          </w:tcPr>
          <w:p w14:paraId="7B7A6FB7" w14:textId="577E9006" w:rsidR="006E04BB" w:rsidRPr="002D556E" w:rsidRDefault="00242B73" w:rsidP="00981924">
            <w:r w:rsidRPr="00242B73">
              <w:lastRenderedPageBreak/>
              <w:t>adoalanyAzonosito</w:t>
            </w:r>
          </w:p>
        </w:tc>
        <w:tc>
          <w:tcPr>
            <w:tcW w:w="1347" w:type="dxa"/>
            <w:shd w:val="clear" w:color="auto" w:fill="D9D9D9" w:themeFill="background1" w:themeFillShade="D9"/>
          </w:tcPr>
          <w:p w14:paraId="231CAC5A" w14:textId="05C46B4E" w:rsidR="006E04BB" w:rsidRPr="002D556E" w:rsidRDefault="006E04BB" w:rsidP="00981924">
            <w:pPr>
              <w:jc w:val="center"/>
            </w:pPr>
            <w:r>
              <w:t>string</w:t>
            </w:r>
          </w:p>
        </w:tc>
        <w:tc>
          <w:tcPr>
            <w:tcW w:w="998" w:type="dxa"/>
            <w:shd w:val="clear" w:color="auto" w:fill="D9D9D9" w:themeFill="background1" w:themeFillShade="D9"/>
          </w:tcPr>
          <w:p w14:paraId="1E0CCFB1" w14:textId="77777777" w:rsidR="006E04BB" w:rsidRPr="002D556E" w:rsidRDefault="006E04BB" w:rsidP="00981924">
            <w:pPr>
              <w:jc w:val="center"/>
            </w:pPr>
            <w:r>
              <w:t>igen</w:t>
            </w:r>
          </w:p>
        </w:tc>
        <w:tc>
          <w:tcPr>
            <w:tcW w:w="4214" w:type="dxa"/>
            <w:shd w:val="clear" w:color="auto" w:fill="D9D9D9" w:themeFill="background1" w:themeFillShade="D9"/>
          </w:tcPr>
          <w:p w14:paraId="6C88685A" w14:textId="12968711" w:rsidR="006E04BB" w:rsidRPr="002D556E" w:rsidRDefault="006E04BB" w:rsidP="00981924">
            <w:r w:rsidRPr="006E04BB">
              <w:t>A lekérdezett adózó adóalanyazonosítója: adószám, vagy adóazonosító jel</w:t>
            </w:r>
          </w:p>
        </w:tc>
      </w:tr>
      <w:tr w:rsidR="006E04BB" w14:paraId="5DC2E5EF" w14:textId="77777777" w:rsidTr="00981924">
        <w:tc>
          <w:tcPr>
            <w:tcW w:w="2508" w:type="dxa"/>
            <w:shd w:val="clear" w:color="auto" w:fill="D9D9D9" w:themeFill="background1" w:themeFillShade="D9"/>
          </w:tcPr>
          <w:p w14:paraId="667F78A5" w14:textId="5D5699CC" w:rsidR="006E04BB" w:rsidRPr="002D556E" w:rsidRDefault="00242B73" w:rsidP="006E04BB">
            <w:r>
              <w:t>nev</w:t>
            </w:r>
          </w:p>
        </w:tc>
        <w:tc>
          <w:tcPr>
            <w:tcW w:w="1347" w:type="dxa"/>
            <w:shd w:val="clear" w:color="auto" w:fill="D9D9D9" w:themeFill="background1" w:themeFillShade="D9"/>
          </w:tcPr>
          <w:p w14:paraId="43443765" w14:textId="1D4CB808" w:rsidR="006E04BB" w:rsidRPr="002D556E" w:rsidRDefault="006E04BB" w:rsidP="006E04BB">
            <w:pPr>
              <w:jc w:val="center"/>
            </w:pPr>
            <w:r>
              <w:t>string</w:t>
            </w:r>
          </w:p>
        </w:tc>
        <w:tc>
          <w:tcPr>
            <w:tcW w:w="998" w:type="dxa"/>
            <w:shd w:val="clear" w:color="auto" w:fill="D9D9D9" w:themeFill="background1" w:themeFillShade="D9"/>
          </w:tcPr>
          <w:p w14:paraId="2B0DF549" w14:textId="233CC607" w:rsidR="006E04BB" w:rsidRPr="002D556E" w:rsidRDefault="006E04BB" w:rsidP="006E04BB">
            <w:pPr>
              <w:jc w:val="center"/>
            </w:pPr>
            <w:r>
              <w:t>igen</w:t>
            </w:r>
          </w:p>
        </w:tc>
        <w:tc>
          <w:tcPr>
            <w:tcW w:w="4214" w:type="dxa"/>
            <w:shd w:val="clear" w:color="auto" w:fill="D9D9D9" w:themeFill="background1" w:themeFillShade="D9"/>
          </w:tcPr>
          <w:p w14:paraId="5187B1F5" w14:textId="20F587C1" w:rsidR="006E04BB" w:rsidRPr="002D556E" w:rsidRDefault="006E04BB" w:rsidP="006E04BB">
            <w:r w:rsidRPr="006E04BB">
              <w:t>Adózó neve</w:t>
            </w:r>
          </w:p>
        </w:tc>
      </w:tr>
      <w:tr w:rsidR="006E04BB" w14:paraId="71A22FDE" w14:textId="77777777" w:rsidTr="00981924">
        <w:tc>
          <w:tcPr>
            <w:tcW w:w="2508" w:type="dxa"/>
            <w:shd w:val="clear" w:color="auto" w:fill="D9D9D9" w:themeFill="background1" w:themeFillShade="D9"/>
          </w:tcPr>
          <w:p w14:paraId="18FBEB2D" w14:textId="7597A96E" w:rsidR="006E04BB" w:rsidRPr="00381C59" w:rsidRDefault="00242B73" w:rsidP="006E04BB">
            <w:r>
              <w:t>cim</w:t>
            </w:r>
          </w:p>
        </w:tc>
        <w:tc>
          <w:tcPr>
            <w:tcW w:w="1347" w:type="dxa"/>
            <w:shd w:val="clear" w:color="auto" w:fill="D9D9D9" w:themeFill="background1" w:themeFillShade="D9"/>
          </w:tcPr>
          <w:p w14:paraId="1379DFAA" w14:textId="6D85BA14" w:rsidR="006E04BB" w:rsidRDefault="006E04BB" w:rsidP="006E04BB">
            <w:pPr>
              <w:jc w:val="center"/>
            </w:pPr>
            <w:r>
              <w:t>string</w:t>
            </w:r>
          </w:p>
        </w:tc>
        <w:tc>
          <w:tcPr>
            <w:tcW w:w="998" w:type="dxa"/>
            <w:shd w:val="clear" w:color="auto" w:fill="D9D9D9" w:themeFill="background1" w:themeFillShade="D9"/>
          </w:tcPr>
          <w:p w14:paraId="458626B8" w14:textId="3E4092AB" w:rsidR="006E04BB" w:rsidRDefault="006E04BB" w:rsidP="006E04BB">
            <w:pPr>
              <w:jc w:val="center"/>
            </w:pPr>
            <w:r>
              <w:t>igen</w:t>
            </w:r>
          </w:p>
        </w:tc>
        <w:tc>
          <w:tcPr>
            <w:tcW w:w="4214" w:type="dxa"/>
            <w:shd w:val="clear" w:color="auto" w:fill="D9D9D9" w:themeFill="background1" w:themeFillShade="D9"/>
          </w:tcPr>
          <w:p w14:paraId="46882FE5" w14:textId="3036B595" w:rsidR="006E04BB" w:rsidRPr="00381C59" w:rsidRDefault="006E04BB" w:rsidP="006E04BB">
            <w:r w:rsidRPr="006E04BB">
              <w:t>Adózó címe</w:t>
            </w:r>
          </w:p>
        </w:tc>
      </w:tr>
      <w:tr w:rsidR="006E04BB" w14:paraId="65A0972F" w14:textId="77777777" w:rsidTr="00981924">
        <w:tc>
          <w:tcPr>
            <w:tcW w:w="2508" w:type="dxa"/>
            <w:shd w:val="clear" w:color="auto" w:fill="D9D9D9" w:themeFill="background1" w:themeFillShade="D9"/>
          </w:tcPr>
          <w:p w14:paraId="76134305" w14:textId="738612A7" w:rsidR="006E04BB" w:rsidRPr="00381C59" w:rsidRDefault="00242B73" w:rsidP="006E04BB">
            <w:r w:rsidRPr="00242B73">
              <w:t>konyvelesiAzonosito</w:t>
            </w:r>
          </w:p>
        </w:tc>
        <w:tc>
          <w:tcPr>
            <w:tcW w:w="1347" w:type="dxa"/>
            <w:shd w:val="clear" w:color="auto" w:fill="D9D9D9" w:themeFill="background1" w:themeFillShade="D9"/>
          </w:tcPr>
          <w:p w14:paraId="5BFEFBE5" w14:textId="23345DB9" w:rsidR="006E04BB" w:rsidRDefault="006E04BB" w:rsidP="006E04BB">
            <w:pPr>
              <w:jc w:val="center"/>
            </w:pPr>
            <w:r>
              <w:t>string</w:t>
            </w:r>
          </w:p>
        </w:tc>
        <w:tc>
          <w:tcPr>
            <w:tcW w:w="998" w:type="dxa"/>
            <w:shd w:val="clear" w:color="auto" w:fill="D9D9D9" w:themeFill="background1" w:themeFillShade="D9"/>
          </w:tcPr>
          <w:p w14:paraId="60125B61" w14:textId="2AFC542E" w:rsidR="006E04BB" w:rsidRDefault="006E04BB" w:rsidP="006E04BB">
            <w:pPr>
              <w:jc w:val="center"/>
            </w:pPr>
            <w:r>
              <w:t>igen</w:t>
            </w:r>
          </w:p>
        </w:tc>
        <w:tc>
          <w:tcPr>
            <w:tcW w:w="4214" w:type="dxa"/>
            <w:shd w:val="clear" w:color="auto" w:fill="D9D9D9" w:themeFill="background1" w:themeFillShade="D9"/>
          </w:tcPr>
          <w:p w14:paraId="3B487440" w14:textId="2D36379D" w:rsidR="006E04BB" w:rsidRPr="00381C59" w:rsidRDefault="006E04BB" w:rsidP="006E04BB">
            <w:r w:rsidRPr="006E04BB">
              <w:t>Könyvelési azonosító: adószám, vagy adóazonosító jel</w:t>
            </w:r>
          </w:p>
        </w:tc>
      </w:tr>
      <w:tr w:rsidR="006E04BB" w14:paraId="04AFA562" w14:textId="77777777" w:rsidTr="00981924">
        <w:tc>
          <w:tcPr>
            <w:tcW w:w="2508" w:type="dxa"/>
            <w:shd w:val="clear" w:color="auto" w:fill="D9D9D9" w:themeFill="background1" w:themeFillShade="D9"/>
          </w:tcPr>
          <w:p w14:paraId="03E59DCE" w14:textId="13DCE630" w:rsidR="006E04BB" w:rsidRPr="006E04BB" w:rsidRDefault="00242B73" w:rsidP="006E04BB">
            <w:r w:rsidRPr="00242B73">
              <w:t>idoszak</w:t>
            </w:r>
          </w:p>
        </w:tc>
        <w:tc>
          <w:tcPr>
            <w:tcW w:w="1347" w:type="dxa"/>
            <w:shd w:val="clear" w:color="auto" w:fill="D9D9D9" w:themeFill="background1" w:themeFillShade="D9"/>
          </w:tcPr>
          <w:p w14:paraId="1AE39BC4" w14:textId="5544D961" w:rsidR="006E04BB" w:rsidRDefault="006E04BB" w:rsidP="006E04BB">
            <w:pPr>
              <w:jc w:val="center"/>
            </w:pPr>
            <w:r>
              <w:t>string</w:t>
            </w:r>
          </w:p>
        </w:tc>
        <w:tc>
          <w:tcPr>
            <w:tcW w:w="998" w:type="dxa"/>
            <w:shd w:val="clear" w:color="auto" w:fill="D9D9D9" w:themeFill="background1" w:themeFillShade="D9"/>
          </w:tcPr>
          <w:p w14:paraId="28DB5CF6" w14:textId="4D5438FA" w:rsidR="006E04BB" w:rsidRDefault="006E04BB" w:rsidP="006E04BB">
            <w:pPr>
              <w:jc w:val="center"/>
            </w:pPr>
            <w:r>
              <w:t>igen</w:t>
            </w:r>
          </w:p>
        </w:tc>
        <w:tc>
          <w:tcPr>
            <w:tcW w:w="4214" w:type="dxa"/>
            <w:shd w:val="clear" w:color="auto" w:fill="D9D9D9" w:themeFill="background1" w:themeFillShade="D9"/>
          </w:tcPr>
          <w:p w14:paraId="028A0A09" w14:textId="52D163A8" w:rsidR="006E04BB" w:rsidRPr="006E04BB" w:rsidRDefault="006E04BB" w:rsidP="006E04BB">
            <w:r w:rsidRPr="006E04BB">
              <w:t>Lekérdezett időszak</w:t>
            </w:r>
          </w:p>
        </w:tc>
      </w:tr>
      <w:tr w:rsidR="006E04BB" w14:paraId="05616255" w14:textId="77777777" w:rsidTr="00981924">
        <w:tc>
          <w:tcPr>
            <w:tcW w:w="2508" w:type="dxa"/>
            <w:shd w:val="clear" w:color="auto" w:fill="D9D9D9" w:themeFill="background1" w:themeFillShade="D9"/>
          </w:tcPr>
          <w:p w14:paraId="116650E2" w14:textId="45415F4C" w:rsidR="006E04BB" w:rsidRPr="006E04BB" w:rsidRDefault="00242B73" w:rsidP="006E04BB">
            <w:r w:rsidRPr="00242B73">
              <w:t>lekerdezesIdopontja</w:t>
            </w:r>
          </w:p>
        </w:tc>
        <w:tc>
          <w:tcPr>
            <w:tcW w:w="1347" w:type="dxa"/>
            <w:shd w:val="clear" w:color="auto" w:fill="D9D9D9" w:themeFill="background1" w:themeFillShade="D9"/>
          </w:tcPr>
          <w:p w14:paraId="1D39B2E3" w14:textId="12BB0DD4" w:rsidR="006E04BB" w:rsidRDefault="006E04BB" w:rsidP="006E04BB">
            <w:pPr>
              <w:jc w:val="center"/>
            </w:pPr>
            <w:r>
              <w:t>datetime</w:t>
            </w:r>
          </w:p>
        </w:tc>
        <w:tc>
          <w:tcPr>
            <w:tcW w:w="998" w:type="dxa"/>
            <w:shd w:val="clear" w:color="auto" w:fill="D9D9D9" w:themeFill="background1" w:themeFillShade="D9"/>
          </w:tcPr>
          <w:p w14:paraId="49907E90" w14:textId="1445A3AE" w:rsidR="006E04BB" w:rsidRDefault="006E04BB" w:rsidP="006E04BB">
            <w:pPr>
              <w:jc w:val="center"/>
            </w:pPr>
            <w:r>
              <w:t>igen</w:t>
            </w:r>
          </w:p>
        </w:tc>
        <w:tc>
          <w:tcPr>
            <w:tcW w:w="4214" w:type="dxa"/>
            <w:shd w:val="clear" w:color="auto" w:fill="D9D9D9" w:themeFill="background1" w:themeFillShade="D9"/>
          </w:tcPr>
          <w:p w14:paraId="7C2FF1ED" w14:textId="77777777" w:rsidR="006E04BB" w:rsidRPr="006E04BB" w:rsidRDefault="006E04BB" w:rsidP="006E04BB">
            <w:r w:rsidRPr="006E04BB">
              <w:t>Lekérdezés időpontja</w:t>
            </w:r>
          </w:p>
          <w:p w14:paraId="47543AD2" w14:textId="77777777" w:rsidR="006E04BB" w:rsidRPr="006E04BB" w:rsidRDefault="006E04BB" w:rsidP="006E04BB"/>
        </w:tc>
      </w:tr>
      <w:tr w:rsidR="006E04BB" w14:paraId="3094EE1D" w14:textId="77777777" w:rsidTr="00981924">
        <w:tc>
          <w:tcPr>
            <w:tcW w:w="2508" w:type="dxa"/>
            <w:shd w:val="clear" w:color="auto" w:fill="D9D9D9" w:themeFill="background1" w:themeFillShade="D9"/>
          </w:tcPr>
          <w:p w14:paraId="4FFAF533" w14:textId="33DB79B1" w:rsidR="006E04BB" w:rsidRPr="006E04BB" w:rsidRDefault="006E04BB" w:rsidP="006E04BB">
            <w:r>
              <w:t>vpid</w:t>
            </w:r>
          </w:p>
        </w:tc>
        <w:tc>
          <w:tcPr>
            <w:tcW w:w="1347" w:type="dxa"/>
            <w:shd w:val="clear" w:color="auto" w:fill="D9D9D9" w:themeFill="background1" w:themeFillShade="D9"/>
          </w:tcPr>
          <w:p w14:paraId="699D8176" w14:textId="7FD05B37" w:rsidR="006E04BB" w:rsidRDefault="006E04BB" w:rsidP="006E04BB">
            <w:pPr>
              <w:jc w:val="center"/>
            </w:pPr>
            <w:r>
              <w:t>string</w:t>
            </w:r>
          </w:p>
        </w:tc>
        <w:tc>
          <w:tcPr>
            <w:tcW w:w="998" w:type="dxa"/>
            <w:shd w:val="clear" w:color="auto" w:fill="D9D9D9" w:themeFill="background1" w:themeFillShade="D9"/>
          </w:tcPr>
          <w:p w14:paraId="5A7C8733" w14:textId="78296421" w:rsidR="006E04BB" w:rsidRDefault="006E04BB" w:rsidP="006E04BB">
            <w:pPr>
              <w:jc w:val="center"/>
            </w:pPr>
            <w:r>
              <w:t>nem</w:t>
            </w:r>
          </w:p>
        </w:tc>
        <w:tc>
          <w:tcPr>
            <w:tcW w:w="4214" w:type="dxa"/>
            <w:shd w:val="clear" w:color="auto" w:fill="D9D9D9" w:themeFill="background1" w:themeFillShade="D9"/>
          </w:tcPr>
          <w:p w14:paraId="765B889D" w14:textId="4C7A7C9E" w:rsidR="006E04BB" w:rsidRPr="006E04BB" w:rsidRDefault="006E04BB" w:rsidP="006E04BB">
            <w:r w:rsidRPr="006E04BB">
              <w:t>Vámazonosító</w:t>
            </w:r>
          </w:p>
        </w:tc>
      </w:tr>
    </w:tbl>
    <w:p w14:paraId="207E993E" w14:textId="77777777" w:rsidR="003D1FB0" w:rsidRDefault="003D1FB0" w:rsidP="003D1FB0"/>
    <w:p w14:paraId="33C99805" w14:textId="0188314F" w:rsidR="003D1FB0" w:rsidRDefault="003D1FB0" w:rsidP="003D1FB0">
      <w:r>
        <w:t xml:space="preserve">A </w:t>
      </w:r>
      <w:r w:rsidR="00A82967">
        <w:t>KodLista</w:t>
      </w:r>
      <w:r>
        <w:t xml:space="preserv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433"/>
        <w:gridCol w:w="1719"/>
        <w:gridCol w:w="998"/>
        <w:gridCol w:w="3917"/>
      </w:tblGrid>
      <w:tr w:rsidR="003D1FB0" w14:paraId="33B08EBD" w14:textId="77777777" w:rsidTr="003D1FB0">
        <w:tc>
          <w:tcPr>
            <w:tcW w:w="2433" w:type="dxa"/>
            <w:shd w:val="clear" w:color="auto" w:fill="D9D9D9" w:themeFill="background1" w:themeFillShade="D9"/>
          </w:tcPr>
          <w:p w14:paraId="57D9D002" w14:textId="77777777" w:rsidR="003D1FB0" w:rsidRPr="00B30389" w:rsidRDefault="003D1FB0" w:rsidP="00981924">
            <w:pPr>
              <w:jc w:val="center"/>
              <w:rPr>
                <w:b/>
                <w:bCs/>
              </w:rPr>
            </w:pPr>
            <w:r w:rsidRPr="00B30389">
              <w:rPr>
                <w:b/>
                <w:bCs/>
              </w:rPr>
              <w:t>név</w:t>
            </w:r>
          </w:p>
        </w:tc>
        <w:tc>
          <w:tcPr>
            <w:tcW w:w="1719" w:type="dxa"/>
            <w:shd w:val="clear" w:color="auto" w:fill="D9D9D9" w:themeFill="background1" w:themeFillShade="D9"/>
          </w:tcPr>
          <w:p w14:paraId="5A0DAE8C" w14:textId="77777777" w:rsidR="003D1FB0" w:rsidRPr="00B30389" w:rsidRDefault="003D1FB0" w:rsidP="00981924">
            <w:pPr>
              <w:jc w:val="center"/>
              <w:rPr>
                <w:b/>
                <w:bCs/>
              </w:rPr>
            </w:pPr>
            <w:r w:rsidRPr="00B30389">
              <w:rPr>
                <w:b/>
                <w:bCs/>
              </w:rPr>
              <w:t>típus</w:t>
            </w:r>
          </w:p>
        </w:tc>
        <w:tc>
          <w:tcPr>
            <w:tcW w:w="998" w:type="dxa"/>
            <w:shd w:val="clear" w:color="auto" w:fill="D9D9D9" w:themeFill="background1" w:themeFillShade="D9"/>
          </w:tcPr>
          <w:p w14:paraId="59EE182F" w14:textId="77777777" w:rsidR="003D1FB0" w:rsidRPr="00B30389" w:rsidRDefault="003D1FB0" w:rsidP="00981924">
            <w:pPr>
              <w:jc w:val="center"/>
              <w:rPr>
                <w:b/>
                <w:bCs/>
              </w:rPr>
            </w:pPr>
            <w:r>
              <w:rPr>
                <w:b/>
                <w:bCs/>
              </w:rPr>
              <w:t>kötelező</w:t>
            </w:r>
          </w:p>
        </w:tc>
        <w:tc>
          <w:tcPr>
            <w:tcW w:w="3917" w:type="dxa"/>
            <w:shd w:val="clear" w:color="auto" w:fill="D9D9D9" w:themeFill="background1" w:themeFillShade="D9"/>
          </w:tcPr>
          <w:p w14:paraId="1E22AF6C" w14:textId="77777777" w:rsidR="003D1FB0" w:rsidRPr="00B30389" w:rsidRDefault="003D1FB0" w:rsidP="00981924">
            <w:pPr>
              <w:jc w:val="center"/>
              <w:rPr>
                <w:b/>
                <w:bCs/>
              </w:rPr>
            </w:pPr>
            <w:r w:rsidRPr="00B30389">
              <w:rPr>
                <w:b/>
                <w:bCs/>
              </w:rPr>
              <w:t>leírás</w:t>
            </w:r>
          </w:p>
        </w:tc>
      </w:tr>
      <w:tr w:rsidR="003D1FB0" w14:paraId="7B4FA0FC" w14:textId="77777777" w:rsidTr="003D1FB0">
        <w:tc>
          <w:tcPr>
            <w:tcW w:w="2433" w:type="dxa"/>
            <w:shd w:val="clear" w:color="auto" w:fill="D9D9D9" w:themeFill="background1" w:themeFillShade="D9"/>
          </w:tcPr>
          <w:p w14:paraId="1760AD99" w14:textId="2D1D64E5" w:rsidR="003D1FB0" w:rsidRPr="002D556E" w:rsidRDefault="00A82967" w:rsidP="00981924">
            <w:r>
              <w:t>nev</w:t>
            </w:r>
          </w:p>
        </w:tc>
        <w:tc>
          <w:tcPr>
            <w:tcW w:w="1719" w:type="dxa"/>
            <w:shd w:val="clear" w:color="auto" w:fill="D9D9D9" w:themeFill="background1" w:themeFillShade="D9"/>
          </w:tcPr>
          <w:p w14:paraId="72F07E40" w14:textId="3748B399" w:rsidR="003D1FB0" w:rsidRPr="002D556E" w:rsidRDefault="003D1FB0" w:rsidP="00981924">
            <w:pPr>
              <w:jc w:val="center"/>
            </w:pPr>
            <w:r>
              <w:t>string</w:t>
            </w:r>
          </w:p>
        </w:tc>
        <w:tc>
          <w:tcPr>
            <w:tcW w:w="998" w:type="dxa"/>
            <w:shd w:val="clear" w:color="auto" w:fill="D9D9D9" w:themeFill="background1" w:themeFillShade="D9"/>
          </w:tcPr>
          <w:p w14:paraId="0F285BE2" w14:textId="77777777" w:rsidR="003D1FB0" w:rsidRPr="002D556E" w:rsidRDefault="003D1FB0" w:rsidP="00981924">
            <w:pPr>
              <w:jc w:val="center"/>
            </w:pPr>
            <w:r>
              <w:t>igen</w:t>
            </w:r>
          </w:p>
        </w:tc>
        <w:tc>
          <w:tcPr>
            <w:tcW w:w="3917" w:type="dxa"/>
            <w:shd w:val="clear" w:color="auto" w:fill="D9D9D9" w:themeFill="background1" w:themeFillShade="D9"/>
          </w:tcPr>
          <w:p w14:paraId="1A599FAE" w14:textId="03B0EF76" w:rsidR="003D1FB0" w:rsidRPr="002D556E" w:rsidRDefault="003D1FB0" w:rsidP="00981924">
            <w:r w:rsidRPr="003D1FB0">
              <w:t>Kódlista neve</w:t>
            </w:r>
          </w:p>
        </w:tc>
      </w:tr>
      <w:tr w:rsidR="003D1FB0" w14:paraId="2C435C0D" w14:textId="77777777" w:rsidTr="003D1FB0">
        <w:tc>
          <w:tcPr>
            <w:tcW w:w="2433" w:type="dxa"/>
            <w:shd w:val="clear" w:color="auto" w:fill="D9D9D9" w:themeFill="background1" w:themeFillShade="D9"/>
          </w:tcPr>
          <w:p w14:paraId="38DFEE64" w14:textId="0614A78E" w:rsidR="003D1FB0" w:rsidRPr="002D556E" w:rsidRDefault="00A82967" w:rsidP="00981924">
            <w:r>
              <w:t>k</w:t>
            </w:r>
            <w:r w:rsidRPr="00A82967">
              <w:t>odListaElem</w:t>
            </w:r>
          </w:p>
        </w:tc>
        <w:tc>
          <w:tcPr>
            <w:tcW w:w="1719" w:type="dxa"/>
            <w:shd w:val="clear" w:color="auto" w:fill="D9D9D9" w:themeFill="background1" w:themeFillShade="D9"/>
          </w:tcPr>
          <w:p w14:paraId="01C93C23" w14:textId="420F1F46" w:rsidR="003D1FB0" w:rsidRPr="002D556E" w:rsidRDefault="00A82967" w:rsidP="00981924">
            <w:pPr>
              <w:jc w:val="center"/>
            </w:pPr>
            <w:r w:rsidRPr="00A82967">
              <w:t>KodListaElem</w:t>
            </w:r>
          </w:p>
        </w:tc>
        <w:tc>
          <w:tcPr>
            <w:tcW w:w="998" w:type="dxa"/>
            <w:shd w:val="clear" w:color="auto" w:fill="D9D9D9" w:themeFill="background1" w:themeFillShade="D9"/>
          </w:tcPr>
          <w:p w14:paraId="2014BAF9" w14:textId="77777777" w:rsidR="003D1FB0" w:rsidRPr="002D556E" w:rsidRDefault="003D1FB0" w:rsidP="00981924">
            <w:pPr>
              <w:jc w:val="center"/>
            </w:pPr>
            <w:r>
              <w:t>igen</w:t>
            </w:r>
          </w:p>
        </w:tc>
        <w:tc>
          <w:tcPr>
            <w:tcW w:w="3917" w:type="dxa"/>
            <w:shd w:val="clear" w:color="auto" w:fill="D9D9D9" w:themeFill="background1" w:themeFillShade="D9"/>
          </w:tcPr>
          <w:p w14:paraId="56559509" w14:textId="6D57BB40" w:rsidR="003D1FB0" w:rsidRPr="002D556E" w:rsidRDefault="003D1FB0" w:rsidP="00981924">
            <w:r w:rsidRPr="003D1FB0">
              <w:t>Kódlista elem</w:t>
            </w:r>
          </w:p>
        </w:tc>
      </w:tr>
    </w:tbl>
    <w:p w14:paraId="5C6B6A1E" w14:textId="77777777" w:rsidR="003D1FB0" w:rsidRDefault="003D1FB0" w:rsidP="003D1FB0"/>
    <w:p w14:paraId="1FD2E89A" w14:textId="451FCE2F" w:rsidR="003D1FB0" w:rsidRDefault="003D1FB0" w:rsidP="003D1FB0">
      <w:r>
        <w:t xml:space="preserve">A </w:t>
      </w:r>
      <w:r w:rsidR="002959C1" w:rsidRPr="002959C1">
        <w:t xml:space="preserve">KodListaElem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433"/>
        <w:gridCol w:w="1719"/>
        <w:gridCol w:w="998"/>
        <w:gridCol w:w="3917"/>
      </w:tblGrid>
      <w:tr w:rsidR="003D1FB0" w14:paraId="041C6F74" w14:textId="77777777" w:rsidTr="00981924">
        <w:tc>
          <w:tcPr>
            <w:tcW w:w="2433" w:type="dxa"/>
            <w:shd w:val="clear" w:color="auto" w:fill="D9D9D9" w:themeFill="background1" w:themeFillShade="D9"/>
          </w:tcPr>
          <w:p w14:paraId="79321E67" w14:textId="77777777" w:rsidR="003D1FB0" w:rsidRPr="00B30389" w:rsidRDefault="003D1FB0" w:rsidP="00981924">
            <w:pPr>
              <w:jc w:val="center"/>
              <w:rPr>
                <w:b/>
                <w:bCs/>
              </w:rPr>
            </w:pPr>
            <w:r w:rsidRPr="00B30389">
              <w:rPr>
                <w:b/>
                <w:bCs/>
              </w:rPr>
              <w:t>név</w:t>
            </w:r>
          </w:p>
        </w:tc>
        <w:tc>
          <w:tcPr>
            <w:tcW w:w="1719" w:type="dxa"/>
            <w:shd w:val="clear" w:color="auto" w:fill="D9D9D9" w:themeFill="background1" w:themeFillShade="D9"/>
          </w:tcPr>
          <w:p w14:paraId="12C55A0B" w14:textId="77777777" w:rsidR="003D1FB0" w:rsidRPr="00B30389" w:rsidRDefault="003D1FB0" w:rsidP="00981924">
            <w:pPr>
              <w:jc w:val="center"/>
              <w:rPr>
                <w:b/>
                <w:bCs/>
              </w:rPr>
            </w:pPr>
            <w:r w:rsidRPr="00B30389">
              <w:rPr>
                <w:b/>
                <w:bCs/>
              </w:rPr>
              <w:t>típus</w:t>
            </w:r>
          </w:p>
        </w:tc>
        <w:tc>
          <w:tcPr>
            <w:tcW w:w="998" w:type="dxa"/>
            <w:shd w:val="clear" w:color="auto" w:fill="D9D9D9" w:themeFill="background1" w:themeFillShade="D9"/>
          </w:tcPr>
          <w:p w14:paraId="381C1EF4" w14:textId="77777777" w:rsidR="003D1FB0" w:rsidRPr="00B30389" w:rsidRDefault="003D1FB0" w:rsidP="00981924">
            <w:pPr>
              <w:jc w:val="center"/>
              <w:rPr>
                <w:b/>
                <w:bCs/>
              </w:rPr>
            </w:pPr>
            <w:r>
              <w:rPr>
                <w:b/>
                <w:bCs/>
              </w:rPr>
              <w:t>kötelező</w:t>
            </w:r>
          </w:p>
        </w:tc>
        <w:tc>
          <w:tcPr>
            <w:tcW w:w="3917" w:type="dxa"/>
            <w:shd w:val="clear" w:color="auto" w:fill="D9D9D9" w:themeFill="background1" w:themeFillShade="D9"/>
          </w:tcPr>
          <w:p w14:paraId="29DC5101" w14:textId="77777777" w:rsidR="003D1FB0" w:rsidRPr="00B30389" w:rsidRDefault="003D1FB0" w:rsidP="00981924">
            <w:pPr>
              <w:jc w:val="center"/>
              <w:rPr>
                <w:b/>
                <w:bCs/>
              </w:rPr>
            </w:pPr>
            <w:r w:rsidRPr="00B30389">
              <w:rPr>
                <w:b/>
                <w:bCs/>
              </w:rPr>
              <w:t>leírás</w:t>
            </w:r>
          </w:p>
        </w:tc>
      </w:tr>
      <w:tr w:rsidR="003D1FB0" w14:paraId="7538D527" w14:textId="77777777" w:rsidTr="00981924">
        <w:tc>
          <w:tcPr>
            <w:tcW w:w="2433" w:type="dxa"/>
            <w:shd w:val="clear" w:color="auto" w:fill="D9D9D9" w:themeFill="background1" w:themeFillShade="D9"/>
          </w:tcPr>
          <w:p w14:paraId="51EC71AF" w14:textId="1EBFE459" w:rsidR="003D1FB0" w:rsidRPr="002D556E" w:rsidRDefault="002959C1" w:rsidP="00981924">
            <w:r>
              <w:t>kod</w:t>
            </w:r>
          </w:p>
        </w:tc>
        <w:tc>
          <w:tcPr>
            <w:tcW w:w="1719" w:type="dxa"/>
            <w:shd w:val="clear" w:color="auto" w:fill="D9D9D9" w:themeFill="background1" w:themeFillShade="D9"/>
          </w:tcPr>
          <w:p w14:paraId="76D2176B" w14:textId="77777777" w:rsidR="003D1FB0" w:rsidRPr="002D556E" w:rsidRDefault="003D1FB0" w:rsidP="00981924">
            <w:pPr>
              <w:jc w:val="center"/>
            </w:pPr>
            <w:r>
              <w:t>string</w:t>
            </w:r>
          </w:p>
        </w:tc>
        <w:tc>
          <w:tcPr>
            <w:tcW w:w="998" w:type="dxa"/>
            <w:shd w:val="clear" w:color="auto" w:fill="D9D9D9" w:themeFill="background1" w:themeFillShade="D9"/>
          </w:tcPr>
          <w:p w14:paraId="74D963B2" w14:textId="77777777" w:rsidR="003D1FB0" w:rsidRPr="002D556E" w:rsidRDefault="003D1FB0" w:rsidP="00981924">
            <w:pPr>
              <w:jc w:val="center"/>
            </w:pPr>
            <w:r>
              <w:t>igen</w:t>
            </w:r>
          </w:p>
        </w:tc>
        <w:tc>
          <w:tcPr>
            <w:tcW w:w="3917" w:type="dxa"/>
            <w:shd w:val="clear" w:color="auto" w:fill="D9D9D9" w:themeFill="background1" w:themeFillShade="D9"/>
          </w:tcPr>
          <w:p w14:paraId="52D29F5F" w14:textId="442644B7" w:rsidR="003D1FB0" w:rsidRPr="002D556E" w:rsidRDefault="003D1FB0" w:rsidP="00981924">
            <w:r w:rsidRPr="003D1FB0">
              <w:t>Kódlista elem kódja</w:t>
            </w:r>
          </w:p>
        </w:tc>
      </w:tr>
      <w:tr w:rsidR="003D1FB0" w14:paraId="680142F8" w14:textId="77777777" w:rsidTr="00981924">
        <w:tc>
          <w:tcPr>
            <w:tcW w:w="2433" w:type="dxa"/>
            <w:shd w:val="clear" w:color="auto" w:fill="D9D9D9" w:themeFill="background1" w:themeFillShade="D9"/>
          </w:tcPr>
          <w:p w14:paraId="20562A9D" w14:textId="0F894B79" w:rsidR="003D1FB0" w:rsidRPr="002D556E" w:rsidRDefault="002959C1" w:rsidP="00981924">
            <w:r>
              <w:t>ertek</w:t>
            </w:r>
          </w:p>
        </w:tc>
        <w:tc>
          <w:tcPr>
            <w:tcW w:w="1719" w:type="dxa"/>
            <w:shd w:val="clear" w:color="auto" w:fill="D9D9D9" w:themeFill="background1" w:themeFillShade="D9"/>
          </w:tcPr>
          <w:p w14:paraId="24AD7CD0" w14:textId="49ED2C88" w:rsidR="003D1FB0" w:rsidRPr="002D556E" w:rsidRDefault="003D1FB0" w:rsidP="00981924">
            <w:pPr>
              <w:jc w:val="center"/>
            </w:pPr>
            <w:r>
              <w:t>string</w:t>
            </w:r>
          </w:p>
        </w:tc>
        <w:tc>
          <w:tcPr>
            <w:tcW w:w="998" w:type="dxa"/>
            <w:shd w:val="clear" w:color="auto" w:fill="D9D9D9" w:themeFill="background1" w:themeFillShade="D9"/>
          </w:tcPr>
          <w:p w14:paraId="2E99FEBF" w14:textId="77777777" w:rsidR="003D1FB0" w:rsidRPr="002D556E" w:rsidRDefault="003D1FB0" w:rsidP="00981924">
            <w:pPr>
              <w:jc w:val="center"/>
            </w:pPr>
            <w:r>
              <w:t>igen</w:t>
            </w:r>
          </w:p>
        </w:tc>
        <w:tc>
          <w:tcPr>
            <w:tcW w:w="3917" w:type="dxa"/>
            <w:shd w:val="clear" w:color="auto" w:fill="D9D9D9" w:themeFill="background1" w:themeFillShade="D9"/>
          </w:tcPr>
          <w:p w14:paraId="64CEAE4A" w14:textId="0D1626B1" w:rsidR="003D1FB0" w:rsidRPr="002D556E" w:rsidRDefault="003D1FB0" w:rsidP="00981924">
            <w:r w:rsidRPr="003D1FB0">
              <w:t xml:space="preserve">Kódlista elem </w:t>
            </w:r>
            <w:r>
              <w:t>értéke</w:t>
            </w:r>
          </w:p>
        </w:tc>
      </w:tr>
    </w:tbl>
    <w:p w14:paraId="78477DF8" w14:textId="77777777" w:rsidR="003D1FB0" w:rsidRDefault="003D1FB0" w:rsidP="00062789"/>
    <w:p w14:paraId="7983A47B" w14:textId="77777777" w:rsidR="00062789" w:rsidRDefault="00062789" w:rsidP="00062789">
      <w:pPr>
        <w:rPr>
          <w:b/>
          <w:bCs/>
          <w:u w:val="single"/>
        </w:rPr>
      </w:pPr>
      <w:r w:rsidRPr="00873EAF">
        <w:rPr>
          <w:b/>
          <w:bCs/>
          <w:u w:val="single"/>
        </w:rPr>
        <w:t>Válaszkódok:</w:t>
      </w:r>
      <w:r w:rsidRPr="00432177" w:rsidDel="00E50E06">
        <w:rPr>
          <w:b/>
          <w:bCs/>
          <w:u w:val="single"/>
        </w:rPr>
        <w:t xml:space="preserve"> </w:t>
      </w:r>
    </w:p>
    <w:p w14:paraId="4A49E8E3" w14:textId="1BF1CA06" w:rsidR="00062789" w:rsidRPr="00297905" w:rsidRDefault="00062789" w:rsidP="00062789">
      <w:pPr>
        <w:rPr>
          <w:b/>
          <w:bCs/>
          <w:u w:val="single"/>
        </w:rPr>
      </w:pPr>
      <w:r>
        <w:t xml:space="preserve">A </w:t>
      </w:r>
      <w:r w:rsidR="005E58DD">
        <w:t>G</w:t>
      </w:r>
      <w:r w:rsidR="005E58DD" w:rsidRPr="000135A7">
        <w:t>etTetelesAdoszamla</w:t>
      </w:r>
      <w:r>
        <w:t>Result 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3877"/>
        <w:gridCol w:w="5188"/>
      </w:tblGrid>
      <w:tr w:rsidR="00062789" w14:paraId="2888EBAD" w14:textId="77777777" w:rsidTr="00CE4CCA">
        <w:tc>
          <w:tcPr>
            <w:tcW w:w="3454" w:type="dxa"/>
            <w:shd w:val="clear" w:color="auto" w:fill="D9D9D9" w:themeFill="background1" w:themeFillShade="D9"/>
          </w:tcPr>
          <w:p w14:paraId="10781D04" w14:textId="77777777" w:rsidR="00062789" w:rsidRPr="0019127B" w:rsidRDefault="00062789" w:rsidP="00981924">
            <w:pPr>
              <w:jc w:val="center"/>
              <w:rPr>
                <w:b/>
                <w:bCs/>
              </w:rPr>
            </w:pPr>
            <w:r w:rsidRPr="0019127B">
              <w:rPr>
                <w:b/>
                <w:bCs/>
              </w:rPr>
              <w:t>kód</w:t>
            </w:r>
          </w:p>
        </w:tc>
        <w:tc>
          <w:tcPr>
            <w:tcW w:w="5611" w:type="dxa"/>
            <w:shd w:val="clear" w:color="auto" w:fill="D9D9D9" w:themeFill="background1" w:themeFillShade="D9"/>
          </w:tcPr>
          <w:p w14:paraId="6AFDE00B" w14:textId="77777777" w:rsidR="00062789" w:rsidRPr="0019127B" w:rsidRDefault="00062789" w:rsidP="00981924">
            <w:pPr>
              <w:jc w:val="center"/>
              <w:rPr>
                <w:b/>
                <w:bCs/>
              </w:rPr>
            </w:pPr>
            <w:r w:rsidRPr="0019127B">
              <w:rPr>
                <w:b/>
                <w:bCs/>
              </w:rPr>
              <w:t>jelentés</w:t>
            </w:r>
          </w:p>
        </w:tc>
      </w:tr>
      <w:tr w:rsidR="00CE4CCA" w14:paraId="0C7AB4B6" w14:textId="77777777" w:rsidTr="00CE4CCA">
        <w:tc>
          <w:tcPr>
            <w:tcW w:w="3454" w:type="dxa"/>
            <w:shd w:val="clear" w:color="auto" w:fill="D9D9D9" w:themeFill="background1" w:themeFillShade="D9"/>
          </w:tcPr>
          <w:p w14:paraId="27C6120F" w14:textId="2AC076B3" w:rsidR="00CE4CCA" w:rsidRPr="0019127B" w:rsidRDefault="00CE4CCA" w:rsidP="00CE4CCA">
            <w:r>
              <w:rPr>
                <w:sz w:val="20"/>
                <w:szCs w:val="20"/>
              </w:rPr>
              <w:t>SIKERES</w:t>
            </w:r>
          </w:p>
        </w:tc>
        <w:tc>
          <w:tcPr>
            <w:tcW w:w="5611" w:type="dxa"/>
            <w:shd w:val="clear" w:color="auto" w:fill="D9D9D9" w:themeFill="background1" w:themeFillShade="D9"/>
          </w:tcPr>
          <w:p w14:paraId="74AF847D" w14:textId="77777777" w:rsidR="00CE4CCA" w:rsidRPr="0019127B" w:rsidRDefault="00CE4CCA" w:rsidP="00CE4CCA">
            <w:r>
              <w:t>Sikeres művelet</w:t>
            </w:r>
          </w:p>
        </w:tc>
      </w:tr>
      <w:tr w:rsidR="00CE4CCA" w14:paraId="56B80958" w14:textId="77777777" w:rsidTr="00CE4CCA">
        <w:tc>
          <w:tcPr>
            <w:tcW w:w="3454" w:type="dxa"/>
            <w:shd w:val="clear" w:color="auto" w:fill="D9D9D9" w:themeFill="background1" w:themeFillShade="D9"/>
          </w:tcPr>
          <w:p w14:paraId="5A7362FD" w14:textId="0D298608" w:rsidR="00CE4CCA" w:rsidRDefault="00CE4CCA" w:rsidP="00CE4CCA">
            <w:pPr>
              <w:rPr>
                <w:sz w:val="20"/>
                <w:szCs w:val="20"/>
              </w:rPr>
            </w:pPr>
            <w:r w:rsidRPr="00A61E75">
              <w:t>ERVENYTELEN_ALAIRAS</w:t>
            </w:r>
          </w:p>
        </w:tc>
        <w:tc>
          <w:tcPr>
            <w:tcW w:w="5611" w:type="dxa"/>
            <w:shd w:val="clear" w:color="auto" w:fill="D9D9D9" w:themeFill="background1" w:themeFillShade="D9"/>
          </w:tcPr>
          <w:p w14:paraId="17A95895" w14:textId="77777777" w:rsidR="00CE4CCA" w:rsidRDefault="00CE4CCA" w:rsidP="00CE4CCA">
            <w:r>
              <w:t>Érvénytelen aláírás</w:t>
            </w:r>
          </w:p>
        </w:tc>
      </w:tr>
      <w:tr w:rsidR="00CE4CCA" w14:paraId="64F80C0F" w14:textId="77777777" w:rsidTr="00CE4CCA">
        <w:tc>
          <w:tcPr>
            <w:tcW w:w="3454" w:type="dxa"/>
            <w:shd w:val="clear" w:color="auto" w:fill="D9D9D9" w:themeFill="background1" w:themeFillShade="D9"/>
          </w:tcPr>
          <w:p w14:paraId="6D4B5E2A" w14:textId="78FC2C71" w:rsidR="00CE4CCA" w:rsidRPr="0019127B" w:rsidRDefault="00CE4CCA" w:rsidP="00CE4CCA">
            <w:r w:rsidRPr="00A61E75">
              <w:rPr>
                <w:sz w:val="20"/>
                <w:szCs w:val="20"/>
              </w:rPr>
              <w:t>ERVENYTELEN_ADOALANY_AZONOSITO</w:t>
            </w:r>
          </w:p>
        </w:tc>
        <w:tc>
          <w:tcPr>
            <w:tcW w:w="5611" w:type="dxa"/>
            <w:shd w:val="clear" w:color="auto" w:fill="D9D9D9" w:themeFill="background1" w:themeFillShade="D9"/>
          </w:tcPr>
          <w:p w14:paraId="7F68725B" w14:textId="77777777" w:rsidR="00CE4CCA" w:rsidRPr="0019127B" w:rsidRDefault="00CE4CCA" w:rsidP="00CE4CCA">
            <w:r>
              <w:t>Érvénytelen adóalany azonosító</w:t>
            </w:r>
          </w:p>
        </w:tc>
      </w:tr>
      <w:tr w:rsidR="00CE4CCA" w14:paraId="5D80A60E" w14:textId="77777777" w:rsidTr="00CE4CCA">
        <w:tc>
          <w:tcPr>
            <w:tcW w:w="3454" w:type="dxa"/>
            <w:shd w:val="clear" w:color="auto" w:fill="D9D9D9" w:themeFill="background1" w:themeFillShade="D9"/>
          </w:tcPr>
          <w:p w14:paraId="63E4079C" w14:textId="3B731EC4" w:rsidR="00CE4CCA" w:rsidRDefault="00263588" w:rsidP="00CE4CCA">
            <w:pPr>
              <w:rPr>
                <w:sz w:val="20"/>
                <w:szCs w:val="20"/>
              </w:rPr>
            </w:pPr>
            <w:r w:rsidRPr="00263588">
              <w:rPr>
                <w:sz w:val="20"/>
                <w:szCs w:val="20"/>
              </w:rPr>
              <w:t>ERVENYTELEN_TETEL_TIPUS</w:t>
            </w:r>
          </w:p>
        </w:tc>
        <w:tc>
          <w:tcPr>
            <w:tcW w:w="5611" w:type="dxa"/>
            <w:shd w:val="clear" w:color="auto" w:fill="D9D9D9" w:themeFill="background1" w:themeFillShade="D9"/>
          </w:tcPr>
          <w:p w14:paraId="3E04E98D" w14:textId="2999341D" w:rsidR="00CE4CCA" w:rsidRDefault="00263588" w:rsidP="00CE4CCA">
            <w:r w:rsidRPr="00263588">
              <w:t>A tetelTipus bemenő paraméter nem KONYVELT, vagy KONYVELT_ES_KONYVELESRE_VARO</w:t>
            </w:r>
          </w:p>
        </w:tc>
      </w:tr>
      <w:tr w:rsidR="00CE4CCA" w14:paraId="651C3C8E" w14:textId="77777777" w:rsidTr="00CE4CCA">
        <w:tc>
          <w:tcPr>
            <w:tcW w:w="3454" w:type="dxa"/>
            <w:shd w:val="clear" w:color="auto" w:fill="D9D9D9" w:themeFill="background1" w:themeFillShade="D9"/>
          </w:tcPr>
          <w:p w14:paraId="1AF39729" w14:textId="046D1901" w:rsidR="00CE4CCA" w:rsidRPr="0019127B" w:rsidRDefault="00CE4CCA" w:rsidP="00CE4CCA">
            <w:r w:rsidRPr="00A61E75">
              <w:t>JOGOSULTSAG_ELLENORZES_PROBLEMA</w:t>
            </w:r>
          </w:p>
        </w:tc>
        <w:tc>
          <w:tcPr>
            <w:tcW w:w="5611" w:type="dxa"/>
            <w:shd w:val="clear" w:color="auto" w:fill="D9D9D9" w:themeFill="background1" w:themeFillShade="D9"/>
          </w:tcPr>
          <w:p w14:paraId="0DFAAF1A" w14:textId="77777777" w:rsidR="00CE4CCA" w:rsidRPr="0019127B" w:rsidRDefault="00CE4CCA" w:rsidP="00CE4CCA">
            <w:r w:rsidRPr="008520F8">
              <w:t>A</w:t>
            </w:r>
            <w:r>
              <w:t xml:space="preserve">z EKNYI </w:t>
            </w:r>
            <w:r w:rsidRPr="008520F8">
              <w:t>jogosultságvizsgálat nem érhető el</w:t>
            </w:r>
          </w:p>
        </w:tc>
      </w:tr>
      <w:tr w:rsidR="00CE4CCA" w14:paraId="71BC0439" w14:textId="77777777" w:rsidTr="00CE4CCA">
        <w:tc>
          <w:tcPr>
            <w:tcW w:w="3454" w:type="dxa"/>
            <w:shd w:val="clear" w:color="auto" w:fill="D9D9D9" w:themeFill="background1" w:themeFillShade="D9"/>
          </w:tcPr>
          <w:p w14:paraId="074BF1B3" w14:textId="006E1F56" w:rsidR="00CE4CCA" w:rsidRPr="0019127B" w:rsidRDefault="00CE4CCA" w:rsidP="00CE4CCA">
            <w:r w:rsidRPr="00A61E75">
              <w:t>NINCS_JOGOSULTSAG</w:t>
            </w:r>
          </w:p>
        </w:tc>
        <w:tc>
          <w:tcPr>
            <w:tcW w:w="5611" w:type="dxa"/>
            <w:shd w:val="clear" w:color="auto" w:fill="D9D9D9" w:themeFill="background1" w:themeFillShade="D9"/>
          </w:tcPr>
          <w:p w14:paraId="078418E7" w14:textId="77777777" w:rsidR="00CE4CCA" w:rsidRPr="0019127B" w:rsidRDefault="00CE4CCA" w:rsidP="00CE4CCA">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CE4CCA" w14:paraId="0CE09475" w14:textId="77777777" w:rsidTr="00CE4CCA">
        <w:tc>
          <w:tcPr>
            <w:tcW w:w="3454" w:type="dxa"/>
            <w:shd w:val="clear" w:color="auto" w:fill="D9D9D9" w:themeFill="background1" w:themeFillShade="D9"/>
          </w:tcPr>
          <w:p w14:paraId="54FAE249" w14:textId="05366C54" w:rsidR="00CE4CCA" w:rsidRDefault="00CE4CCA" w:rsidP="00CE4CCA">
            <w:r w:rsidRPr="00D33545">
              <w:t>ADAT_NEM_ERHETO_EL</w:t>
            </w:r>
          </w:p>
        </w:tc>
        <w:tc>
          <w:tcPr>
            <w:tcW w:w="5611" w:type="dxa"/>
            <w:shd w:val="clear" w:color="auto" w:fill="D9D9D9" w:themeFill="background1" w:themeFillShade="D9"/>
          </w:tcPr>
          <w:p w14:paraId="37C7F3CB" w14:textId="77777777" w:rsidR="00CE4CCA" w:rsidRDefault="00CE4CCA" w:rsidP="00CE4CCA">
            <w:pPr>
              <w:autoSpaceDE w:val="0"/>
              <w:autoSpaceDN w:val="0"/>
              <w:adjustRightInd w:val="0"/>
              <w:spacing w:after="80"/>
            </w:pPr>
            <w:r>
              <w:t>A</w:t>
            </w:r>
            <w:r w:rsidRPr="008520F8">
              <w:t xml:space="preserve"> könyvelésre váró tételek lekérdezése technikai okokból nem lehetséges</w:t>
            </w:r>
          </w:p>
        </w:tc>
      </w:tr>
      <w:tr w:rsidR="00CE4CCA" w14:paraId="46540FD2" w14:textId="77777777" w:rsidTr="00CE4CCA">
        <w:tc>
          <w:tcPr>
            <w:tcW w:w="3454" w:type="dxa"/>
            <w:shd w:val="clear" w:color="auto" w:fill="D9D9D9" w:themeFill="background1" w:themeFillShade="D9"/>
          </w:tcPr>
          <w:p w14:paraId="1EABFA96" w14:textId="0F966D07" w:rsidR="00CE4CCA" w:rsidRDefault="00CE4CCA" w:rsidP="00CE4CCA">
            <w:r w:rsidRPr="00D33545">
              <w:t>EGYEB_HIBA</w:t>
            </w:r>
          </w:p>
        </w:tc>
        <w:tc>
          <w:tcPr>
            <w:tcW w:w="5611" w:type="dxa"/>
            <w:shd w:val="clear" w:color="auto" w:fill="D9D9D9" w:themeFill="background1" w:themeFillShade="D9"/>
          </w:tcPr>
          <w:p w14:paraId="46B91B2B" w14:textId="77777777" w:rsidR="00CE4CCA" w:rsidRDefault="00CE4CCA" w:rsidP="00CE4CCA">
            <w:pPr>
              <w:autoSpaceDE w:val="0"/>
              <w:autoSpaceDN w:val="0"/>
              <w:adjustRightInd w:val="0"/>
              <w:spacing w:after="80"/>
            </w:pPr>
            <w:r>
              <w:t>Egyéb h</w:t>
            </w:r>
            <w:r w:rsidRPr="008520F8">
              <w:t>iba lépett fel a művelet végrehajtása közben</w:t>
            </w:r>
          </w:p>
        </w:tc>
      </w:tr>
    </w:tbl>
    <w:p w14:paraId="32C01D7A" w14:textId="77777777" w:rsidR="00062789" w:rsidRDefault="00062789">
      <w:pPr>
        <w:rPr>
          <w:rFonts w:ascii="Times New Roman" w:eastAsia="Times New Roman" w:hAnsi="Times New Roman" w:cs="Times New Roman"/>
          <w:b/>
          <w:sz w:val="30"/>
        </w:rPr>
      </w:pPr>
    </w:p>
    <w:p w14:paraId="5B9FDE35" w14:textId="7A4657ED" w:rsidR="00062EDD" w:rsidRPr="003B618D" w:rsidRDefault="00062EDD" w:rsidP="00062EDD">
      <w:pPr>
        <w:pStyle w:val="Cmsor2"/>
        <w:numPr>
          <w:ilvl w:val="2"/>
          <w:numId w:val="3"/>
        </w:numPr>
        <w:rPr>
          <w:i/>
          <w:iCs/>
          <w:sz w:val="24"/>
          <w:szCs w:val="24"/>
        </w:rPr>
      </w:pPr>
      <w:bookmarkStart w:id="320" w:name="_Toc228879314"/>
      <w:r>
        <w:rPr>
          <w:i/>
          <w:iCs/>
          <w:sz w:val="24"/>
          <w:szCs w:val="24"/>
        </w:rPr>
        <w:t>Közta</w:t>
      </w:r>
      <w:r w:rsidR="00811367">
        <w:rPr>
          <w:i/>
          <w:iCs/>
          <w:sz w:val="24"/>
          <w:szCs w:val="24"/>
        </w:rPr>
        <w:t>r</w:t>
      </w:r>
      <w:r>
        <w:rPr>
          <w:i/>
          <w:iCs/>
          <w:sz w:val="24"/>
          <w:szCs w:val="24"/>
        </w:rPr>
        <w:t>tozás lekérdezés művelet</w:t>
      </w:r>
      <w:bookmarkEnd w:id="320"/>
    </w:p>
    <w:p w14:paraId="1F1C761E" w14:textId="77777777" w:rsidR="00062EDD" w:rsidRPr="00D4717D" w:rsidRDefault="00062EDD" w:rsidP="00062EDD">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168"/>
        <w:gridCol w:w="7897"/>
      </w:tblGrid>
      <w:tr w:rsidR="00062EDD" w14:paraId="5DD72EA7" w14:textId="77777777" w:rsidTr="00981924">
        <w:tc>
          <w:tcPr>
            <w:tcW w:w="1980" w:type="dxa"/>
            <w:shd w:val="clear" w:color="auto" w:fill="D9D9D9" w:themeFill="background1" w:themeFillShade="D9"/>
          </w:tcPr>
          <w:p w14:paraId="21EC0EBA" w14:textId="77777777" w:rsidR="00062EDD" w:rsidRPr="00B30389" w:rsidRDefault="00062EDD" w:rsidP="00981924">
            <w:pPr>
              <w:rPr>
                <w:b/>
                <w:bCs/>
              </w:rPr>
            </w:pPr>
            <w:r w:rsidRPr="00B30389">
              <w:rPr>
                <w:b/>
                <w:bCs/>
              </w:rPr>
              <w:t>művelet</w:t>
            </w:r>
          </w:p>
        </w:tc>
        <w:tc>
          <w:tcPr>
            <w:tcW w:w="7085" w:type="dxa"/>
            <w:shd w:val="clear" w:color="auto" w:fill="D9D9D9" w:themeFill="background1" w:themeFillShade="D9"/>
          </w:tcPr>
          <w:p w14:paraId="77FDC764" w14:textId="2611BA12" w:rsidR="00062EDD" w:rsidRDefault="003331F2" w:rsidP="00981924">
            <w:r w:rsidRPr="003331F2">
              <w:t>getKoztartozasEgyenleg</w:t>
            </w:r>
          </w:p>
        </w:tc>
      </w:tr>
      <w:tr w:rsidR="00062EDD" w14:paraId="57AA47D4" w14:textId="77777777" w:rsidTr="00981924">
        <w:tc>
          <w:tcPr>
            <w:tcW w:w="1980" w:type="dxa"/>
            <w:shd w:val="clear" w:color="auto" w:fill="D9D9D9" w:themeFill="background1" w:themeFillShade="D9"/>
          </w:tcPr>
          <w:p w14:paraId="2325A917" w14:textId="77777777" w:rsidR="00062EDD" w:rsidRPr="00B30389" w:rsidRDefault="00062EDD" w:rsidP="00981924">
            <w:pPr>
              <w:rPr>
                <w:b/>
                <w:bCs/>
              </w:rPr>
            </w:pPr>
            <w:r w:rsidRPr="00B30389">
              <w:rPr>
                <w:b/>
                <w:bCs/>
              </w:rPr>
              <w:t>művelettípus</w:t>
            </w:r>
          </w:p>
        </w:tc>
        <w:tc>
          <w:tcPr>
            <w:tcW w:w="7085" w:type="dxa"/>
            <w:shd w:val="clear" w:color="auto" w:fill="D9D9D9" w:themeFill="background1" w:themeFillShade="D9"/>
          </w:tcPr>
          <w:p w14:paraId="76D4AAD3" w14:textId="77777777" w:rsidR="00062EDD" w:rsidRDefault="00062EDD" w:rsidP="00981924">
            <w:r>
              <w:t>GET</w:t>
            </w:r>
          </w:p>
        </w:tc>
      </w:tr>
      <w:tr w:rsidR="00062EDD" w14:paraId="6162FE0B" w14:textId="77777777" w:rsidTr="00981924">
        <w:tc>
          <w:tcPr>
            <w:tcW w:w="1980" w:type="dxa"/>
            <w:shd w:val="clear" w:color="auto" w:fill="D9D9D9" w:themeFill="background1" w:themeFillShade="D9"/>
          </w:tcPr>
          <w:p w14:paraId="3A926E80" w14:textId="77777777" w:rsidR="00062EDD" w:rsidRPr="00B30389" w:rsidRDefault="00062EDD" w:rsidP="00981924">
            <w:pPr>
              <w:rPr>
                <w:b/>
                <w:bCs/>
              </w:rPr>
            </w:pPr>
            <w:r w:rsidRPr="00B30389">
              <w:rPr>
                <w:b/>
                <w:bCs/>
              </w:rPr>
              <w:lastRenderedPageBreak/>
              <w:t>path</w:t>
            </w:r>
          </w:p>
        </w:tc>
        <w:tc>
          <w:tcPr>
            <w:tcW w:w="7085" w:type="dxa"/>
            <w:shd w:val="clear" w:color="auto" w:fill="D9D9D9" w:themeFill="background1" w:themeFillShade="D9"/>
          </w:tcPr>
          <w:p w14:paraId="1EA60037" w14:textId="2CAC180D" w:rsidR="00062EDD" w:rsidRDefault="00062EDD" w:rsidP="00981924">
            <w:r w:rsidRPr="003542DD">
              <w:t>/NavM2m</w:t>
            </w:r>
            <w:r w:rsidR="003331F2">
              <w:t>Adozo</w:t>
            </w:r>
            <w:r w:rsidRPr="003542DD">
              <w:t>/</w:t>
            </w:r>
            <w:r w:rsidR="003331F2">
              <w:t>adozo</w:t>
            </w:r>
            <w:r w:rsidRPr="003542DD">
              <w:t>Service/</w:t>
            </w:r>
            <w:r w:rsidR="003331F2" w:rsidRPr="003331F2">
              <w:t>KoztartozasEgyenleg</w:t>
            </w:r>
          </w:p>
        </w:tc>
      </w:tr>
      <w:tr w:rsidR="00062EDD" w14:paraId="3342FCF3" w14:textId="77777777" w:rsidTr="00981924">
        <w:tc>
          <w:tcPr>
            <w:tcW w:w="1980" w:type="dxa"/>
            <w:shd w:val="clear" w:color="auto" w:fill="D9D9D9" w:themeFill="background1" w:themeFillShade="D9"/>
          </w:tcPr>
          <w:p w14:paraId="2DB8D173" w14:textId="77777777" w:rsidR="00062EDD" w:rsidRPr="00B30389" w:rsidRDefault="00062EDD" w:rsidP="00981924">
            <w:pPr>
              <w:rPr>
                <w:b/>
                <w:bCs/>
              </w:rPr>
            </w:pPr>
            <w:r>
              <w:rPr>
                <w:b/>
                <w:bCs/>
              </w:rPr>
              <w:t>OpenAPI</w:t>
            </w:r>
          </w:p>
        </w:tc>
        <w:tc>
          <w:tcPr>
            <w:tcW w:w="7085" w:type="dxa"/>
            <w:shd w:val="clear" w:color="auto" w:fill="D9D9D9" w:themeFill="background1" w:themeFillShade="D9"/>
          </w:tcPr>
          <w:p w14:paraId="2648005F" w14:textId="74F48D4A" w:rsidR="00062EDD" w:rsidRPr="00D42669" w:rsidRDefault="00216EC3" w:rsidP="00981924">
            <w:hyperlink r:id="rId16" w:anchor="/AdozoService/getKoztartozasEgyenleg" w:history="1">
              <w:r w:rsidRPr="001E2F18">
                <w:rPr>
                  <w:rStyle w:val="Hiperhivatkozs"/>
                </w:rPr>
                <w:t>https://app.swaggerhub.com/apis//NAVGOVHU/</w:t>
              </w:r>
              <w:r w:rsidR="00CD55F2">
                <w:rPr>
                  <w:rStyle w:val="Hiperhivatkozs"/>
                </w:rPr>
                <w:t>NavM2mAdozo</w:t>
              </w:r>
              <w:r w:rsidRPr="001E2F18">
                <w:rPr>
                  <w:rStyle w:val="Hiperhivatkozs"/>
                </w:rPr>
                <w:t xml:space="preserve">/1.0#/AdozoService/getKoztartozasEgyenleg </w:t>
              </w:r>
            </w:hyperlink>
          </w:p>
        </w:tc>
      </w:tr>
      <w:tr w:rsidR="00062EDD" w14:paraId="0612C6A0" w14:textId="77777777" w:rsidTr="00981924">
        <w:tc>
          <w:tcPr>
            <w:tcW w:w="1980" w:type="dxa"/>
            <w:shd w:val="clear" w:color="auto" w:fill="D9D9D9" w:themeFill="background1" w:themeFillShade="D9"/>
          </w:tcPr>
          <w:p w14:paraId="2BEED836" w14:textId="77777777" w:rsidR="00062EDD" w:rsidRPr="00B30389" w:rsidRDefault="00062EDD" w:rsidP="00981924">
            <w:pPr>
              <w:rPr>
                <w:b/>
                <w:bCs/>
              </w:rPr>
            </w:pPr>
            <w:r w:rsidRPr="00B30389">
              <w:rPr>
                <w:b/>
                <w:bCs/>
              </w:rPr>
              <w:t>leírás</w:t>
            </w:r>
          </w:p>
        </w:tc>
        <w:tc>
          <w:tcPr>
            <w:tcW w:w="7085" w:type="dxa"/>
            <w:shd w:val="clear" w:color="auto" w:fill="D9D9D9" w:themeFill="background1" w:themeFillShade="D9"/>
          </w:tcPr>
          <w:p w14:paraId="04E9529B" w14:textId="60241C63" w:rsidR="00062EDD" w:rsidRPr="00D4717D" w:rsidRDefault="00062EDD"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 xml:space="preserve">Köztartozás </w:t>
            </w:r>
            <w:ins w:id="321" w:author="Nánássy László" w:date="2026-05-05T12:28:00Z" w16du:dateUtc="2026-05-05T10:28:00Z">
              <w:r w:rsidR="00503AB1">
                <w:rPr>
                  <w:rFonts w:eastAsiaTheme="minorEastAsia"/>
                  <w:color w:val="auto"/>
                  <w:sz w:val="20"/>
                  <w:szCs w:val="20"/>
                </w:rPr>
                <w:t xml:space="preserve">egyenleg </w:t>
              </w:r>
            </w:ins>
            <w:r>
              <w:rPr>
                <w:rFonts w:eastAsiaTheme="minorEastAsia"/>
                <w:color w:val="auto"/>
                <w:sz w:val="20"/>
                <w:szCs w:val="20"/>
              </w:rPr>
              <w:t>adatok</w:t>
            </w:r>
            <w:r w:rsidRPr="00D4717D">
              <w:rPr>
                <w:rFonts w:eastAsiaTheme="minorEastAsia"/>
                <w:color w:val="auto"/>
                <w:sz w:val="20"/>
                <w:szCs w:val="20"/>
              </w:rPr>
              <w:t xml:space="preserve"> </w:t>
            </w:r>
            <w:ins w:id="322" w:author="Nánássy László" w:date="2026-05-05T12:28:00Z" w16du:dateUtc="2026-05-05T10:28:00Z">
              <w:r w:rsidR="00503AB1">
                <w:rPr>
                  <w:rFonts w:eastAsiaTheme="minorEastAsia"/>
                  <w:color w:val="auto"/>
                  <w:sz w:val="20"/>
                  <w:szCs w:val="20"/>
                </w:rPr>
                <w:t xml:space="preserve">lekérdezését </w:t>
              </w:r>
            </w:ins>
            <w:r w:rsidRPr="00D4717D">
              <w:rPr>
                <w:rFonts w:eastAsiaTheme="minorEastAsia"/>
                <w:color w:val="auto"/>
                <w:sz w:val="20"/>
                <w:szCs w:val="20"/>
              </w:rPr>
              <w:t xml:space="preserve">biztosító művelet. </w:t>
            </w:r>
            <w:r>
              <w:rPr>
                <w:rFonts w:eastAsiaTheme="minorEastAsia"/>
                <w:color w:val="auto"/>
                <w:sz w:val="20"/>
                <w:szCs w:val="20"/>
              </w:rPr>
              <w:t>Visszaadja a képviselő egy képviseltjének köztartozás adatait.</w:t>
            </w:r>
          </w:p>
        </w:tc>
      </w:tr>
    </w:tbl>
    <w:p w14:paraId="195A9216" w14:textId="77777777" w:rsidR="00062EDD" w:rsidRDefault="00062EDD" w:rsidP="00062EDD"/>
    <w:p w14:paraId="42A3250B" w14:textId="77777777" w:rsidR="00062EDD" w:rsidRDefault="00062EDD" w:rsidP="00062EDD">
      <w:pPr>
        <w:rPr>
          <w:b/>
          <w:bCs/>
          <w:u w:val="single"/>
        </w:rPr>
      </w:pPr>
      <w:r w:rsidRPr="00D4717D">
        <w:rPr>
          <w:b/>
          <w:bCs/>
          <w:u w:val="single"/>
        </w:rPr>
        <w:t>Bemenő paraméterek:</w:t>
      </w:r>
    </w:p>
    <w:p w14:paraId="07D0E2AD" w14:textId="77777777" w:rsidR="00062EDD" w:rsidRDefault="00062EDD" w:rsidP="00062EDD">
      <w:r w:rsidRPr="000244A0">
        <w:t>Lásd. a 6.1.1 fejezetet</w:t>
      </w:r>
    </w:p>
    <w:p w14:paraId="7394CBDB" w14:textId="77777777" w:rsidR="00062EDD" w:rsidRPr="007D1C33" w:rsidRDefault="00062EDD" w:rsidP="00062EDD">
      <w:pPr>
        <w:rPr>
          <w:b/>
          <w:bCs/>
          <w:u w:val="single"/>
        </w:rPr>
      </w:pPr>
      <w:r w:rsidRPr="007523CD">
        <w:rPr>
          <w:b/>
          <w:bCs/>
          <w:u w:val="single"/>
        </w:rPr>
        <w:t>Válasz:</w:t>
      </w:r>
    </w:p>
    <w:p w14:paraId="2E5D7590" w14:textId="6B1DFDCB" w:rsidR="00062EDD" w:rsidRDefault="00062EDD" w:rsidP="00062EDD">
      <w:r>
        <w:t>A G</w:t>
      </w:r>
      <w:r w:rsidRPr="0098156A">
        <w:t>e</w:t>
      </w:r>
      <w:r w:rsidR="00B04841">
        <w:t>t</w:t>
      </w:r>
      <w:r w:rsidR="00216EC3" w:rsidRPr="003331F2">
        <w:t>KoztartozasEgyenleg</w:t>
      </w:r>
      <w:r>
        <w:t>Response</w:t>
      </w:r>
      <w:r w:rsidRPr="00B30389">
        <w:t>Ty</w:t>
      </w:r>
      <w:r>
        <w:t>pe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042"/>
        <w:gridCol w:w="4783"/>
        <w:gridCol w:w="998"/>
        <w:gridCol w:w="1386"/>
      </w:tblGrid>
      <w:tr w:rsidR="00062EDD" w14:paraId="3ED34E7F" w14:textId="77777777" w:rsidTr="00981924">
        <w:tc>
          <w:tcPr>
            <w:tcW w:w="1838" w:type="dxa"/>
            <w:shd w:val="clear" w:color="auto" w:fill="D9D9D9" w:themeFill="background1" w:themeFillShade="D9"/>
          </w:tcPr>
          <w:p w14:paraId="5273E975" w14:textId="77777777" w:rsidR="00062EDD" w:rsidRPr="00B30389" w:rsidRDefault="00062EDD" w:rsidP="00981924">
            <w:pPr>
              <w:jc w:val="center"/>
              <w:rPr>
                <w:b/>
                <w:bCs/>
              </w:rPr>
            </w:pPr>
            <w:r w:rsidRPr="00B30389">
              <w:rPr>
                <w:b/>
                <w:bCs/>
              </w:rPr>
              <w:t>név</w:t>
            </w:r>
          </w:p>
        </w:tc>
        <w:tc>
          <w:tcPr>
            <w:tcW w:w="2834" w:type="dxa"/>
            <w:shd w:val="clear" w:color="auto" w:fill="D9D9D9" w:themeFill="background1" w:themeFillShade="D9"/>
          </w:tcPr>
          <w:p w14:paraId="43D006AB" w14:textId="77777777" w:rsidR="00062EDD" w:rsidRPr="00B30389" w:rsidRDefault="00062EDD" w:rsidP="00981924">
            <w:pPr>
              <w:jc w:val="center"/>
              <w:rPr>
                <w:b/>
                <w:bCs/>
              </w:rPr>
            </w:pPr>
            <w:r w:rsidRPr="00B30389">
              <w:rPr>
                <w:b/>
                <w:bCs/>
              </w:rPr>
              <w:t>típus</w:t>
            </w:r>
          </w:p>
        </w:tc>
        <w:tc>
          <w:tcPr>
            <w:tcW w:w="1135" w:type="dxa"/>
            <w:shd w:val="clear" w:color="auto" w:fill="D9D9D9" w:themeFill="background1" w:themeFillShade="D9"/>
          </w:tcPr>
          <w:p w14:paraId="1E9CADCF" w14:textId="77777777" w:rsidR="00062EDD" w:rsidRPr="00B30389" w:rsidRDefault="00062EDD" w:rsidP="00981924">
            <w:pPr>
              <w:jc w:val="center"/>
              <w:rPr>
                <w:b/>
                <w:bCs/>
              </w:rPr>
            </w:pPr>
            <w:r>
              <w:rPr>
                <w:b/>
                <w:bCs/>
              </w:rPr>
              <w:t>kötelező</w:t>
            </w:r>
          </w:p>
        </w:tc>
        <w:tc>
          <w:tcPr>
            <w:tcW w:w="3260" w:type="dxa"/>
            <w:shd w:val="clear" w:color="auto" w:fill="D9D9D9" w:themeFill="background1" w:themeFillShade="D9"/>
          </w:tcPr>
          <w:p w14:paraId="7BC48FF3" w14:textId="77777777" w:rsidR="00062EDD" w:rsidRPr="00B30389" w:rsidRDefault="00062EDD" w:rsidP="00981924">
            <w:pPr>
              <w:jc w:val="center"/>
              <w:rPr>
                <w:b/>
                <w:bCs/>
              </w:rPr>
            </w:pPr>
            <w:r w:rsidRPr="00B30389">
              <w:rPr>
                <w:b/>
                <w:bCs/>
              </w:rPr>
              <w:t>leírás</w:t>
            </w:r>
          </w:p>
        </w:tc>
      </w:tr>
      <w:tr w:rsidR="00062EDD" w14:paraId="7B0665F4" w14:textId="77777777" w:rsidTr="00981924">
        <w:tc>
          <w:tcPr>
            <w:tcW w:w="1838" w:type="dxa"/>
            <w:shd w:val="clear" w:color="auto" w:fill="D9D9D9" w:themeFill="background1" w:themeFillShade="D9"/>
          </w:tcPr>
          <w:p w14:paraId="4B77234C" w14:textId="367575B4" w:rsidR="00062EDD" w:rsidRDefault="00262086" w:rsidP="00981924">
            <w:r>
              <w:t>k</w:t>
            </w:r>
            <w:r w:rsidRPr="003331F2">
              <w:t>oztartozasEgyenleg</w:t>
            </w:r>
          </w:p>
        </w:tc>
        <w:tc>
          <w:tcPr>
            <w:tcW w:w="2834" w:type="dxa"/>
            <w:shd w:val="clear" w:color="auto" w:fill="D9D9D9" w:themeFill="background1" w:themeFillShade="D9"/>
          </w:tcPr>
          <w:p w14:paraId="3491E730" w14:textId="57873051" w:rsidR="00062EDD" w:rsidRDefault="00262086" w:rsidP="00981924">
            <w:pPr>
              <w:jc w:val="center"/>
            </w:pPr>
            <w:r w:rsidRPr="003331F2">
              <w:t>KoztartozasEgyenleg</w:t>
            </w:r>
          </w:p>
        </w:tc>
        <w:tc>
          <w:tcPr>
            <w:tcW w:w="1135" w:type="dxa"/>
            <w:shd w:val="clear" w:color="auto" w:fill="D9D9D9" w:themeFill="background1" w:themeFillShade="D9"/>
          </w:tcPr>
          <w:p w14:paraId="5C5EE857" w14:textId="77777777" w:rsidR="00062EDD" w:rsidRDefault="00062EDD" w:rsidP="00981924">
            <w:pPr>
              <w:jc w:val="center"/>
            </w:pPr>
            <w:r>
              <w:t>nem</w:t>
            </w:r>
          </w:p>
        </w:tc>
        <w:tc>
          <w:tcPr>
            <w:tcW w:w="3260" w:type="dxa"/>
            <w:shd w:val="clear" w:color="auto" w:fill="D9D9D9" w:themeFill="background1" w:themeFillShade="D9"/>
          </w:tcPr>
          <w:p w14:paraId="40042B85" w14:textId="0992F62A" w:rsidR="00062EDD" w:rsidRDefault="00B04841" w:rsidP="00981924">
            <w:r w:rsidRPr="00B04841">
              <w:t>Köztartozás adatok</w:t>
            </w:r>
          </w:p>
        </w:tc>
      </w:tr>
      <w:tr w:rsidR="00062EDD" w14:paraId="3DAB509F" w14:textId="77777777" w:rsidTr="00981924">
        <w:tc>
          <w:tcPr>
            <w:tcW w:w="1838" w:type="dxa"/>
            <w:shd w:val="clear" w:color="auto" w:fill="D9D9D9" w:themeFill="background1" w:themeFillShade="D9"/>
          </w:tcPr>
          <w:p w14:paraId="4DE2B65F" w14:textId="77777777" w:rsidR="00062EDD" w:rsidRPr="000D6741" w:rsidRDefault="00062EDD" w:rsidP="00981924">
            <w:r>
              <w:t>resultCode</w:t>
            </w:r>
          </w:p>
        </w:tc>
        <w:tc>
          <w:tcPr>
            <w:tcW w:w="2834" w:type="dxa"/>
            <w:shd w:val="clear" w:color="auto" w:fill="D9D9D9" w:themeFill="background1" w:themeFillShade="D9"/>
          </w:tcPr>
          <w:p w14:paraId="0D7B4BBB" w14:textId="10653389" w:rsidR="00062EDD" w:rsidRDefault="00BA26C1" w:rsidP="00981924">
            <w:pPr>
              <w:jc w:val="center"/>
            </w:pPr>
            <w:ins w:id="323" w:author="Nánássy László" w:date="2026-05-05T12:39:00Z" w16du:dateUtc="2026-05-05T10:39:00Z">
              <w:r>
                <w:t>G</w:t>
              </w:r>
              <w:r w:rsidRPr="0098156A">
                <w:t>e</w:t>
              </w:r>
              <w:r>
                <w:t>t</w:t>
              </w:r>
              <w:r w:rsidRPr="003331F2">
                <w:t>KoztartozasEgyenleg</w:t>
              </w:r>
              <w:r>
                <w:t>Result</w:t>
              </w:r>
            </w:ins>
            <w:del w:id="324" w:author="Nánássy László" w:date="2026-05-05T12:39:00Z" w16du:dateUtc="2026-05-05T10:39:00Z">
              <w:r w:rsidR="00B04841" w:rsidRPr="00B04841" w:rsidDel="00BA26C1">
                <w:delText>GetPublicDebtResult</w:delText>
              </w:r>
            </w:del>
          </w:p>
        </w:tc>
        <w:tc>
          <w:tcPr>
            <w:tcW w:w="1135" w:type="dxa"/>
            <w:shd w:val="clear" w:color="auto" w:fill="D9D9D9" w:themeFill="background1" w:themeFillShade="D9"/>
          </w:tcPr>
          <w:p w14:paraId="4E150A04" w14:textId="77777777" w:rsidR="00062EDD" w:rsidRDefault="00062EDD" w:rsidP="00981924">
            <w:pPr>
              <w:jc w:val="center"/>
            </w:pPr>
            <w:r>
              <w:t>igen</w:t>
            </w:r>
          </w:p>
        </w:tc>
        <w:tc>
          <w:tcPr>
            <w:tcW w:w="3260" w:type="dxa"/>
            <w:shd w:val="clear" w:color="auto" w:fill="D9D9D9" w:themeFill="background1" w:themeFillShade="D9"/>
          </w:tcPr>
          <w:p w14:paraId="182E276D" w14:textId="77777777" w:rsidR="00062EDD" w:rsidRDefault="00062EDD" w:rsidP="00981924">
            <w:r>
              <w:t>Válaszkód</w:t>
            </w:r>
          </w:p>
        </w:tc>
      </w:tr>
      <w:tr w:rsidR="00062EDD" w14:paraId="03C4659B" w14:textId="77777777" w:rsidTr="00981924">
        <w:tc>
          <w:tcPr>
            <w:tcW w:w="1838" w:type="dxa"/>
            <w:shd w:val="clear" w:color="auto" w:fill="D9D9D9" w:themeFill="background1" w:themeFillShade="D9"/>
          </w:tcPr>
          <w:p w14:paraId="7040BD4C" w14:textId="77777777" w:rsidR="00062EDD" w:rsidRDefault="00062EDD" w:rsidP="00981924">
            <w:r>
              <w:t>resultMessage</w:t>
            </w:r>
          </w:p>
        </w:tc>
        <w:tc>
          <w:tcPr>
            <w:tcW w:w="2834" w:type="dxa"/>
            <w:shd w:val="clear" w:color="auto" w:fill="D9D9D9" w:themeFill="background1" w:themeFillShade="D9"/>
          </w:tcPr>
          <w:p w14:paraId="7EAB0F22" w14:textId="77777777" w:rsidR="00062EDD" w:rsidRDefault="00062EDD" w:rsidP="00981924">
            <w:pPr>
              <w:jc w:val="center"/>
            </w:pPr>
            <w:r>
              <w:t>string</w:t>
            </w:r>
          </w:p>
        </w:tc>
        <w:tc>
          <w:tcPr>
            <w:tcW w:w="1135" w:type="dxa"/>
            <w:shd w:val="clear" w:color="auto" w:fill="D9D9D9" w:themeFill="background1" w:themeFillShade="D9"/>
          </w:tcPr>
          <w:p w14:paraId="03707561" w14:textId="77777777" w:rsidR="00062EDD" w:rsidRDefault="00062EDD" w:rsidP="00981924">
            <w:pPr>
              <w:jc w:val="center"/>
            </w:pPr>
            <w:r>
              <w:t>nem</w:t>
            </w:r>
          </w:p>
        </w:tc>
        <w:tc>
          <w:tcPr>
            <w:tcW w:w="3260" w:type="dxa"/>
            <w:shd w:val="clear" w:color="auto" w:fill="D9D9D9" w:themeFill="background1" w:themeFillShade="D9"/>
          </w:tcPr>
          <w:p w14:paraId="0C53BE9E" w14:textId="77777777" w:rsidR="00062EDD" w:rsidRDefault="00062EDD" w:rsidP="00981924">
            <w:r>
              <w:t>Válaszüzenet</w:t>
            </w:r>
          </w:p>
        </w:tc>
      </w:tr>
    </w:tbl>
    <w:p w14:paraId="207A933F" w14:textId="77777777" w:rsidR="00062EDD" w:rsidRDefault="00062EDD" w:rsidP="00062EDD"/>
    <w:p w14:paraId="196FAA9C" w14:textId="1DDC576F" w:rsidR="00062EDD" w:rsidRDefault="00062EDD" w:rsidP="00062EDD">
      <w:r>
        <w:t xml:space="preserve">A </w:t>
      </w:r>
      <w:r w:rsidR="00262086" w:rsidRPr="003331F2">
        <w:t>KoztartozasEgyenleg</w:t>
      </w:r>
      <w:r w:rsidR="00262086">
        <w:t xml:space="preserve">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3523"/>
        <w:gridCol w:w="2483"/>
        <w:gridCol w:w="1046"/>
        <w:gridCol w:w="2015"/>
      </w:tblGrid>
      <w:tr w:rsidR="00062EDD" w14:paraId="754E15DE" w14:textId="77777777" w:rsidTr="004A661E">
        <w:tc>
          <w:tcPr>
            <w:tcW w:w="3523" w:type="dxa"/>
            <w:shd w:val="clear" w:color="auto" w:fill="D9D9D9" w:themeFill="background1" w:themeFillShade="D9"/>
          </w:tcPr>
          <w:p w14:paraId="6BF0EA87" w14:textId="77777777" w:rsidR="00062EDD" w:rsidRPr="00B30389" w:rsidRDefault="00062EDD" w:rsidP="00981924">
            <w:pPr>
              <w:jc w:val="center"/>
              <w:rPr>
                <w:b/>
                <w:bCs/>
              </w:rPr>
            </w:pPr>
            <w:r w:rsidRPr="00B30389">
              <w:rPr>
                <w:b/>
                <w:bCs/>
              </w:rPr>
              <w:t>név</w:t>
            </w:r>
          </w:p>
        </w:tc>
        <w:tc>
          <w:tcPr>
            <w:tcW w:w="2483" w:type="dxa"/>
            <w:shd w:val="clear" w:color="auto" w:fill="D9D9D9" w:themeFill="background1" w:themeFillShade="D9"/>
          </w:tcPr>
          <w:p w14:paraId="14621E4E" w14:textId="77777777" w:rsidR="00062EDD" w:rsidRPr="00B30389" w:rsidRDefault="00062EDD" w:rsidP="00981924">
            <w:pPr>
              <w:jc w:val="center"/>
              <w:rPr>
                <w:b/>
                <w:bCs/>
              </w:rPr>
            </w:pPr>
            <w:r w:rsidRPr="00B30389">
              <w:rPr>
                <w:b/>
                <w:bCs/>
              </w:rPr>
              <w:t>típus</w:t>
            </w:r>
          </w:p>
        </w:tc>
        <w:tc>
          <w:tcPr>
            <w:tcW w:w="1046" w:type="dxa"/>
            <w:shd w:val="clear" w:color="auto" w:fill="D9D9D9" w:themeFill="background1" w:themeFillShade="D9"/>
          </w:tcPr>
          <w:p w14:paraId="13314120" w14:textId="77777777" w:rsidR="00062EDD" w:rsidRPr="00B30389" w:rsidRDefault="00062EDD" w:rsidP="00981924">
            <w:pPr>
              <w:jc w:val="center"/>
              <w:rPr>
                <w:b/>
                <w:bCs/>
              </w:rPr>
            </w:pPr>
            <w:r>
              <w:rPr>
                <w:b/>
                <w:bCs/>
              </w:rPr>
              <w:t>kötelező</w:t>
            </w:r>
          </w:p>
        </w:tc>
        <w:tc>
          <w:tcPr>
            <w:tcW w:w="2015" w:type="dxa"/>
            <w:shd w:val="clear" w:color="auto" w:fill="D9D9D9" w:themeFill="background1" w:themeFillShade="D9"/>
          </w:tcPr>
          <w:p w14:paraId="639C113C" w14:textId="77777777" w:rsidR="00062EDD" w:rsidRPr="00B30389" w:rsidRDefault="00062EDD" w:rsidP="00981924">
            <w:pPr>
              <w:jc w:val="center"/>
              <w:rPr>
                <w:b/>
                <w:bCs/>
              </w:rPr>
            </w:pPr>
            <w:r w:rsidRPr="00B30389">
              <w:rPr>
                <w:b/>
                <w:bCs/>
              </w:rPr>
              <w:t>leírás</w:t>
            </w:r>
          </w:p>
        </w:tc>
      </w:tr>
      <w:tr w:rsidR="00062EDD" w14:paraId="57A81063" w14:textId="77777777" w:rsidTr="004A661E">
        <w:tc>
          <w:tcPr>
            <w:tcW w:w="3523" w:type="dxa"/>
            <w:shd w:val="clear" w:color="auto" w:fill="D9D9D9" w:themeFill="background1" w:themeFillShade="D9"/>
          </w:tcPr>
          <w:p w14:paraId="4FA9D524" w14:textId="0B84BC09" w:rsidR="00062EDD" w:rsidRDefault="007B50B7" w:rsidP="00981924">
            <w:r w:rsidRPr="007B50B7">
              <w:t>osszesBefizetes</w:t>
            </w:r>
          </w:p>
        </w:tc>
        <w:tc>
          <w:tcPr>
            <w:tcW w:w="2483" w:type="dxa"/>
            <w:shd w:val="clear" w:color="auto" w:fill="D9D9D9" w:themeFill="background1" w:themeFillShade="D9"/>
          </w:tcPr>
          <w:p w14:paraId="4162AAB5" w14:textId="77777777" w:rsidR="00062EDD" w:rsidRDefault="00062EDD" w:rsidP="00981924">
            <w:pPr>
              <w:jc w:val="center"/>
            </w:pPr>
            <w:r>
              <w:t>double</w:t>
            </w:r>
          </w:p>
        </w:tc>
        <w:tc>
          <w:tcPr>
            <w:tcW w:w="1046" w:type="dxa"/>
            <w:shd w:val="clear" w:color="auto" w:fill="D9D9D9" w:themeFill="background1" w:themeFillShade="D9"/>
          </w:tcPr>
          <w:p w14:paraId="013BB96D" w14:textId="77777777" w:rsidR="00062EDD" w:rsidRDefault="00062EDD" w:rsidP="00981924">
            <w:pPr>
              <w:jc w:val="center"/>
            </w:pPr>
            <w:r>
              <w:t>nem</w:t>
            </w:r>
          </w:p>
        </w:tc>
        <w:tc>
          <w:tcPr>
            <w:tcW w:w="2015" w:type="dxa"/>
            <w:shd w:val="clear" w:color="auto" w:fill="D9D9D9" w:themeFill="background1" w:themeFillShade="D9"/>
          </w:tcPr>
          <w:p w14:paraId="6B452BA4" w14:textId="583BBD03" w:rsidR="00062EDD" w:rsidRDefault="00646520" w:rsidP="00981924">
            <w:r w:rsidRPr="00646520">
              <w:t>Összes befizetés</w:t>
            </w:r>
          </w:p>
        </w:tc>
      </w:tr>
      <w:tr w:rsidR="00062EDD" w14:paraId="02B850CE" w14:textId="77777777" w:rsidTr="004A661E">
        <w:tc>
          <w:tcPr>
            <w:tcW w:w="3523" w:type="dxa"/>
            <w:shd w:val="clear" w:color="auto" w:fill="D9D9D9" w:themeFill="background1" w:themeFillShade="D9"/>
          </w:tcPr>
          <w:p w14:paraId="65899B3A" w14:textId="0978F699" w:rsidR="00062EDD" w:rsidRDefault="007B50B7" w:rsidP="00981924">
            <w:r w:rsidRPr="007B50B7">
              <w:t>osszesEloiras</w:t>
            </w:r>
          </w:p>
        </w:tc>
        <w:tc>
          <w:tcPr>
            <w:tcW w:w="2483" w:type="dxa"/>
            <w:shd w:val="clear" w:color="auto" w:fill="D9D9D9" w:themeFill="background1" w:themeFillShade="D9"/>
          </w:tcPr>
          <w:p w14:paraId="6B14E42C" w14:textId="77777777" w:rsidR="00062EDD" w:rsidRDefault="00062EDD" w:rsidP="00981924">
            <w:pPr>
              <w:jc w:val="center"/>
            </w:pPr>
            <w:r>
              <w:t>double</w:t>
            </w:r>
          </w:p>
        </w:tc>
        <w:tc>
          <w:tcPr>
            <w:tcW w:w="1046" w:type="dxa"/>
            <w:shd w:val="clear" w:color="auto" w:fill="D9D9D9" w:themeFill="background1" w:themeFillShade="D9"/>
          </w:tcPr>
          <w:p w14:paraId="1B825F9A" w14:textId="77777777" w:rsidR="00062EDD" w:rsidRDefault="00062EDD" w:rsidP="00981924">
            <w:pPr>
              <w:jc w:val="center"/>
            </w:pPr>
            <w:r>
              <w:t>nem</w:t>
            </w:r>
          </w:p>
        </w:tc>
        <w:tc>
          <w:tcPr>
            <w:tcW w:w="2015" w:type="dxa"/>
            <w:shd w:val="clear" w:color="auto" w:fill="D9D9D9" w:themeFill="background1" w:themeFillShade="D9"/>
          </w:tcPr>
          <w:p w14:paraId="739A54E8" w14:textId="689D6ACF" w:rsidR="00062EDD" w:rsidRDefault="00646520" w:rsidP="00981924">
            <w:r w:rsidRPr="00646520">
              <w:t>Összes előírás</w:t>
            </w:r>
          </w:p>
        </w:tc>
      </w:tr>
      <w:tr w:rsidR="00062EDD" w14:paraId="15CA377B" w14:textId="77777777" w:rsidTr="004A661E">
        <w:tc>
          <w:tcPr>
            <w:tcW w:w="3523" w:type="dxa"/>
            <w:shd w:val="clear" w:color="auto" w:fill="D9D9D9" w:themeFill="background1" w:themeFillShade="D9"/>
          </w:tcPr>
          <w:p w14:paraId="7400A083" w14:textId="322808F5" w:rsidR="00062EDD" w:rsidRPr="005572E8" w:rsidRDefault="007B50B7" w:rsidP="00981924">
            <w:r w:rsidRPr="007B50B7">
              <w:t>osszesJovairas</w:t>
            </w:r>
          </w:p>
        </w:tc>
        <w:tc>
          <w:tcPr>
            <w:tcW w:w="2483" w:type="dxa"/>
            <w:shd w:val="clear" w:color="auto" w:fill="D9D9D9" w:themeFill="background1" w:themeFillShade="D9"/>
          </w:tcPr>
          <w:p w14:paraId="571AABD7" w14:textId="77777777" w:rsidR="00062EDD" w:rsidRDefault="00062EDD" w:rsidP="00981924">
            <w:pPr>
              <w:jc w:val="center"/>
            </w:pPr>
            <w:r>
              <w:t>double</w:t>
            </w:r>
          </w:p>
        </w:tc>
        <w:tc>
          <w:tcPr>
            <w:tcW w:w="1046" w:type="dxa"/>
            <w:shd w:val="clear" w:color="auto" w:fill="D9D9D9" w:themeFill="background1" w:themeFillShade="D9"/>
          </w:tcPr>
          <w:p w14:paraId="353F3764" w14:textId="77777777" w:rsidR="00062EDD" w:rsidRDefault="00062EDD" w:rsidP="00981924">
            <w:pPr>
              <w:jc w:val="center"/>
            </w:pPr>
            <w:r>
              <w:t>nem</w:t>
            </w:r>
          </w:p>
        </w:tc>
        <w:tc>
          <w:tcPr>
            <w:tcW w:w="2015" w:type="dxa"/>
            <w:shd w:val="clear" w:color="auto" w:fill="D9D9D9" w:themeFill="background1" w:themeFillShade="D9"/>
          </w:tcPr>
          <w:p w14:paraId="553CBA77" w14:textId="45F96FA9" w:rsidR="00062EDD" w:rsidRPr="005572E8" w:rsidRDefault="00646520" w:rsidP="00981924">
            <w:r w:rsidRPr="00646520">
              <w:t>Összes jóváírás</w:t>
            </w:r>
          </w:p>
        </w:tc>
      </w:tr>
      <w:tr w:rsidR="00062EDD" w14:paraId="2A7DF6A5" w14:textId="77777777" w:rsidTr="004A661E">
        <w:tc>
          <w:tcPr>
            <w:tcW w:w="3523" w:type="dxa"/>
            <w:shd w:val="clear" w:color="auto" w:fill="D9D9D9" w:themeFill="background1" w:themeFillShade="D9"/>
          </w:tcPr>
          <w:p w14:paraId="09BF31C5" w14:textId="0C399E4B" w:rsidR="00062EDD" w:rsidRPr="00EC653C" w:rsidRDefault="007B50B7" w:rsidP="00981924">
            <w:r w:rsidRPr="007B50B7">
              <w:t>osszesVisszafizetes</w:t>
            </w:r>
          </w:p>
        </w:tc>
        <w:tc>
          <w:tcPr>
            <w:tcW w:w="2483" w:type="dxa"/>
            <w:shd w:val="clear" w:color="auto" w:fill="D9D9D9" w:themeFill="background1" w:themeFillShade="D9"/>
          </w:tcPr>
          <w:p w14:paraId="06E4FC01" w14:textId="77777777" w:rsidR="00062EDD" w:rsidRDefault="00062EDD" w:rsidP="00981924">
            <w:pPr>
              <w:jc w:val="center"/>
            </w:pPr>
            <w:r>
              <w:t>double</w:t>
            </w:r>
          </w:p>
        </w:tc>
        <w:tc>
          <w:tcPr>
            <w:tcW w:w="1046" w:type="dxa"/>
            <w:shd w:val="clear" w:color="auto" w:fill="D9D9D9" w:themeFill="background1" w:themeFillShade="D9"/>
          </w:tcPr>
          <w:p w14:paraId="19A47700" w14:textId="77777777" w:rsidR="00062EDD" w:rsidRDefault="00062EDD" w:rsidP="00981924">
            <w:pPr>
              <w:jc w:val="center"/>
            </w:pPr>
            <w:r>
              <w:t>nem</w:t>
            </w:r>
          </w:p>
        </w:tc>
        <w:tc>
          <w:tcPr>
            <w:tcW w:w="2015" w:type="dxa"/>
            <w:shd w:val="clear" w:color="auto" w:fill="D9D9D9" w:themeFill="background1" w:themeFillShade="D9"/>
          </w:tcPr>
          <w:p w14:paraId="5575FD29" w14:textId="26C6EBD3" w:rsidR="00062EDD" w:rsidRPr="005572E8" w:rsidRDefault="00646520" w:rsidP="00981924">
            <w:r w:rsidRPr="00646520">
              <w:t>Összes visszafizetés</w:t>
            </w:r>
          </w:p>
        </w:tc>
      </w:tr>
      <w:tr w:rsidR="00062EDD" w14:paraId="2F62704E" w14:textId="77777777" w:rsidTr="004A661E">
        <w:tc>
          <w:tcPr>
            <w:tcW w:w="3523" w:type="dxa"/>
            <w:shd w:val="clear" w:color="auto" w:fill="D9D9D9" w:themeFill="background1" w:themeFillShade="D9"/>
          </w:tcPr>
          <w:p w14:paraId="3D6BEF3C" w14:textId="36BFFFBD" w:rsidR="00062EDD" w:rsidRPr="00EC653C" w:rsidRDefault="007B50B7" w:rsidP="00981924">
            <w:r w:rsidRPr="007B50B7">
              <w:t>osszesJogcimTeljesFennalloHatralek</w:t>
            </w:r>
          </w:p>
        </w:tc>
        <w:tc>
          <w:tcPr>
            <w:tcW w:w="2483" w:type="dxa"/>
            <w:shd w:val="clear" w:color="auto" w:fill="D9D9D9" w:themeFill="background1" w:themeFillShade="D9"/>
          </w:tcPr>
          <w:p w14:paraId="70C59BB9" w14:textId="77777777" w:rsidR="00062EDD" w:rsidRDefault="00062EDD" w:rsidP="00981924">
            <w:pPr>
              <w:jc w:val="center"/>
            </w:pPr>
            <w:r>
              <w:t>double</w:t>
            </w:r>
          </w:p>
        </w:tc>
        <w:tc>
          <w:tcPr>
            <w:tcW w:w="1046" w:type="dxa"/>
            <w:shd w:val="clear" w:color="auto" w:fill="D9D9D9" w:themeFill="background1" w:themeFillShade="D9"/>
          </w:tcPr>
          <w:p w14:paraId="67F3FA9F" w14:textId="77777777" w:rsidR="00062EDD" w:rsidRDefault="00062EDD" w:rsidP="00981924">
            <w:pPr>
              <w:jc w:val="center"/>
            </w:pPr>
            <w:r>
              <w:t>nem</w:t>
            </w:r>
          </w:p>
        </w:tc>
        <w:tc>
          <w:tcPr>
            <w:tcW w:w="2015" w:type="dxa"/>
            <w:shd w:val="clear" w:color="auto" w:fill="D9D9D9" w:themeFill="background1" w:themeFillShade="D9"/>
          </w:tcPr>
          <w:p w14:paraId="15E28DB1" w14:textId="7AE9716D" w:rsidR="00062EDD" w:rsidRPr="005572E8" w:rsidRDefault="00646520" w:rsidP="00981924">
            <w:r w:rsidRPr="00646520">
              <w:t>Összes jogcím teljes fennálló hátralék</w:t>
            </w:r>
          </w:p>
        </w:tc>
      </w:tr>
      <w:tr w:rsidR="00646520" w14:paraId="533A0864" w14:textId="77777777" w:rsidTr="004A661E">
        <w:tc>
          <w:tcPr>
            <w:tcW w:w="3523" w:type="dxa"/>
            <w:shd w:val="clear" w:color="auto" w:fill="D9D9D9" w:themeFill="background1" w:themeFillShade="D9"/>
          </w:tcPr>
          <w:p w14:paraId="608E5417" w14:textId="7E384416" w:rsidR="00646520" w:rsidRPr="00646520" w:rsidRDefault="007B50B7" w:rsidP="00981924">
            <w:r>
              <w:t>j</w:t>
            </w:r>
            <w:r w:rsidRPr="007B50B7">
              <w:t>ogcimBontas</w:t>
            </w:r>
          </w:p>
        </w:tc>
        <w:tc>
          <w:tcPr>
            <w:tcW w:w="2483" w:type="dxa"/>
            <w:shd w:val="clear" w:color="auto" w:fill="D9D9D9" w:themeFill="background1" w:themeFillShade="D9"/>
          </w:tcPr>
          <w:p w14:paraId="4F3CF339" w14:textId="44980487" w:rsidR="00646520" w:rsidRDefault="007B50B7" w:rsidP="00981924">
            <w:pPr>
              <w:jc w:val="center"/>
            </w:pPr>
            <w:r w:rsidRPr="007B50B7">
              <w:t>JogcimBontas</w:t>
            </w:r>
          </w:p>
        </w:tc>
        <w:tc>
          <w:tcPr>
            <w:tcW w:w="1046" w:type="dxa"/>
            <w:shd w:val="clear" w:color="auto" w:fill="D9D9D9" w:themeFill="background1" w:themeFillShade="D9"/>
          </w:tcPr>
          <w:p w14:paraId="704BB369" w14:textId="2DA1AB31" w:rsidR="00646520" w:rsidRDefault="00646520" w:rsidP="00981924">
            <w:pPr>
              <w:jc w:val="center"/>
            </w:pPr>
            <w:r>
              <w:t>nem</w:t>
            </w:r>
          </w:p>
        </w:tc>
        <w:tc>
          <w:tcPr>
            <w:tcW w:w="2015" w:type="dxa"/>
            <w:shd w:val="clear" w:color="auto" w:fill="D9D9D9" w:themeFill="background1" w:themeFillShade="D9"/>
          </w:tcPr>
          <w:p w14:paraId="232EBDF4" w14:textId="345D33FF" w:rsidR="00646520" w:rsidRPr="00646520" w:rsidRDefault="00646520" w:rsidP="00981924">
            <w:r w:rsidRPr="00646520">
              <w:t>Adatok jogcím szerinti bontásban</w:t>
            </w:r>
          </w:p>
        </w:tc>
      </w:tr>
    </w:tbl>
    <w:p w14:paraId="04C9F9FF" w14:textId="77777777" w:rsidR="004A661E" w:rsidRDefault="004A661E" w:rsidP="004A661E"/>
    <w:p w14:paraId="5039826F" w14:textId="31503A7E" w:rsidR="004A661E" w:rsidRDefault="004A661E" w:rsidP="004A661E">
      <w:r>
        <w:t xml:space="preserve">A </w:t>
      </w:r>
      <w:r w:rsidR="002A0C52" w:rsidRPr="002A0C52">
        <w:t>JogcimBontas</w:t>
      </w:r>
      <w:r w:rsidR="002A0C52">
        <w:t xml:space="preserve">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389"/>
        <w:gridCol w:w="3164"/>
        <w:gridCol w:w="1075"/>
        <w:gridCol w:w="2439"/>
      </w:tblGrid>
      <w:tr w:rsidR="004A661E" w14:paraId="1C1509E6" w14:textId="77777777" w:rsidTr="00981924">
        <w:tc>
          <w:tcPr>
            <w:tcW w:w="2389" w:type="dxa"/>
            <w:shd w:val="clear" w:color="auto" w:fill="D9D9D9" w:themeFill="background1" w:themeFillShade="D9"/>
          </w:tcPr>
          <w:p w14:paraId="494DBF14" w14:textId="77777777" w:rsidR="004A661E" w:rsidRPr="00B30389" w:rsidRDefault="004A661E" w:rsidP="00981924">
            <w:pPr>
              <w:jc w:val="center"/>
              <w:rPr>
                <w:b/>
                <w:bCs/>
              </w:rPr>
            </w:pPr>
            <w:r w:rsidRPr="00B30389">
              <w:rPr>
                <w:b/>
                <w:bCs/>
              </w:rPr>
              <w:t>név</w:t>
            </w:r>
          </w:p>
        </w:tc>
        <w:tc>
          <w:tcPr>
            <w:tcW w:w="3164" w:type="dxa"/>
            <w:shd w:val="clear" w:color="auto" w:fill="D9D9D9" w:themeFill="background1" w:themeFillShade="D9"/>
          </w:tcPr>
          <w:p w14:paraId="46A84B8A" w14:textId="77777777" w:rsidR="004A661E" w:rsidRPr="00B30389" w:rsidRDefault="004A661E" w:rsidP="00981924">
            <w:pPr>
              <w:jc w:val="center"/>
              <w:rPr>
                <w:b/>
                <w:bCs/>
              </w:rPr>
            </w:pPr>
            <w:r w:rsidRPr="00B30389">
              <w:rPr>
                <w:b/>
                <w:bCs/>
              </w:rPr>
              <w:t>típus</w:t>
            </w:r>
          </w:p>
        </w:tc>
        <w:tc>
          <w:tcPr>
            <w:tcW w:w="1075" w:type="dxa"/>
            <w:shd w:val="clear" w:color="auto" w:fill="D9D9D9" w:themeFill="background1" w:themeFillShade="D9"/>
          </w:tcPr>
          <w:p w14:paraId="4166CED7" w14:textId="77777777" w:rsidR="004A661E" w:rsidRPr="00B30389" w:rsidRDefault="004A661E" w:rsidP="00981924">
            <w:pPr>
              <w:jc w:val="center"/>
              <w:rPr>
                <w:b/>
                <w:bCs/>
              </w:rPr>
            </w:pPr>
            <w:r>
              <w:rPr>
                <w:b/>
                <w:bCs/>
              </w:rPr>
              <w:t>kötelező</w:t>
            </w:r>
          </w:p>
        </w:tc>
        <w:tc>
          <w:tcPr>
            <w:tcW w:w="2439" w:type="dxa"/>
            <w:shd w:val="clear" w:color="auto" w:fill="D9D9D9" w:themeFill="background1" w:themeFillShade="D9"/>
          </w:tcPr>
          <w:p w14:paraId="2019E28D" w14:textId="77777777" w:rsidR="004A661E" w:rsidRPr="00B30389" w:rsidRDefault="004A661E" w:rsidP="00981924">
            <w:pPr>
              <w:jc w:val="center"/>
              <w:rPr>
                <w:b/>
                <w:bCs/>
              </w:rPr>
            </w:pPr>
            <w:r w:rsidRPr="00B30389">
              <w:rPr>
                <w:b/>
                <w:bCs/>
              </w:rPr>
              <w:t>leírás</w:t>
            </w:r>
          </w:p>
        </w:tc>
      </w:tr>
      <w:tr w:rsidR="004A661E" w14:paraId="30FDC8C1" w14:textId="77777777" w:rsidTr="00981924">
        <w:tc>
          <w:tcPr>
            <w:tcW w:w="2389" w:type="dxa"/>
            <w:shd w:val="clear" w:color="auto" w:fill="D9D9D9" w:themeFill="background1" w:themeFillShade="D9"/>
          </w:tcPr>
          <w:p w14:paraId="1A5FE00D" w14:textId="08824967" w:rsidR="004A661E" w:rsidRPr="00B30389" w:rsidRDefault="002A0C52" w:rsidP="004A661E">
            <w:pPr>
              <w:rPr>
                <w:b/>
                <w:bCs/>
              </w:rPr>
            </w:pPr>
            <w:r w:rsidRPr="002A0C52">
              <w:t>elnevezes</w:t>
            </w:r>
          </w:p>
        </w:tc>
        <w:tc>
          <w:tcPr>
            <w:tcW w:w="3164" w:type="dxa"/>
            <w:shd w:val="clear" w:color="auto" w:fill="D9D9D9" w:themeFill="background1" w:themeFillShade="D9"/>
          </w:tcPr>
          <w:p w14:paraId="6B230885" w14:textId="6D9F86BA" w:rsidR="004A661E" w:rsidRPr="00B30389" w:rsidRDefault="004A661E" w:rsidP="004A661E">
            <w:pPr>
              <w:jc w:val="center"/>
              <w:rPr>
                <w:b/>
                <w:bCs/>
              </w:rPr>
            </w:pPr>
            <w:r>
              <w:t>string</w:t>
            </w:r>
          </w:p>
        </w:tc>
        <w:tc>
          <w:tcPr>
            <w:tcW w:w="1075" w:type="dxa"/>
            <w:shd w:val="clear" w:color="auto" w:fill="D9D9D9" w:themeFill="background1" w:themeFillShade="D9"/>
          </w:tcPr>
          <w:p w14:paraId="3A0AC031" w14:textId="1C008456" w:rsidR="004A661E" w:rsidRDefault="004A661E" w:rsidP="004A661E">
            <w:pPr>
              <w:jc w:val="center"/>
              <w:rPr>
                <w:b/>
                <w:bCs/>
              </w:rPr>
            </w:pPr>
            <w:r w:rsidRPr="002B6223">
              <w:t>igen</w:t>
            </w:r>
          </w:p>
        </w:tc>
        <w:tc>
          <w:tcPr>
            <w:tcW w:w="2439" w:type="dxa"/>
            <w:shd w:val="clear" w:color="auto" w:fill="D9D9D9" w:themeFill="background1" w:themeFillShade="D9"/>
          </w:tcPr>
          <w:p w14:paraId="497BE49A" w14:textId="5AE186F8" w:rsidR="004A661E" w:rsidRPr="00B30389" w:rsidRDefault="004A661E" w:rsidP="004A661E">
            <w:pPr>
              <w:rPr>
                <w:b/>
                <w:bCs/>
              </w:rPr>
            </w:pPr>
            <w:r w:rsidRPr="004A661E">
              <w:t>Jogcím elnevezése</w:t>
            </w:r>
          </w:p>
        </w:tc>
      </w:tr>
      <w:tr w:rsidR="004A661E" w14:paraId="1826C7EA" w14:textId="77777777" w:rsidTr="00981924">
        <w:tc>
          <w:tcPr>
            <w:tcW w:w="2389" w:type="dxa"/>
            <w:shd w:val="clear" w:color="auto" w:fill="D9D9D9" w:themeFill="background1" w:themeFillShade="D9"/>
          </w:tcPr>
          <w:p w14:paraId="458F5F1B" w14:textId="5C110B8D" w:rsidR="004A661E" w:rsidRPr="00B30389" w:rsidRDefault="002A0C52" w:rsidP="004A661E">
            <w:pPr>
              <w:rPr>
                <w:b/>
                <w:bCs/>
              </w:rPr>
            </w:pPr>
            <w:r>
              <w:t>kod</w:t>
            </w:r>
          </w:p>
        </w:tc>
        <w:tc>
          <w:tcPr>
            <w:tcW w:w="3164" w:type="dxa"/>
            <w:shd w:val="clear" w:color="auto" w:fill="D9D9D9" w:themeFill="background1" w:themeFillShade="D9"/>
          </w:tcPr>
          <w:p w14:paraId="28407AC8" w14:textId="41DBA0CF" w:rsidR="004A661E" w:rsidRPr="00B30389" w:rsidRDefault="004A661E" w:rsidP="004A661E">
            <w:pPr>
              <w:jc w:val="center"/>
              <w:rPr>
                <w:b/>
                <w:bCs/>
              </w:rPr>
            </w:pPr>
            <w:r>
              <w:t>string</w:t>
            </w:r>
          </w:p>
        </w:tc>
        <w:tc>
          <w:tcPr>
            <w:tcW w:w="1075" w:type="dxa"/>
            <w:shd w:val="clear" w:color="auto" w:fill="D9D9D9" w:themeFill="background1" w:themeFillShade="D9"/>
          </w:tcPr>
          <w:p w14:paraId="4CB31AAE" w14:textId="21B5070F" w:rsidR="004A661E" w:rsidRDefault="004A661E" w:rsidP="004A661E">
            <w:pPr>
              <w:jc w:val="center"/>
              <w:rPr>
                <w:b/>
                <w:bCs/>
              </w:rPr>
            </w:pPr>
            <w:r>
              <w:t>igen</w:t>
            </w:r>
          </w:p>
        </w:tc>
        <w:tc>
          <w:tcPr>
            <w:tcW w:w="2439" w:type="dxa"/>
            <w:shd w:val="clear" w:color="auto" w:fill="D9D9D9" w:themeFill="background1" w:themeFillShade="D9"/>
          </w:tcPr>
          <w:p w14:paraId="0E135EC1" w14:textId="38DC8678" w:rsidR="004A661E" w:rsidRPr="00B30389" w:rsidRDefault="004A661E" w:rsidP="004A661E">
            <w:pPr>
              <w:rPr>
                <w:b/>
                <w:bCs/>
              </w:rPr>
            </w:pPr>
            <w:r w:rsidRPr="004A661E">
              <w:t>Jogcím kódja</w:t>
            </w:r>
          </w:p>
        </w:tc>
      </w:tr>
      <w:tr w:rsidR="004A661E" w14:paraId="15B343C3" w14:textId="77777777" w:rsidTr="00981924">
        <w:tc>
          <w:tcPr>
            <w:tcW w:w="2389" w:type="dxa"/>
            <w:shd w:val="clear" w:color="auto" w:fill="D9D9D9" w:themeFill="background1" w:themeFillShade="D9"/>
          </w:tcPr>
          <w:p w14:paraId="6E298BC0" w14:textId="26CBCF68" w:rsidR="004A661E" w:rsidRDefault="002A0C52" w:rsidP="004A661E">
            <w:r w:rsidRPr="002A0C52">
              <w:t>befizetes</w:t>
            </w:r>
          </w:p>
        </w:tc>
        <w:tc>
          <w:tcPr>
            <w:tcW w:w="3164" w:type="dxa"/>
            <w:shd w:val="clear" w:color="auto" w:fill="D9D9D9" w:themeFill="background1" w:themeFillShade="D9"/>
          </w:tcPr>
          <w:p w14:paraId="4AE344BA" w14:textId="77777777" w:rsidR="004A661E" w:rsidRDefault="004A661E" w:rsidP="004A661E">
            <w:pPr>
              <w:jc w:val="center"/>
            </w:pPr>
            <w:r>
              <w:t>double</w:t>
            </w:r>
          </w:p>
        </w:tc>
        <w:tc>
          <w:tcPr>
            <w:tcW w:w="1075" w:type="dxa"/>
            <w:shd w:val="clear" w:color="auto" w:fill="D9D9D9" w:themeFill="background1" w:themeFillShade="D9"/>
          </w:tcPr>
          <w:p w14:paraId="0BD076B4" w14:textId="319EADBF" w:rsidR="004A661E" w:rsidRDefault="004A661E" w:rsidP="004A661E">
            <w:pPr>
              <w:jc w:val="center"/>
            </w:pPr>
            <w:r>
              <w:t>igen</w:t>
            </w:r>
          </w:p>
        </w:tc>
        <w:tc>
          <w:tcPr>
            <w:tcW w:w="2439" w:type="dxa"/>
            <w:shd w:val="clear" w:color="auto" w:fill="D9D9D9" w:themeFill="background1" w:themeFillShade="D9"/>
          </w:tcPr>
          <w:p w14:paraId="576696C7" w14:textId="5FD936EB" w:rsidR="004A661E" w:rsidRDefault="004A661E" w:rsidP="004A661E">
            <w:r>
              <w:t>B</w:t>
            </w:r>
            <w:r w:rsidRPr="00646520">
              <w:t>efizetés</w:t>
            </w:r>
            <w:r>
              <w:t xml:space="preserve"> a jogcímen</w:t>
            </w:r>
          </w:p>
        </w:tc>
      </w:tr>
      <w:tr w:rsidR="004A661E" w14:paraId="04E45090" w14:textId="77777777" w:rsidTr="00981924">
        <w:tc>
          <w:tcPr>
            <w:tcW w:w="2389" w:type="dxa"/>
            <w:shd w:val="clear" w:color="auto" w:fill="D9D9D9" w:themeFill="background1" w:themeFillShade="D9"/>
          </w:tcPr>
          <w:p w14:paraId="193B3FCC" w14:textId="77FDAEC0" w:rsidR="004A661E" w:rsidRDefault="002A0C52" w:rsidP="004A661E">
            <w:r w:rsidRPr="002A0C52">
              <w:t>eloiras</w:t>
            </w:r>
          </w:p>
        </w:tc>
        <w:tc>
          <w:tcPr>
            <w:tcW w:w="3164" w:type="dxa"/>
            <w:shd w:val="clear" w:color="auto" w:fill="D9D9D9" w:themeFill="background1" w:themeFillShade="D9"/>
          </w:tcPr>
          <w:p w14:paraId="110B322E" w14:textId="77777777" w:rsidR="004A661E" w:rsidRDefault="004A661E" w:rsidP="004A661E">
            <w:pPr>
              <w:jc w:val="center"/>
            </w:pPr>
            <w:r>
              <w:t>double</w:t>
            </w:r>
          </w:p>
        </w:tc>
        <w:tc>
          <w:tcPr>
            <w:tcW w:w="1075" w:type="dxa"/>
            <w:shd w:val="clear" w:color="auto" w:fill="D9D9D9" w:themeFill="background1" w:themeFillShade="D9"/>
          </w:tcPr>
          <w:p w14:paraId="7590C39B" w14:textId="3A6BBA04" w:rsidR="004A661E" w:rsidRDefault="004A661E" w:rsidP="004A661E">
            <w:pPr>
              <w:jc w:val="center"/>
            </w:pPr>
            <w:r w:rsidRPr="002B6223">
              <w:t>igen</w:t>
            </w:r>
          </w:p>
        </w:tc>
        <w:tc>
          <w:tcPr>
            <w:tcW w:w="2439" w:type="dxa"/>
            <w:shd w:val="clear" w:color="auto" w:fill="D9D9D9" w:themeFill="background1" w:themeFillShade="D9"/>
          </w:tcPr>
          <w:p w14:paraId="4DAD1AA7" w14:textId="2FC5ABFA" w:rsidR="004A661E" w:rsidRDefault="004A661E" w:rsidP="004A661E">
            <w:r>
              <w:t>E</w:t>
            </w:r>
            <w:r w:rsidRPr="00646520">
              <w:t>lőírás</w:t>
            </w:r>
            <w:r>
              <w:t xml:space="preserve"> a jogcímen</w:t>
            </w:r>
          </w:p>
        </w:tc>
      </w:tr>
      <w:tr w:rsidR="004A661E" w14:paraId="4D4D03CA" w14:textId="77777777" w:rsidTr="00981924">
        <w:tc>
          <w:tcPr>
            <w:tcW w:w="2389" w:type="dxa"/>
            <w:shd w:val="clear" w:color="auto" w:fill="D9D9D9" w:themeFill="background1" w:themeFillShade="D9"/>
          </w:tcPr>
          <w:p w14:paraId="45F35A43" w14:textId="072C2E17" w:rsidR="004A661E" w:rsidRPr="005572E8" w:rsidRDefault="002A0C52" w:rsidP="004A661E">
            <w:r w:rsidRPr="002A0C52">
              <w:t>jovairas</w:t>
            </w:r>
          </w:p>
        </w:tc>
        <w:tc>
          <w:tcPr>
            <w:tcW w:w="3164" w:type="dxa"/>
            <w:shd w:val="clear" w:color="auto" w:fill="D9D9D9" w:themeFill="background1" w:themeFillShade="D9"/>
          </w:tcPr>
          <w:p w14:paraId="23DA8DCA" w14:textId="77777777" w:rsidR="004A661E" w:rsidRDefault="004A661E" w:rsidP="004A661E">
            <w:pPr>
              <w:jc w:val="center"/>
            </w:pPr>
            <w:r>
              <w:t>double</w:t>
            </w:r>
          </w:p>
        </w:tc>
        <w:tc>
          <w:tcPr>
            <w:tcW w:w="1075" w:type="dxa"/>
            <w:shd w:val="clear" w:color="auto" w:fill="D9D9D9" w:themeFill="background1" w:themeFillShade="D9"/>
          </w:tcPr>
          <w:p w14:paraId="127E42DF" w14:textId="17FD0210" w:rsidR="004A661E" w:rsidRDefault="004A661E" w:rsidP="004A661E">
            <w:pPr>
              <w:jc w:val="center"/>
            </w:pPr>
            <w:r w:rsidRPr="002B6223">
              <w:t>igen</w:t>
            </w:r>
          </w:p>
        </w:tc>
        <w:tc>
          <w:tcPr>
            <w:tcW w:w="2439" w:type="dxa"/>
            <w:shd w:val="clear" w:color="auto" w:fill="D9D9D9" w:themeFill="background1" w:themeFillShade="D9"/>
          </w:tcPr>
          <w:p w14:paraId="10D8193D" w14:textId="7A2FBE88" w:rsidR="004A661E" w:rsidRPr="005572E8" w:rsidRDefault="004A661E" w:rsidP="004A661E">
            <w:r>
              <w:t>J</w:t>
            </w:r>
            <w:r w:rsidRPr="00646520">
              <w:t>óváírás</w:t>
            </w:r>
            <w:r>
              <w:t xml:space="preserve"> a jogcímen</w:t>
            </w:r>
          </w:p>
        </w:tc>
      </w:tr>
      <w:tr w:rsidR="004A661E" w14:paraId="08937E00" w14:textId="77777777" w:rsidTr="00981924">
        <w:tc>
          <w:tcPr>
            <w:tcW w:w="2389" w:type="dxa"/>
            <w:shd w:val="clear" w:color="auto" w:fill="D9D9D9" w:themeFill="background1" w:themeFillShade="D9"/>
          </w:tcPr>
          <w:p w14:paraId="1E9732ED" w14:textId="35D050D8" w:rsidR="004A661E" w:rsidRPr="00EC653C" w:rsidRDefault="002A0C52" w:rsidP="004A661E">
            <w:r w:rsidRPr="002A0C52">
              <w:t>visszafizetes</w:t>
            </w:r>
          </w:p>
        </w:tc>
        <w:tc>
          <w:tcPr>
            <w:tcW w:w="3164" w:type="dxa"/>
            <w:shd w:val="clear" w:color="auto" w:fill="D9D9D9" w:themeFill="background1" w:themeFillShade="D9"/>
          </w:tcPr>
          <w:p w14:paraId="29898012" w14:textId="77777777" w:rsidR="004A661E" w:rsidRDefault="004A661E" w:rsidP="004A661E">
            <w:pPr>
              <w:jc w:val="center"/>
            </w:pPr>
            <w:r>
              <w:t>double</w:t>
            </w:r>
          </w:p>
        </w:tc>
        <w:tc>
          <w:tcPr>
            <w:tcW w:w="1075" w:type="dxa"/>
            <w:shd w:val="clear" w:color="auto" w:fill="D9D9D9" w:themeFill="background1" w:themeFillShade="D9"/>
          </w:tcPr>
          <w:p w14:paraId="1B030171" w14:textId="4D6A3889" w:rsidR="004A661E" w:rsidRDefault="004A661E" w:rsidP="004A661E">
            <w:pPr>
              <w:jc w:val="center"/>
            </w:pPr>
            <w:r w:rsidRPr="002B6223">
              <w:t>igen</w:t>
            </w:r>
          </w:p>
        </w:tc>
        <w:tc>
          <w:tcPr>
            <w:tcW w:w="2439" w:type="dxa"/>
            <w:shd w:val="clear" w:color="auto" w:fill="D9D9D9" w:themeFill="background1" w:themeFillShade="D9"/>
          </w:tcPr>
          <w:p w14:paraId="5D5B09CA" w14:textId="57BDC7D6" w:rsidR="004A661E" w:rsidRPr="005572E8" w:rsidRDefault="004A661E" w:rsidP="004A661E">
            <w:r>
              <w:t>V</w:t>
            </w:r>
            <w:r w:rsidRPr="00646520">
              <w:t>isszafizetés</w:t>
            </w:r>
            <w:r>
              <w:t xml:space="preserve"> a jogcímen</w:t>
            </w:r>
          </w:p>
        </w:tc>
      </w:tr>
      <w:tr w:rsidR="004A661E" w14:paraId="6C918196" w14:textId="77777777" w:rsidTr="00981924">
        <w:tc>
          <w:tcPr>
            <w:tcW w:w="2389" w:type="dxa"/>
            <w:shd w:val="clear" w:color="auto" w:fill="D9D9D9" w:themeFill="background1" w:themeFillShade="D9"/>
          </w:tcPr>
          <w:p w14:paraId="1D5583E5" w14:textId="4928C8E3" w:rsidR="004A661E" w:rsidRPr="00EC653C" w:rsidRDefault="002A0C52" w:rsidP="004A661E">
            <w:r w:rsidRPr="002A0C52">
              <w:t>fennalloHatralek</w:t>
            </w:r>
          </w:p>
        </w:tc>
        <w:tc>
          <w:tcPr>
            <w:tcW w:w="3164" w:type="dxa"/>
            <w:shd w:val="clear" w:color="auto" w:fill="D9D9D9" w:themeFill="background1" w:themeFillShade="D9"/>
          </w:tcPr>
          <w:p w14:paraId="74B19D03" w14:textId="77777777" w:rsidR="004A661E" w:rsidRDefault="004A661E" w:rsidP="004A661E">
            <w:pPr>
              <w:jc w:val="center"/>
            </w:pPr>
            <w:r>
              <w:t>double</w:t>
            </w:r>
          </w:p>
        </w:tc>
        <w:tc>
          <w:tcPr>
            <w:tcW w:w="1075" w:type="dxa"/>
            <w:shd w:val="clear" w:color="auto" w:fill="D9D9D9" w:themeFill="background1" w:themeFillShade="D9"/>
          </w:tcPr>
          <w:p w14:paraId="5CE17E77" w14:textId="65A4F023" w:rsidR="004A661E" w:rsidRDefault="004A661E" w:rsidP="004A661E">
            <w:pPr>
              <w:jc w:val="center"/>
            </w:pPr>
            <w:r w:rsidRPr="002B6223">
              <w:t>igen</w:t>
            </w:r>
          </w:p>
        </w:tc>
        <w:tc>
          <w:tcPr>
            <w:tcW w:w="2439" w:type="dxa"/>
            <w:shd w:val="clear" w:color="auto" w:fill="D9D9D9" w:themeFill="background1" w:themeFillShade="D9"/>
          </w:tcPr>
          <w:p w14:paraId="51BD772B" w14:textId="612AF88D" w:rsidR="004A661E" w:rsidRPr="005572E8" w:rsidRDefault="004A661E" w:rsidP="004A661E">
            <w:r w:rsidRPr="004A661E">
              <w:t>A jogcímen fennálló hátralék</w:t>
            </w:r>
          </w:p>
        </w:tc>
      </w:tr>
    </w:tbl>
    <w:p w14:paraId="6E7B323B" w14:textId="77777777" w:rsidR="00062EDD" w:rsidRDefault="00062EDD" w:rsidP="00062EDD"/>
    <w:p w14:paraId="0742EFBB" w14:textId="77777777" w:rsidR="00062EDD" w:rsidRDefault="00062EDD" w:rsidP="00062EDD">
      <w:pPr>
        <w:rPr>
          <w:b/>
          <w:bCs/>
          <w:u w:val="single"/>
        </w:rPr>
      </w:pPr>
      <w:r w:rsidRPr="00873EAF">
        <w:rPr>
          <w:b/>
          <w:bCs/>
          <w:u w:val="single"/>
        </w:rPr>
        <w:t>Válaszkódok:</w:t>
      </w:r>
      <w:r w:rsidRPr="00432177" w:rsidDel="00E50E06">
        <w:rPr>
          <w:b/>
          <w:bCs/>
          <w:u w:val="single"/>
        </w:rPr>
        <w:t xml:space="preserve"> </w:t>
      </w:r>
    </w:p>
    <w:p w14:paraId="2DF39ACC" w14:textId="663298A7" w:rsidR="00062EDD" w:rsidRPr="00297905" w:rsidRDefault="00062EDD" w:rsidP="00062EDD">
      <w:pPr>
        <w:rPr>
          <w:b/>
          <w:bCs/>
          <w:u w:val="single"/>
        </w:rPr>
      </w:pPr>
      <w:r>
        <w:t xml:space="preserve">A </w:t>
      </w:r>
      <w:r w:rsidR="00912653">
        <w:t>G</w:t>
      </w:r>
      <w:r w:rsidR="00912653" w:rsidRPr="0098156A">
        <w:t>e</w:t>
      </w:r>
      <w:r w:rsidR="00912653">
        <w:t>t</w:t>
      </w:r>
      <w:r w:rsidR="00912653" w:rsidRPr="003331F2">
        <w:t>KoztartozasEgyenleg</w:t>
      </w:r>
      <w:r>
        <w:t>Result 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3877"/>
        <w:gridCol w:w="5188"/>
      </w:tblGrid>
      <w:tr w:rsidR="00062EDD" w14:paraId="216828A9" w14:textId="77777777" w:rsidTr="0084259D">
        <w:tc>
          <w:tcPr>
            <w:tcW w:w="3454" w:type="dxa"/>
            <w:shd w:val="clear" w:color="auto" w:fill="D9D9D9" w:themeFill="background1" w:themeFillShade="D9"/>
          </w:tcPr>
          <w:p w14:paraId="758650FC" w14:textId="77777777" w:rsidR="00062EDD" w:rsidRPr="0019127B" w:rsidRDefault="00062EDD" w:rsidP="00981924">
            <w:pPr>
              <w:jc w:val="center"/>
              <w:rPr>
                <w:b/>
                <w:bCs/>
              </w:rPr>
            </w:pPr>
            <w:r w:rsidRPr="0019127B">
              <w:rPr>
                <w:b/>
                <w:bCs/>
              </w:rPr>
              <w:t>kód</w:t>
            </w:r>
          </w:p>
        </w:tc>
        <w:tc>
          <w:tcPr>
            <w:tcW w:w="5611" w:type="dxa"/>
            <w:shd w:val="clear" w:color="auto" w:fill="D9D9D9" w:themeFill="background1" w:themeFillShade="D9"/>
          </w:tcPr>
          <w:p w14:paraId="3CDDBB53" w14:textId="77777777" w:rsidR="00062EDD" w:rsidRPr="0019127B" w:rsidRDefault="00062EDD" w:rsidP="00981924">
            <w:pPr>
              <w:jc w:val="center"/>
              <w:rPr>
                <w:b/>
                <w:bCs/>
              </w:rPr>
            </w:pPr>
            <w:r w:rsidRPr="0019127B">
              <w:rPr>
                <w:b/>
                <w:bCs/>
              </w:rPr>
              <w:t>jelentés</w:t>
            </w:r>
          </w:p>
        </w:tc>
      </w:tr>
      <w:tr w:rsidR="0084259D" w14:paraId="7C1A7C5B" w14:textId="77777777" w:rsidTr="0084259D">
        <w:tc>
          <w:tcPr>
            <w:tcW w:w="3454" w:type="dxa"/>
            <w:shd w:val="clear" w:color="auto" w:fill="D9D9D9" w:themeFill="background1" w:themeFillShade="D9"/>
          </w:tcPr>
          <w:p w14:paraId="33EC9624" w14:textId="7E329F2B" w:rsidR="0084259D" w:rsidRPr="0019127B" w:rsidRDefault="0084259D" w:rsidP="0084259D">
            <w:r>
              <w:rPr>
                <w:sz w:val="20"/>
                <w:szCs w:val="20"/>
              </w:rPr>
              <w:lastRenderedPageBreak/>
              <w:t>SIKERES</w:t>
            </w:r>
          </w:p>
        </w:tc>
        <w:tc>
          <w:tcPr>
            <w:tcW w:w="5611" w:type="dxa"/>
            <w:shd w:val="clear" w:color="auto" w:fill="D9D9D9" w:themeFill="background1" w:themeFillShade="D9"/>
          </w:tcPr>
          <w:p w14:paraId="1648A624" w14:textId="77777777" w:rsidR="0084259D" w:rsidRPr="0019127B" w:rsidRDefault="0084259D" w:rsidP="0084259D">
            <w:r>
              <w:t>Sikeres művelet</w:t>
            </w:r>
          </w:p>
        </w:tc>
      </w:tr>
      <w:tr w:rsidR="0084259D" w14:paraId="519C3740" w14:textId="77777777" w:rsidTr="0084259D">
        <w:tc>
          <w:tcPr>
            <w:tcW w:w="3454" w:type="dxa"/>
            <w:shd w:val="clear" w:color="auto" w:fill="D9D9D9" w:themeFill="background1" w:themeFillShade="D9"/>
          </w:tcPr>
          <w:p w14:paraId="1F21A1A0" w14:textId="6B01AA5D" w:rsidR="0084259D" w:rsidRDefault="0084259D" w:rsidP="0084259D">
            <w:pPr>
              <w:rPr>
                <w:sz w:val="20"/>
                <w:szCs w:val="20"/>
              </w:rPr>
            </w:pPr>
            <w:r w:rsidRPr="00A61E75">
              <w:t>ERVENYTELEN_ALAIRAS</w:t>
            </w:r>
          </w:p>
        </w:tc>
        <w:tc>
          <w:tcPr>
            <w:tcW w:w="5611" w:type="dxa"/>
            <w:shd w:val="clear" w:color="auto" w:fill="D9D9D9" w:themeFill="background1" w:themeFillShade="D9"/>
          </w:tcPr>
          <w:p w14:paraId="6842469F" w14:textId="77777777" w:rsidR="0084259D" w:rsidRDefault="0084259D" w:rsidP="0084259D">
            <w:r>
              <w:t>Érvénytelen aláírás</w:t>
            </w:r>
          </w:p>
        </w:tc>
      </w:tr>
      <w:tr w:rsidR="0084259D" w14:paraId="1CB7B095" w14:textId="77777777" w:rsidTr="0084259D">
        <w:tc>
          <w:tcPr>
            <w:tcW w:w="3454" w:type="dxa"/>
            <w:shd w:val="clear" w:color="auto" w:fill="D9D9D9" w:themeFill="background1" w:themeFillShade="D9"/>
          </w:tcPr>
          <w:p w14:paraId="710064E5" w14:textId="06A81B49" w:rsidR="0084259D" w:rsidRPr="0019127B" w:rsidRDefault="0084259D" w:rsidP="0084259D">
            <w:r w:rsidRPr="00A61E75">
              <w:rPr>
                <w:sz w:val="20"/>
                <w:szCs w:val="20"/>
              </w:rPr>
              <w:t>ERVENYTELEN_ADOALANY_AZONOSITO</w:t>
            </w:r>
          </w:p>
        </w:tc>
        <w:tc>
          <w:tcPr>
            <w:tcW w:w="5611" w:type="dxa"/>
            <w:shd w:val="clear" w:color="auto" w:fill="D9D9D9" w:themeFill="background1" w:themeFillShade="D9"/>
          </w:tcPr>
          <w:p w14:paraId="372B8C72" w14:textId="77777777" w:rsidR="0084259D" w:rsidRPr="0019127B" w:rsidRDefault="0084259D" w:rsidP="0084259D">
            <w:r>
              <w:t>Érvénytelen adóalany azonosító</w:t>
            </w:r>
          </w:p>
        </w:tc>
      </w:tr>
      <w:tr w:rsidR="0084259D" w14:paraId="790273AF" w14:textId="77777777" w:rsidTr="0084259D">
        <w:tc>
          <w:tcPr>
            <w:tcW w:w="3454" w:type="dxa"/>
            <w:shd w:val="clear" w:color="auto" w:fill="D9D9D9" w:themeFill="background1" w:themeFillShade="D9"/>
          </w:tcPr>
          <w:p w14:paraId="4DFDFC53" w14:textId="2ED75AAA" w:rsidR="0084259D" w:rsidRPr="0019127B" w:rsidRDefault="0084259D" w:rsidP="0084259D">
            <w:r w:rsidRPr="00A61E75">
              <w:t>JOGOSULTSAG_ELLENORZES_PROBLEMA</w:t>
            </w:r>
          </w:p>
        </w:tc>
        <w:tc>
          <w:tcPr>
            <w:tcW w:w="5611" w:type="dxa"/>
            <w:shd w:val="clear" w:color="auto" w:fill="D9D9D9" w:themeFill="background1" w:themeFillShade="D9"/>
          </w:tcPr>
          <w:p w14:paraId="23C5DED6" w14:textId="77777777" w:rsidR="0084259D" w:rsidRPr="0019127B" w:rsidRDefault="0084259D" w:rsidP="0084259D">
            <w:r w:rsidRPr="008520F8">
              <w:t>A</w:t>
            </w:r>
            <w:r>
              <w:t xml:space="preserve">z EKNYI </w:t>
            </w:r>
            <w:r w:rsidRPr="008520F8">
              <w:t>jogosultságvizsgálat nem érhető el</w:t>
            </w:r>
          </w:p>
        </w:tc>
      </w:tr>
      <w:tr w:rsidR="0084259D" w14:paraId="0AD75A8E" w14:textId="77777777" w:rsidTr="0084259D">
        <w:tc>
          <w:tcPr>
            <w:tcW w:w="3454" w:type="dxa"/>
            <w:shd w:val="clear" w:color="auto" w:fill="D9D9D9" w:themeFill="background1" w:themeFillShade="D9"/>
          </w:tcPr>
          <w:p w14:paraId="6E1CE666" w14:textId="1396087F" w:rsidR="0084259D" w:rsidRPr="0019127B" w:rsidRDefault="0084259D" w:rsidP="0084259D">
            <w:r w:rsidRPr="00A61E75">
              <w:t>NINCS_JOGOSULTSAG</w:t>
            </w:r>
          </w:p>
        </w:tc>
        <w:tc>
          <w:tcPr>
            <w:tcW w:w="5611" w:type="dxa"/>
            <w:shd w:val="clear" w:color="auto" w:fill="D9D9D9" w:themeFill="background1" w:themeFillShade="D9"/>
          </w:tcPr>
          <w:p w14:paraId="65BFD18F" w14:textId="77777777" w:rsidR="0084259D" w:rsidRPr="0019127B" w:rsidRDefault="0084259D" w:rsidP="0084259D">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84259D" w14:paraId="265AF9BE" w14:textId="77777777" w:rsidTr="0084259D">
        <w:tc>
          <w:tcPr>
            <w:tcW w:w="3454" w:type="dxa"/>
            <w:shd w:val="clear" w:color="auto" w:fill="D9D9D9" w:themeFill="background1" w:themeFillShade="D9"/>
          </w:tcPr>
          <w:p w14:paraId="02B9B9E1" w14:textId="2EAE3877" w:rsidR="0084259D" w:rsidRDefault="002348F2" w:rsidP="0084259D">
            <w:ins w:id="325" w:author="Nánássy László" w:date="2026-05-05T12:42:00Z" w16du:dateUtc="2026-05-05T10:42:00Z">
              <w:r>
                <w:t>NINCS_ADAT</w:t>
              </w:r>
            </w:ins>
            <w:del w:id="326" w:author="Nánássy László" w:date="2026-05-05T12:42:00Z" w16du:dateUtc="2026-05-05T10:42:00Z">
              <w:r w:rsidR="0084259D" w:rsidRPr="00D33545" w:rsidDel="002348F2">
                <w:delText>ADAT_NEM_ERHETO_EL</w:delText>
              </w:r>
            </w:del>
          </w:p>
        </w:tc>
        <w:tc>
          <w:tcPr>
            <w:tcW w:w="5611" w:type="dxa"/>
            <w:shd w:val="clear" w:color="auto" w:fill="D9D9D9" w:themeFill="background1" w:themeFillShade="D9"/>
          </w:tcPr>
          <w:p w14:paraId="2A1C9A5F" w14:textId="4F9DB5B1" w:rsidR="0084259D" w:rsidRDefault="0084259D" w:rsidP="0084259D">
            <w:pPr>
              <w:autoSpaceDE w:val="0"/>
              <w:autoSpaceDN w:val="0"/>
              <w:adjustRightInd w:val="0"/>
              <w:spacing w:after="80"/>
            </w:pPr>
            <w:r w:rsidRPr="005C5A8D">
              <w:t>Nem áll rendelkezésre </w:t>
            </w:r>
            <w:del w:id="327" w:author="Nánássy László" w:date="2026-05-05T12:42:00Z" w16du:dateUtc="2026-05-05T10:42:00Z">
              <w:r w:rsidRPr="005C5A8D" w:rsidDel="002348F2">
                <w:delText> </w:delText>
              </w:r>
            </w:del>
            <w:r w:rsidRPr="005C5A8D">
              <w:t>adat</w:t>
            </w:r>
          </w:p>
        </w:tc>
      </w:tr>
      <w:tr w:rsidR="0084259D" w14:paraId="71E08057" w14:textId="77777777" w:rsidTr="0084259D">
        <w:tc>
          <w:tcPr>
            <w:tcW w:w="3454" w:type="dxa"/>
            <w:shd w:val="clear" w:color="auto" w:fill="D9D9D9" w:themeFill="background1" w:themeFillShade="D9"/>
          </w:tcPr>
          <w:p w14:paraId="1CBACFFE" w14:textId="747F14F0" w:rsidR="0084259D" w:rsidRDefault="0084259D" w:rsidP="0084259D">
            <w:r w:rsidRPr="0084259D">
              <w:t>LEKERDEZES_NEM_TELJESITHETO</w:t>
            </w:r>
          </w:p>
        </w:tc>
        <w:tc>
          <w:tcPr>
            <w:tcW w:w="5611" w:type="dxa"/>
            <w:shd w:val="clear" w:color="auto" w:fill="D9D9D9" w:themeFill="background1" w:themeFillShade="D9"/>
          </w:tcPr>
          <w:p w14:paraId="45CA02F6" w14:textId="2A9A5131" w:rsidR="0084259D" w:rsidRPr="005C5A8D" w:rsidRDefault="0084259D" w:rsidP="0084259D">
            <w:pPr>
              <w:autoSpaceDE w:val="0"/>
              <w:autoSpaceDN w:val="0"/>
              <w:adjustRightInd w:val="0"/>
              <w:spacing w:after="80"/>
            </w:pPr>
            <w:r w:rsidRPr="005C5A8D">
              <w:t>A lekérdezés a könyvelési adatok alapján jelenleg nem teljesíthető. Kérjük, forduljon ügyfélszolgálatunkhoz!</w:t>
            </w:r>
          </w:p>
        </w:tc>
      </w:tr>
      <w:tr w:rsidR="0084259D" w14:paraId="09F89A41" w14:textId="77777777" w:rsidTr="0084259D">
        <w:tc>
          <w:tcPr>
            <w:tcW w:w="3454" w:type="dxa"/>
            <w:shd w:val="clear" w:color="auto" w:fill="D9D9D9" w:themeFill="background1" w:themeFillShade="D9"/>
          </w:tcPr>
          <w:p w14:paraId="0B2BC698" w14:textId="3F3C3D84" w:rsidR="0084259D" w:rsidRDefault="0084259D" w:rsidP="0084259D">
            <w:r w:rsidRPr="00D33545">
              <w:t>EGYEB_HIBA</w:t>
            </w:r>
          </w:p>
        </w:tc>
        <w:tc>
          <w:tcPr>
            <w:tcW w:w="5611" w:type="dxa"/>
            <w:shd w:val="clear" w:color="auto" w:fill="D9D9D9" w:themeFill="background1" w:themeFillShade="D9"/>
          </w:tcPr>
          <w:p w14:paraId="296E5D28" w14:textId="77777777" w:rsidR="0084259D" w:rsidRDefault="0084259D" w:rsidP="0084259D">
            <w:pPr>
              <w:autoSpaceDE w:val="0"/>
              <w:autoSpaceDN w:val="0"/>
              <w:adjustRightInd w:val="0"/>
              <w:spacing w:after="80"/>
            </w:pPr>
            <w:r>
              <w:t>Egyéb h</w:t>
            </w:r>
            <w:r w:rsidRPr="008520F8">
              <w:t>iba lépett fel a művelet végrehajtása közben</w:t>
            </w:r>
          </w:p>
        </w:tc>
      </w:tr>
    </w:tbl>
    <w:p w14:paraId="34EBF842" w14:textId="77777777" w:rsidR="00062EDD" w:rsidRDefault="00062EDD">
      <w:pPr>
        <w:rPr>
          <w:rFonts w:ascii="Times New Roman" w:eastAsia="Times New Roman" w:hAnsi="Times New Roman" w:cs="Times New Roman"/>
          <w:b/>
          <w:sz w:val="30"/>
        </w:rPr>
      </w:pPr>
    </w:p>
    <w:p w14:paraId="5188D308" w14:textId="2580A2C5" w:rsidR="00811367" w:rsidRPr="003B618D" w:rsidRDefault="00811367" w:rsidP="00811367">
      <w:pPr>
        <w:pStyle w:val="Cmsor2"/>
        <w:numPr>
          <w:ilvl w:val="2"/>
          <w:numId w:val="3"/>
        </w:numPr>
        <w:rPr>
          <w:i/>
          <w:iCs/>
          <w:sz w:val="24"/>
          <w:szCs w:val="24"/>
        </w:rPr>
      </w:pPr>
      <w:bookmarkStart w:id="328" w:name="_Toc228879315"/>
      <w:r>
        <w:rPr>
          <w:i/>
          <w:iCs/>
          <w:sz w:val="24"/>
          <w:szCs w:val="24"/>
        </w:rPr>
        <w:t>Hiányzó bevallás lekérdezés művelet</w:t>
      </w:r>
      <w:bookmarkEnd w:id="328"/>
    </w:p>
    <w:p w14:paraId="0914B8EB" w14:textId="77777777" w:rsidR="00811367" w:rsidRPr="00D4717D" w:rsidRDefault="00811367" w:rsidP="00811367">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204"/>
        <w:gridCol w:w="7861"/>
      </w:tblGrid>
      <w:tr w:rsidR="00811367" w14:paraId="2E009479" w14:textId="77777777" w:rsidTr="00981924">
        <w:tc>
          <w:tcPr>
            <w:tcW w:w="1980" w:type="dxa"/>
            <w:shd w:val="clear" w:color="auto" w:fill="D9D9D9" w:themeFill="background1" w:themeFillShade="D9"/>
          </w:tcPr>
          <w:p w14:paraId="7B06CF22" w14:textId="77777777" w:rsidR="00811367" w:rsidRPr="00B30389" w:rsidRDefault="00811367" w:rsidP="00981924">
            <w:pPr>
              <w:rPr>
                <w:b/>
                <w:bCs/>
              </w:rPr>
            </w:pPr>
            <w:r w:rsidRPr="00B30389">
              <w:rPr>
                <w:b/>
                <w:bCs/>
              </w:rPr>
              <w:t>művelet</w:t>
            </w:r>
          </w:p>
        </w:tc>
        <w:tc>
          <w:tcPr>
            <w:tcW w:w="7085" w:type="dxa"/>
            <w:shd w:val="clear" w:color="auto" w:fill="D9D9D9" w:themeFill="background1" w:themeFillShade="D9"/>
          </w:tcPr>
          <w:p w14:paraId="4F453B4B" w14:textId="26EB2432" w:rsidR="00811367" w:rsidRDefault="004F036F" w:rsidP="00981924">
            <w:r w:rsidRPr="004F036F">
              <w:t>getHianyzoBevallas</w:t>
            </w:r>
          </w:p>
        </w:tc>
      </w:tr>
      <w:tr w:rsidR="00811367" w14:paraId="2A4F30F6" w14:textId="77777777" w:rsidTr="00981924">
        <w:tc>
          <w:tcPr>
            <w:tcW w:w="1980" w:type="dxa"/>
            <w:shd w:val="clear" w:color="auto" w:fill="D9D9D9" w:themeFill="background1" w:themeFillShade="D9"/>
          </w:tcPr>
          <w:p w14:paraId="674CB2D5" w14:textId="77777777" w:rsidR="00811367" w:rsidRPr="00B30389" w:rsidRDefault="00811367" w:rsidP="00981924">
            <w:pPr>
              <w:rPr>
                <w:b/>
                <w:bCs/>
              </w:rPr>
            </w:pPr>
            <w:r w:rsidRPr="00B30389">
              <w:rPr>
                <w:b/>
                <w:bCs/>
              </w:rPr>
              <w:t>művelettípus</w:t>
            </w:r>
          </w:p>
        </w:tc>
        <w:tc>
          <w:tcPr>
            <w:tcW w:w="7085" w:type="dxa"/>
            <w:shd w:val="clear" w:color="auto" w:fill="D9D9D9" w:themeFill="background1" w:themeFillShade="D9"/>
          </w:tcPr>
          <w:p w14:paraId="04757D29" w14:textId="77777777" w:rsidR="00811367" w:rsidRDefault="00811367" w:rsidP="00981924">
            <w:r>
              <w:t>GET</w:t>
            </w:r>
          </w:p>
        </w:tc>
      </w:tr>
      <w:tr w:rsidR="00811367" w14:paraId="17D01E0D" w14:textId="77777777" w:rsidTr="00981924">
        <w:tc>
          <w:tcPr>
            <w:tcW w:w="1980" w:type="dxa"/>
            <w:shd w:val="clear" w:color="auto" w:fill="D9D9D9" w:themeFill="background1" w:themeFillShade="D9"/>
          </w:tcPr>
          <w:p w14:paraId="3B162782" w14:textId="77777777" w:rsidR="00811367" w:rsidRPr="00B30389" w:rsidRDefault="00811367" w:rsidP="00981924">
            <w:pPr>
              <w:rPr>
                <w:b/>
                <w:bCs/>
              </w:rPr>
            </w:pPr>
            <w:r w:rsidRPr="00B30389">
              <w:rPr>
                <w:b/>
                <w:bCs/>
              </w:rPr>
              <w:t>path</w:t>
            </w:r>
          </w:p>
        </w:tc>
        <w:tc>
          <w:tcPr>
            <w:tcW w:w="7085" w:type="dxa"/>
            <w:shd w:val="clear" w:color="auto" w:fill="D9D9D9" w:themeFill="background1" w:themeFillShade="D9"/>
          </w:tcPr>
          <w:p w14:paraId="5BF66D68" w14:textId="0CFD8466" w:rsidR="00811367" w:rsidRDefault="00811367" w:rsidP="00981924">
            <w:r w:rsidRPr="003542DD">
              <w:t>/NavM2m</w:t>
            </w:r>
            <w:r w:rsidR="004F036F">
              <w:t>Adozo</w:t>
            </w:r>
            <w:r w:rsidRPr="003542DD">
              <w:t>/</w:t>
            </w:r>
            <w:r w:rsidR="004F036F">
              <w:t>adozo</w:t>
            </w:r>
            <w:r w:rsidRPr="003542DD">
              <w:t>Service/</w:t>
            </w:r>
            <w:r w:rsidR="004F036F" w:rsidRPr="004F036F">
              <w:t>HianyzoBevallas</w:t>
            </w:r>
          </w:p>
        </w:tc>
      </w:tr>
      <w:tr w:rsidR="00811367" w14:paraId="124838B3" w14:textId="77777777" w:rsidTr="00981924">
        <w:tc>
          <w:tcPr>
            <w:tcW w:w="1980" w:type="dxa"/>
            <w:shd w:val="clear" w:color="auto" w:fill="D9D9D9" w:themeFill="background1" w:themeFillShade="D9"/>
          </w:tcPr>
          <w:p w14:paraId="261DA873" w14:textId="77777777" w:rsidR="00811367" w:rsidRPr="00B30389" w:rsidRDefault="00811367" w:rsidP="00981924">
            <w:pPr>
              <w:rPr>
                <w:b/>
                <w:bCs/>
              </w:rPr>
            </w:pPr>
            <w:r>
              <w:rPr>
                <w:b/>
                <w:bCs/>
              </w:rPr>
              <w:t>OpenAPI</w:t>
            </w:r>
          </w:p>
        </w:tc>
        <w:tc>
          <w:tcPr>
            <w:tcW w:w="7085" w:type="dxa"/>
            <w:shd w:val="clear" w:color="auto" w:fill="D9D9D9" w:themeFill="background1" w:themeFillShade="D9"/>
          </w:tcPr>
          <w:p w14:paraId="5AD40171" w14:textId="5DD61DF5" w:rsidR="00811367" w:rsidRPr="00D42669" w:rsidRDefault="00EC595A" w:rsidP="00981924">
            <w:hyperlink r:id="rId17" w:anchor="/AdozoService/getHianyzoBevallas" w:history="1">
              <w:r w:rsidRPr="001E2F18">
                <w:rPr>
                  <w:rStyle w:val="Hiperhivatkozs"/>
                </w:rPr>
                <w:t>https://app.swaggerhub.com/apis//NAVGOVHU/</w:t>
              </w:r>
              <w:r w:rsidR="00CD55F2">
                <w:rPr>
                  <w:rStyle w:val="Hiperhivatkozs"/>
                </w:rPr>
                <w:t>NavM2mAdozo</w:t>
              </w:r>
              <w:r w:rsidRPr="001E2F18">
                <w:rPr>
                  <w:rStyle w:val="Hiperhivatkozs"/>
                </w:rPr>
                <w:t>/1.0#/AdozoService/getHianyzoBevallas</w:t>
              </w:r>
            </w:hyperlink>
          </w:p>
        </w:tc>
      </w:tr>
      <w:tr w:rsidR="00811367" w14:paraId="35EEBBF3" w14:textId="77777777" w:rsidTr="00981924">
        <w:tc>
          <w:tcPr>
            <w:tcW w:w="1980" w:type="dxa"/>
            <w:shd w:val="clear" w:color="auto" w:fill="D9D9D9" w:themeFill="background1" w:themeFillShade="D9"/>
          </w:tcPr>
          <w:p w14:paraId="77B3ED09" w14:textId="77777777" w:rsidR="00811367" w:rsidRPr="00B30389" w:rsidRDefault="00811367" w:rsidP="00981924">
            <w:pPr>
              <w:rPr>
                <w:b/>
                <w:bCs/>
              </w:rPr>
            </w:pPr>
            <w:r w:rsidRPr="00B30389">
              <w:rPr>
                <w:b/>
                <w:bCs/>
              </w:rPr>
              <w:t>leírás</w:t>
            </w:r>
          </w:p>
        </w:tc>
        <w:tc>
          <w:tcPr>
            <w:tcW w:w="7085" w:type="dxa"/>
            <w:shd w:val="clear" w:color="auto" w:fill="D9D9D9" w:themeFill="background1" w:themeFillShade="D9"/>
          </w:tcPr>
          <w:p w14:paraId="4C997372" w14:textId="57EB65C9" w:rsidR="00811367" w:rsidRPr="00D4717D" w:rsidRDefault="00811367"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Hiányzó bevallás adatok</w:t>
            </w:r>
            <w:r w:rsidRPr="00D4717D">
              <w:rPr>
                <w:rFonts w:eastAsiaTheme="minorEastAsia"/>
                <w:color w:val="auto"/>
                <w:sz w:val="20"/>
                <w:szCs w:val="20"/>
              </w:rPr>
              <w:t xml:space="preserve"> biztosító művelet. </w:t>
            </w:r>
            <w:r>
              <w:rPr>
                <w:rFonts w:eastAsiaTheme="minorEastAsia"/>
                <w:color w:val="auto"/>
                <w:sz w:val="20"/>
                <w:szCs w:val="20"/>
              </w:rPr>
              <w:t>Visszaadja a képviselő egy képviseltjének hiányzó bevallás adatait.</w:t>
            </w:r>
          </w:p>
        </w:tc>
      </w:tr>
    </w:tbl>
    <w:p w14:paraId="22AD2375" w14:textId="77777777" w:rsidR="00811367" w:rsidRDefault="00811367" w:rsidP="00811367"/>
    <w:p w14:paraId="67361299" w14:textId="77777777" w:rsidR="00811367" w:rsidRDefault="00811367" w:rsidP="00811367">
      <w:pPr>
        <w:rPr>
          <w:b/>
          <w:bCs/>
          <w:u w:val="single"/>
        </w:rPr>
      </w:pPr>
      <w:r w:rsidRPr="00D4717D">
        <w:rPr>
          <w:b/>
          <w:bCs/>
          <w:u w:val="single"/>
        </w:rPr>
        <w:t>Bemenő paraméterek:</w:t>
      </w:r>
    </w:p>
    <w:p w14:paraId="20746248" w14:textId="77777777" w:rsidR="00811367" w:rsidRDefault="00811367" w:rsidP="00811367">
      <w:r w:rsidRPr="000244A0">
        <w:t>Lásd. a 6.1.1 fejezetet</w:t>
      </w:r>
    </w:p>
    <w:p w14:paraId="2BEB30CF" w14:textId="77777777" w:rsidR="00811367" w:rsidRPr="007D1C33" w:rsidRDefault="00811367" w:rsidP="00811367">
      <w:pPr>
        <w:rPr>
          <w:b/>
          <w:bCs/>
          <w:u w:val="single"/>
        </w:rPr>
      </w:pPr>
      <w:r w:rsidRPr="007523CD">
        <w:rPr>
          <w:b/>
          <w:bCs/>
          <w:u w:val="single"/>
        </w:rPr>
        <w:t>Válasz:</w:t>
      </w:r>
    </w:p>
    <w:p w14:paraId="78BC4811" w14:textId="3A5DCAB2" w:rsidR="00811367" w:rsidRDefault="00811367" w:rsidP="00811367">
      <w:r>
        <w:t>A G</w:t>
      </w:r>
      <w:r w:rsidRPr="0098156A">
        <w:t>e</w:t>
      </w:r>
      <w:r>
        <w:t>t</w:t>
      </w:r>
      <w:r w:rsidR="00EC595A" w:rsidRPr="004F036F">
        <w:t>HianyzoBevallas</w:t>
      </w:r>
      <w:r>
        <w:t>Response</w:t>
      </w:r>
      <w:r w:rsidRPr="00B30389">
        <w:t>Ty</w:t>
      </w:r>
      <w:r>
        <w:t>pe 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1838"/>
        <w:gridCol w:w="2834"/>
        <w:gridCol w:w="1135"/>
        <w:gridCol w:w="3260"/>
      </w:tblGrid>
      <w:tr w:rsidR="00811367" w14:paraId="66AE7B2A" w14:textId="77777777" w:rsidTr="00981924">
        <w:tc>
          <w:tcPr>
            <w:tcW w:w="1838" w:type="dxa"/>
            <w:shd w:val="clear" w:color="auto" w:fill="D9D9D9" w:themeFill="background1" w:themeFillShade="D9"/>
          </w:tcPr>
          <w:p w14:paraId="6A25B054" w14:textId="77777777" w:rsidR="00811367" w:rsidRPr="00B30389" w:rsidRDefault="00811367" w:rsidP="00981924">
            <w:pPr>
              <w:jc w:val="center"/>
              <w:rPr>
                <w:b/>
                <w:bCs/>
              </w:rPr>
            </w:pPr>
            <w:r w:rsidRPr="00B30389">
              <w:rPr>
                <w:b/>
                <w:bCs/>
              </w:rPr>
              <w:t>név</w:t>
            </w:r>
          </w:p>
        </w:tc>
        <w:tc>
          <w:tcPr>
            <w:tcW w:w="2834" w:type="dxa"/>
            <w:shd w:val="clear" w:color="auto" w:fill="D9D9D9" w:themeFill="background1" w:themeFillShade="D9"/>
          </w:tcPr>
          <w:p w14:paraId="42EA85F8" w14:textId="77777777" w:rsidR="00811367" w:rsidRPr="00B30389" w:rsidRDefault="00811367" w:rsidP="00981924">
            <w:pPr>
              <w:jc w:val="center"/>
              <w:rPr>
                <w:b/>
                <w:bCs/>
              </w:rPr>
            </w:pPr>
            <w:r w:rsidRPr="00B30389">
              <w:rPr>
                <w:b/>
                <w:bCs/>
              </w:rPr>
              <w:t>típus</w:t>
            </w:r>
          </w:p>
        </w:tc>
        <w:tc>
          <w:tcPr>
            <w:tcW w:w="1135" w:type="dxa"/>
            <w:shd w:val="clear" w:color="auto" w:fill="D9D9D9" w:themeFill="background1" w:themeFillShade="D9"/>
          </w:tcPr>
          <w:p w14:paraId="3A2253CF" w14:textId="77777777" w:rsidR="00811367" w:rsidRPr="00B30389" w:rsidRDefault="00811367" w:rsidP="00981924">
            <w:pPr>
              <w:jc w:val="center"/>
              <w:rPr>
                <w:b/>
                <w:bCs/>
              </w:rPr>
            </w:pPr>
            <w:r>
              <w:rPr>
                <w:b/>
                <w:bCs/>
              </w:rPr>
              <w:t>kötelező</w:t>
            </w:r>
          </w:p>
        </w:tc>
        <w:tc>
          <w:tcPr>
            <w:tcW w:w="3260" w:type="dxa"/>
            <w:shd w:val="clear" w:color="auto" w:fill="D9D9D9" w:themeFill="background1" w:themeFillShade="D9"/>
          </w:tcPr>
          <w:p w14:paraId="51F6086F" w14:textId="77777777" w:rsidR="00811367" w:rsidRPr="00B30389" w:rsidRDefault="00811367" w:rsidP="00981924">
            <w:pPr>
              <w:jc w:val="center"/>
              <w:rPr>
                <w:b/>
                <w:bCs/>
              </w:rPr>
            </w:pPr>
            <w:r w:rsidRPr="00B30389">
              <w:rPr>
                <w:b/>
                <w:bCs/>
              </w:rPr>
              <w:t>leírás</w:t>
            </w:r>
          </w:p>
        </w:tc>
      </w:tr>
      <w:tr w:rsidR="00811367" w14:paraId="0F8BCFAB" w14:textId="77777777" w:rsidTr="00981924">
        <w:tc>
          <w:tcPr>
            <w:tcW w:w="1838" w:type="dxa"/>
            <w:shd w:val="clear" w:color="auto" w:fill="D9D9D9" w:themeFill="background1" w:themeFillShade="D9"/>
          </w:tcPr>
          <w:p w14:paraId="4EB7E93A" w14:textId="347E27B6" w:rsidR="00811367" w:rsidRDefault="00EC595A" w:rsidP="00981924">
            <w:r>
              <w:t>h</w:t>
            </w:r>
            <w:r w:rsidRPr="004F036F">
              <w:t>ianyzoBevallas</w:t>
            </w:r>
          </w:p>
        </w:tc>
        <w:tc>
          <w:tcPr>
            <w:tcW w:w="2834" w:type="dxa"/>
            <w:shd w:val="clear" w:color="auto" w:fill="D9D9D9" w:themeFill="background1" w:themeFillShade="D9"/>
          </w:tcPr>
          <w:p w14:paraId="007B304A" w14:textId="1E1CCEED" w:rsidR="00811367" w:rsidRDefault="00EC595A" w:rsidP="00981924">
            <w:pPr>
              <w:jc w:val="center"/>
            </w:pPr>
            <w:r w:rsidRPr="004F036F">
              <w:t>HianyzoBevallas</w:t>
            </w:r>
          </w:p>
        </w:tc>
        <w:tc>
          <w:tcPr>
            <w:tcW w:w="1135" w:type="dxa"/>
            <w:shd w:val="clear" w:color="auto" w:fill="D9D9D9" w:themeFill="background1" w:themeFillShade="D9"/>
          </w:tcPr>
          <w:p w14:paraId="10F82EAC" w14:textId="77777777" w:rsidR="00811367" w:rsidRDefault="00811367" w:rsidP="00981924">
            <w:pPr>
              <w:jc w:val="center"/>
            </w:pPr>
            <w:r>
              <w:t>nem</w:t>
            </w:r>
          </w:p>
        </w:tc>
        <w:tc>
          <w:tcPr>
            <w:tcW w:w="3260" w:type="dxa"/>
            <w:shd w:val="clear" w:color="auto" w:fill="D9D9D9" w:themeFill="background1" w:themeFillShade="D9"/>
          </w:tcPr>
          <w:p w14:paraId="1C234146" w14:textId="0BA5CD92" w:rsidR="00811367" w:rsidRDefault="00DA47A8" w:rsidP="00981924">
            <w:r>
              <w:t>Hiányzó bevallás</w:t>
            </w:r>
            <w:r w:rsidR="00811367" w:rsidRPr="00B04841">
              <w:t xml:space="preserve"> adatok</w:t>
            </w:r>
          </w:p>
        </w:tc>
      </w:tr>
      <w:tr w:rsidR="00811367" w14:paraId="71853566" w14:textId="77777777" w:rsidTr="00981924">
        <w:tc>
          <w:tcPr>
            <w:tcW w:w="1838" w:type="dxa"/>
            <w:shd w:val="clear" w:color="auto" w:fill="D9D9D9" w:themeFill="background1" w:themeFillShade="D9"/>
          </w:tcPr>
          <w:p w14:paraId="01AA9BEB" w14:textId="77777777" w:rsidR="00811367" w:rsidRPr="000D6741" w:rsidRDefault="00811367" w:rsidP="00981924">
            <w:r>
              <w:t>resultCode</w:t>
            </w:r>
          </w:p>
        </w:tc>
        <w:tc>
          <w:tcPr>
            <w:tcW w:w="2834" w:type="dxa"/>
            <w:shd w:val="clear" w:color="auto" w:fill="D9D9D9" w:themeFill="background1" w:themeFillShade="D9"/>
          </w:tcPr>
          <w:p w14:paraId="092C3877" w14:textId="606FE816" w:rsidR="00811367" w:rsidRDefault="00811367" w:rsidP="00981924">
            <w:pPr>
              <w:jc w:val="center"/>
            </w:pPr>
            <w:r w:rsidRPr="00B04841">
              <w:t>Get</w:t>
            </w:r>
            <w:r w:rsidR="00EC595A" w:rsidRPr="004F036F">
              <w:t>HianyzoBevallas</w:t>
            </w:r>
            <w:r w:rsidRPr="00B04841">
              <w:t>Result</w:t>
            </w:r>
          </w:p>
        </w:tc>
        <w:tc>
          <w:tcPr>
            <w:tcW w:w="1135" w:type="dxa"/>
            <w:shd w:val="clear" w:color="auto" w:fill="D9D9D9" w:themeFill="background1" w:themeFillShade="D9"/>
          </w:tcPr>
          <w:p w14:paraId="007EDDE7" w14:textId="77777777" w:rsidR="00811367" w:rsidRDefault="00811367" w:rsidP="00981924">
            <w:pPr>
              <w:jc w:val="center"/>
            </w:pPr>
            <w:r>
              <w:t>igen</w:t>
            </w:r>
          </w:p>
        </w:tc>
        <w:tc>
          <w:tcPr>
            <w:tcW w:w="3260" w:type="dxa"/>
            <w:shd w:val="clear" w:color="auto" w:fill="D9D9D9" w:themeFill="background1" w:themeFillShade="D9"/>
          </w:tcPr>
          <w:p w14:paraId="1E139D45" w14:textId="77777777" w:rsidR="00811367" w:rsidRDefault="00811367" w:rsidP="00981924">
            <w:r>
              <w:t>Válaszkód</w:t>
            </w:r>
          </w:p>
        </w:tc>
      </w:tr>
      <w:tr w:rsidR="00811367" w14:paraId="4929B819" w14:textId="77777777" w:rsidTr="00981924">
        <w:tc>
          <w:tcPr>
            <w:tcW w:w="1838" w:type="dxa"/>
            <w:shd w:val="clear" w:color="auto" w:fill="D9D9D9" w:themeFill="background1" w:themeFillShade="D9"/>
          </w:tcPr>
          <w:p w14:paraId="1E5E823E" w14:textId="77777777" w:rsidR="00811367" w:rsidRDefault="00811367" w:rsidP="00981924">
            <w:r>
              <w:t>resultMessage</w:t>
            </w:r>
          </w:p>
        </w:tc>
        <w:tc>
          <w:tcPr>
            <w:tcW w:w="2834" w:type="dxa"/>
            <w:shd w:val="clear" w:color="auto" w:fill="D9D9D9" w:themeFill="background1" w:themeFillShade="D9"/>
          </w:tcPr>
          <w:p w14:paraId="2AB7457D" w14:textId="77777777" w:rsidR="00811367" w:rsidRDefault="00811367" w:rsidP="00981924">
            <w:pPr>
              <w:jc w:val="center"/>
            </w:pPr>
            <w:r>
              <w:t>string</w:t>
            </w:r>
          </w:p>
        </w:tc>
        <w:tc>
          <w:tcPr>
            <w:tcW w:w="1135" w:type="dxa"/>
            <w:shd w:val="clear" w:color="auto" w:fill="D9D9D9" w:themeFill="background1" w:themeFillShade="D9"/>
          </w:tcPr>
          <w:p w14:paraId="53F19264" w14:textId="77777777" w:rsidR="00811367" w:rsidRDefault="00811367" w:rsidP="00981924">
            <w:pPr>
              <w:jc w:val="center"/>
            </w:pPr>
            <w:r>
              <w:t>nem</w:t>
            </w:r>
          </w:p>
        </w:tc>
        <w:tc>
          <w:tcPr>
            <w:tcW w:w="3260" w:type="dxa"/>
            <w:shd w:val="clear" w:color="auto" w:fill="D9D9D9" w:themeFill="background1" w:themeFillShade="D9"/>
          </w:tcPr>
          <w:p w14:paraId="7589F931" w14:textId="77777777" w:rsidR="00811367" w:rsidRDefault="00811367" w:rsidP="00981924">
            <w:r>
              <w:t>Válaszüzenet</w:t>
            </w:r>
          </w:p>
        </w:tc>
      </w:tr>
    </w:tbl>
    <w:p w14:paraId="6088751E" w14:textId="77777777" w:rsidR="00811367" w:rsidRDefault="00811367" w:rsidP="00811367"/>
    <w:p w14:paraId="6E01D829" w14:textId="46AE06F1" w:rsidR="00811367" w:rsidRDefault="00811367" w:rsidP="00811367">
      <w:r>
        <w:t xml:space="preserve">A </w:t>
      </w:r>
      <w:r w:rsidR="00873056" w:rsidRPr="004F036F">
        <w:t>HianyzoBevallas</w:t>
      </w:r>
      <w:r w:rsidR="00873056">
        <w:t xml:space="preserve"> </w:t>
      </w:r>
      <w:r>
        <w:t>attribútumai a következők:</w:t>
      </w:r>
    </w:p>
    <w:tbl>
      <w:tblPr>
        <w:tblStyle w:val="Rcsostblzat"/>
        <w:tblW w:w="9067" w:type="dxa"/>
        <w:shd w:val="clear" w:color="auto" w:fill="D9D9D9" w:themeFill="background1" w:themeFillShade="D9"/>
        <w:tblLook w:val="04A0" w:firstRow="1" w:lastRow="0" w:firstColumn="1" w:lastColumn="0" w:noHBand="0" w:noVBand="1"/>
      </w:tblPr>
      <w:tblGrid>
        <w:gridCol w:w="2056"/>
        <w:gridCol w:w="861"/>
        <w:gridCol w:w="1120"/>
        <w:gridCol w:w="5030"/>
      </w:tblGrid>
      <w:tr w:rsidR="00F0346A" w14:paraId="1F582839" w14:textId="77777777" w:rsidTr="00F0346A">
        <w:tc>
          <w:tcPr>
            <w:tcW w:w="1669" w:type="dxa"/>
            <w:shd w:val="clear" w:color="auto" w:fill="D9D9D9" w:themeFill="background1" w:themeFillShade="D9"/>
          </w:tcPr>
          <w:p w14:paraId="57CE9C0C" w14:textId="77777777" w:rsidR="00811367" w:rsidRPr="00B30389" w:rsidRDefault="00811367" w:rsidP="00981924">
            <w:pPr>
              <w:jc w:val="center"/>
              <w:rPr>
                <w:b/>
                <w:bCs/>
              </w:rPr>
            </w:pPr>
            <w:r w:rsidRPr="00B30389">
              <w:rPr>
                <w:b/>
                <w:bCs/>
              </w:rPr>
              <w:t>név</w:t>
            </w:r>
          </w:p>
        </w:tc>
        <w:tc>
          <w:tcPr>
            <w:tcW w:w="878" w:type="dxa"/>
            <w:shd w:val="clear" w:color="auto" w:fill="D9D9D9" w:themeFill="background1" w:themeFillShade="D9"/>
          </w:tcPr>
          <w:p w14:paraId="2C455BA4" w14:textId="77777777" w:rsidR="00811367" w:rsidRPr="00B30389" w:rsidRDefault="00811367" w:rsidP="00981924">
            <w:pPr>
              <w:jc w:val="center"/>
              <w:rPr>
                <w:b/>
                <w:bCs/>
              </w:rPr>
            </w:pPr>
            <w:r w:rsidRPr="00B30389">
              <w:rPr>
                <w:b/>
                <w:bCs/>
              </w:rPr>
              <w:t>típus</w:t>
            </w:r>
          </w:p>
        </w:tc>
        <w:tc>
          <w:tcPr>
            <w:tcW w:w="1134" w:type="dxa"/>
            <w:shd w:val="clear" w:color="auto" w:fill="D9D9D9" w:themeFill="background1" w:themeFillShade="D9"/>
          </w:tcPr>
          <w:p w14:paraId="7BD96FE7" w14:textId="77777777" w:rsidR="00811367" w:rsidRPr="00B30389" w:rsidRDefault="00811367" w:rsidP="00981924">
            <w:pPr>
              <w:jc w:val="center"/>
              <w:rPr>
                <w:b/>
                <w:bCs/>
              </w:rPr>
            </w:pPr>
            <w:r>
              <w:rPr>
                <w:b/>
                <w:bCs/>
              </w:rPr>
              <w:t>kötelező</w:t>
            </w:r>
          </w:p>
        </w:tc>
        <w:tc>
          <w:tcPr>
            <w:tcW w:w="5386" w:type="dxa"/>
            <w:shd w:val="clear" w:color="auto" w:fill="D9D9D9" w:themeFill="background1" w:themeFillShade="D9"/>
          </w:tcPr>
          <w:p w14:paraId="5FA6DC24" w14:textId="77777777" w:rsidR="00811367" w:rsidRPr="00B30389" w:rsidRDefault="00811367" w:rsidP="00981924">
            <w:pPr>
              <w:jc w:val="center"/>
              <w:rPr>
                <w:b/>
                <w:bCs/>
              </w:rPr>
            </w:pPr>
            <w:r w:rsidRPr="00B30389">
              <w:rPr>
                <w:b/>
                <w:bCs/>
              </w:rPr>
              <w:t>leírás</w:t>
            </w:r>
          </w:p>
        </w:tc>
      </w:tr>
      <w:tr w:rsidR="00F0346A" w14:paraId="49D8DBEE" w14:textId="77777777" w:rsidTr="00F0346A">
        <w:tc>
          <w:tcPr>
            <w:tcW w:w="1669" w:type="dxa"/>
            <w:shd w:val="clear" w:color="auto" w:fill="D9D9D9" w:themeFill="background1" w:themeFillShade="D9"/>
          </w:tcPr>
          <w:p w14:paraId="140BCFB4" w14:textId="00DFD5BF" w:rsidR="00811367" w:rsidRDefault="00B77058" w:rsidP="00981924">
            <w:r w:rsidRPr="00B77058">
              <w:t>bevallasMegnevezes</w:t>
            </w:r>
          </w:p>
        </w:tc>
        <w:tc>
          <w:tcPr>
            <w:tcW w:w="878" w:type="dxa"/>
            <w:shd w:val="clear" w:color="auto" w:fill="D9D9D9" w:themeFill="background1" w:themeFillShade="D9"/>
          </w:tcPr>
          <w:p w14:paraId="242BDA53" w14:textId="78AAFD73" w:rsidR="00811367" w:rsidRDefault="00F0346A" w:rsidP="00981924">
            <w:pPr>
              <w:jc w:val="center"/>
            </w:pPr>
            <w:r>
              <w:t>string</w:t>
            </w:r>
          </w:p>
        </w:tc>
        <w:tc>
          <w:tcPr>
            <w:tcW w:w="1134" w:type="dxa"/>
            <w:shd w:val="clear" w:color="auto" w:fill="D9D9D9" w:themeFill="background1" w:themeFillShade="D9"/>
          </w:tcPr>
          <w:p w14:paraId="416362E4" w14:textId="7FBDC746" w:rsidR="00811367" w:rsidRDefault="00F0346A" w:rsidP="00981924">
            <w:pPr>
              <w:jc w:val="center"/>
            </w:pPr>
            <w:r>
              <w:t>igen</w:t>
            </w:r>
          </w:p>
        </w:tc>
        <w:tc>
          <w:tcPr>
            <w:tcW w:w="5386" w:type="dxa"/>
            <w:shd w:val="clear" w:color="auto" w:fill="D9D9D9" w:themeFill="background1" w:themeFillShade="D9"/>
          </w:tcPr>
          <w:p w14:paraId="1CD59C46" w14:textId="03CA14D3" w:rsidR="00811367" w:rsidRDefault="00F0346A" w:rsidP="00981924">
            <w:r w:rsidRPr="00F0346A">
              <w:t>Hiányzó bevallás neve</w:t>
            </w:r>
          </w:p>
        </w:tc>
      </w:tr>
      <w:tr w:rsidR="00F0346A" w14:paraId="5DD97227" w14:textId="77777777" w:rsidTr="00F0346A">
        <w:tc>
          <w:tcPr>
            <w:tcW w:w="1669" w:type="dxa"/>
            <w:shd w:val="clear" w:color="auto" w:fill="D9D9D9" w:themeFill="background1" w:themeFillShade="D9"/>
          </w:tcPr>
          <w:p w14:paraId="1F7A23A3" w14:textId="262B4A13" w:rsidR="00811367" w:rsidRDefault="00B77058" w:rsidP="00981924">
            <w:r w:rsidRPr="00B77058">
              <w:t>bevallasTipus</w:t>
            </w:r>
          </w:p>
        </w:tc>
        <w:tc>
          <w:tcPr>
            <w:tcW w:w="878" w:type="dxa"/>
            <w:shd w:val="clear" w:color="auto" w:fill="D9D9D9" w:themeFill="background1" w:themeFillShade="D9"/>
          </w:tcPr>
          <w:p w14:paraId="2BB5E674" w14:textId="151ECD88" w:rsidR="00811367" w:rsidRDefault="00F0346A" w:rsidP="00981924">
            <w:pPr>
              <w:jc w:val="center"/>
            </w:pPr>
            <w:r>
              <w:t>string</w:t>
            </w:r>
          </w:p>
        </w:tc>
        <w:tc>
          <w:tcPr>
            <w:tcW w:w="1134" w:type="dxa"/>
            <w:shd w:val="clear" w:color="auto" w:fill="D9D9D9" w:themeFill="background1" w:themeFillShade="D9"/>
          </w:tcPr>
          <w:p w14:paraId="7C56B97E" w14:textId="21A8A41C" w:rsidR="00811367" w:rsidRDefault="00F0346A" w:rsidP="00981924">
            <w:pPr>
              <w:jc w:val="center"/>
            </w:pPr>
            <w:r>
              <w:t>igen</w:t>
            </w:r>
          </w:p>
        </w:tc>
        <w:tc>
          <w:tcPr>
            <w:tcW w:w="5386" w:type="dxa"/>
            <w:shd w:val="clear" w:color="auto" w:fill="D9D9D9" w:themeFill="background1" w:themeFillShade="D9"/>
          </w:tcPr>
          <w:p w14:paraId="2617104F" w14:textId="03FF4932" w:rsidR="00811367" w:rsidRDefault="00F0346A" w:rsidP="00981924">
            <w:r w:rsidRPr="00F0346A">
              <w:t>Hiányzó bevallás típusa</w:t>
            </w:r>
          </w:p>
        </w:tc>
      </w:tr>
      <w:tr w:rsidR="00F0346A" w14:paraId="0380687E" w14:textId="77777777" w:rsidTr="00F0346A">
        <w:tc>
          <w:tcPr>
            <w:tcW w:w="1669" w:type="dxa"/>
            <w:shd w:val="clear" w:color="auto" w:fill="D9D9D9" w:themeFill="background1" w:themeFillShade="D9"/>
          </w:tcPr>
          <w:p w14:paraId="79FD18A2" w14:textId="093A7A1E" w:rsidR="00F0346A" w:rsidRPr="005572E8" w:rsidRDefault="00B77058" w:rsidP="00F0346A">
            <w:r w:rsidRPr="00B77058">
              <w:t>bevallasAzonosito</w:t>
            </w:r>
          </w:p>
        </w:tc>
        <w:tc>
          <w:tcPr>
            <w:tcW w:w="878" w:type="dxa"/>
            <w:shd w:val="clear" w:color="auto" w:fill="D9D9D9" w:themeFill="background1" w:themeFillShade="D9"/>
          </w:tcPr>
          <w:p w14:paraId="7DA6F037" w14:textId="7068A618" w:rsidR="00F0346A" w:rsidRDefault="00F0346A" w:rsidP="00F0346A">
            <w:pPr>
              <w:jc w:val="center"/>
            </w:pPr>
            <w:r>
              <w:t>string</w:t>
            </w:r>
          </w:p>
        </w:tc>
        <w:tc>
          <w:tcPr>
            <w:tcW w:w="1134" w:type="dxa"/>
            <w:shd w:val="clear" w:color="auto" w:fill="D9D9D9" w:themeFill="background1" w:themeFillShade="D9"/>
          </w:tcPr>
          <w:p w14:paraId="085A6771" w14:textId="4590FCB5" w:rsidR="00F0346A" w:rsidRDefault="00F0346A" w:rsidP="00F0346A">
            <w:pPr>
              <w:jc w:val="center"/>
            </w:pPr>
            <w:r>
              <w:t>igen</w:t>
            </w:r>
          </w:p>
        </w:tc>
        <w:tc>
          <w:tcPr>
            <w:tcW w:w="5386" w:type="dxa"/>
            <w:shd w:val="clear" w:color="auto" w:fill="D9D9D9" w:themeFill="background1" w:themeFillShade="D9"/>
          </w:tcPr>
          <w:p w14:paraId="0F3F1E77" w14:textId="1490936C" w:rsidR="00F0346A" w:rsidRPr="005572E8" w:rsidRDefault="00F0346A" w:rsidP="00F0346A">
            <w:r w:rsidRPr="00F0346A">
              <w:t>Hiányzó bevallás azonosítója</w:t>
            </w:r>
          </w:p>
        </w:tc>
      </w:tr>
      <w:tr w:rsidR="00F0346A" w14:paraId="03FA811F" w14:textId="77777777" w:rsidTr="00F0346A">
        <w:tc>
          <w:tcPr>
            <w:tcW w:w="1669" w:type="dxa"/>
            <w:shd w:val="clear" w:color="auto" w:fill="D9D9D9" w:themeFill="background1" w:themeFillShade="D9"/>
          </w:tcPr>
          <w:p w14:paraId="70355228" w14:textId="1FF129C1" w:rsidR="00F0346A" w:rsidRPr="00EC653C" w:rsidRDefault="00B77058" w:rsidP="00F0346A">
            <w:r w:rsidRPr="00B77058">
              <w:t>bevallasIdoszak</w:t>
            </w:r>
          </w:p>
        </w:tc>
        <w:tc>
          <w:tcPr>
            <w:tcW w:w="878" w:type="dxa"/>
            <w:shd w:val="clear" w:color="auto" w:fill="D9D9D9" w:themeFill="background1" w:themeFillShade="D9"/>
          </w:tcPr>
          <w:p w14:paraId="489DC510" w14:textId="11C94931" w:rsidR="00F0346A" w:rsidRDefault="00F0346A" w:rsidP="00F0346A">
            <w:pPr>
              <w:jc w:val="center"/>
            </w:pPr>
            <w:r>
              <w:t>string</w:t>
            </w:r>
          </w:p>
        </w:tc>
        <w:tc>
          <w:tcPr>
            <w:tcW w:w="1134" w:type="dxa"/>
            <w:shd w:val="clear" w:color="auto" w:fill="D9D9D9" w:themeFill="background1" w:themeFillShade="D9"/>
          </w:tcPr>
          <w:p w14:paraId="679DCC74" w14:textId="73D9C67F" w:rsidR="00F0346A" w:rsidRDefault="00F0346A" w:rsidP="00F0346A">
            <w:pPr>
              <w:jc w:val="center"/>
            </w:pPr>
            <w:r>
              <w:t>igen</w:t>
            </w:r>
          </w:p>
        </w:tc>
        <w:tc>
          <w:tcPr>
            <w:tcW w:w="5386" w:type="dxa"/>
            <w:shd w:val="clear" w:color="auto" w:fill="D9D9D9" w:themeFill="background1" w:themeFillShade="D9"/>
          </w:tcPr>
          <w:p w14:paraId="2BB96F95" w14:textId="0D8846D8" w:rsidR="00F0346A" w:rsidRPr="005572E8" w:rsidRDefault="00F0346A" w:rsidP="00F0346A">
            <w:r w:rsidRPr="00F0346A">
              <w:t xml:space="preserve">Hiányzó bevallás időszaka (év/időszak száma {havi, vagy negyedéves bevallásnál}/időszak típusa {pl. hó, negyedév, év}) visszaadott érték pontos jelölése: éves időszak esetén az év utolsó két számjegye, pl. 21-es évi bevallás éves időszaka: 21, negyedéves </w:t>
            </w:r>
            <w:r w:rsidRPr="00F0346A">
              <w:lastRenderedPageBreak/>
              <w:t>időszakoknál: év utolsó két számjegye és a negyedév sorszáma, pl. 21-es év 3. negyedév jelölése: 213, havi gyakoriság esetén év utolsó két számjegye és a hónap sorszáma két számjeggyel, pl. 21-es év februári időszak: 2102</w:t>
            </w:r>
          </w:p>
        </w:tc>
      </w:tr>
      <w:tr w:rsidR="00F0346A" w14:paraId="3458006A" w14:textId="77777777" w:rsidTr="00F0346A">
        <w:tc>
          <w:tcPr>
            <w:tcW w:w="1669" w:type="dxa"/>
            <w:shd w:val="clear" w:color="auto" w:fill="D9D9D9" w:themeFill="background1" w:themeFillShade="D9"/>
          </w:tcPr>
          <w:p w14:paraId="3C383B82" w14:textId="3171B848" w:rsidR="00F0346A" w:rsidRPr="00EC653C" w:rsidRDefault="00B77058" w:rsidP="00F0346A">
            <w:r w:rsidRPr="00B77058">
              <w:lastRenderedPageBreak/>
              <w:t>eredetiEsedekesseg</w:t>
            </w:r>
          </w:p>
        </w:tc>
        <w:tc>
          <w:tcPr>
            <w:tcW w:w="878" w:type="dxa"/>
            <w:shd w:val="clear" w:color="auto" w:fill="D9D9D9" w:themeFill="background1" w:themeFillShade="D9"/>
          </w:tcPr>
          <w:p w14:paraId="544FBB5F" w14:textId="69C4ABC1" w:rsidR="00F0346A" w:rsidRDefault="00F0346A" w:rsidP="00F0346A">
            <w:pPr>
              <w:jc w:val="center"/>
            </w:pPr>
            <w:r>
              <w:t>date</w:t>
            </w:r>
          </w:p>
        </w:tc>
        <w:tc>
          <w:tcPr>
            <w:tcW w:w="1134" w:type="dxa"/>
            <w:shd w:val="clear" w:color="auto" w:fill="D9D9D9" w:themeFill="background1" w:themeFillShade="D9"/>
          </w:tcPr>
          <w:p w14:paraId="11D420DA" w14:textId="3F199DC8" w:rsidR="00F0346A" w:rsidRDefault="00F0346A" w:rsidP="00F0346A">
            <w:pPr>
              <w:jc w:val="center"/>
            </w:pPr>
            <w:r>
              <w:t>igen</w:t>
            </w:r>
          </w:p>
        </w:tc>
        <w:tc>
          <w:tcPr>
            <w:tcW w:w="5386" w:type="dxa"/>
            <w:shd w:val="clear" w:color="auto" w:fill="D9D9D9" w:themeFill="background1" w:themeFillShade="D9"/>
          </w:tcPr>
          <w:p w14:paraId="11FD0FE8" w14:textId="63FB72BE" w:rsidR="00F0346A" w:rsidRPr="005572E8" w:rsidRDefault="00F0346A" w:rsidP="00F0346A">
            <w:r w:rsidRPr="00F0346A">
              <w:t>Eredet esedékesség dátuma</w:t>
            </w:r>
          </w:p>
        </w:tc>
      </w:tr>
    </w:tbl>
    <w:p w14:paraId="2E7AB764" w14:textId="77777777" w:rsidR="00F0346A" w:rsidRDefault="00F0346A" w:rsidP="00811367">
      <w:pPr>
        <w:rPr>
          <w:b/>
          <w:bCs/>
          <w:u w:val="single"/>
        </w:rPr>
      </w:pPr>
    </w:p>
    <w:p w14:paraId="7CF08113" w14:textId="7C71A2AD" w:rsidR="00811367" w:rsidRDefault="00811367" w:rsidP="00811367">
      <w:pPr>
        <w:rPr>
          <w:b/>
          <w:bCs/>
          <w:u w:val="single"/>
        </w:rPr>
      </w:pPr>
      <w:r w:rsidRPr="00873EAF">
        <w:rPr>
          <w:b/>
          <w:bCs/>
          <w:u w:val="single"/>
        </w:rPr>
        <w:t>Válaszkódok:</w:t>
      </w:r>
      <w:r w:rsidRPr="00432177" w:rsidDel="00E50E06">
        <w:rPr>
          <w:b/>
          <w:bCs/>
          <w:u w:val="single"/>
        </w:rPr>
        <w:t xml:space="preserve"> </w:t>
      </w:r>
    </w:p>
    <w:p w14:paraId="31949E21" w14:textId="33A5FEBE" w:rsidR="00811367" w:rsidRPr="00297905" w:rsidRDefault="00811367" w:rsidP="00811367">
      <w:pPr>
        <w:rPr>
          <w:b/>
          <w:bCs/>
          <w:u w:val="single"/>
        </w:rPr>
      </w:pPr>
      <w:r>
        <w:t>A G</w:t>
      </w:r>
      <w:r w:rsidRPr="0098156A">
        <w:t>e</w:t>
      </w:r>
      <w:r w:rsidR="00766A19">
        <w:t>t</w:t>
      </w:r>
      <w:r w:rsidR="00873056" w:rsidRPr="004F036F">
        <w:t>HianyzoBevallas</w:t>
      </w:r>
      <w:r>
        <w:t>Result 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3877"/>
        <w:gridCol w:w="5188"/>
      </w:tblGrid>
      <w:tr w:rsidR="00811367" w14:paraId="277D0B22" w14:textId="77777777" w:rsidTr="00152449">
        <w:tc>
          <w:tcPr>
            <w:tcW w:w="3877" w:type="dxa"/>
            <w:shd w:val="clear" w:color="auto" w:fill="D9D9D9" w:themeFill="background1" w:themeFillShade="D9"/>
          </w:tcPr>
          <w:p w14:paraId="2D8324F1" w14:textId="77777777" w:rsidR="00811367" w:rsidRPr="0019127B" w:rsidRDefault="00811367" w:rsidP="00981924">
            <w:pPr>
              <w:jc w:val="center"/>
              <w:rPr>
                <w:b/>
                <w:bCs/>
              </w:rPr>
            </w:pPr>
            <w:r w:rsidRPr="0019127B">
              <w:rPr>
                <w:b/>
                <w:bCs/>
              </w:rPr>
              <w:t>kód</w:t>
            </w:r>
          </w:p>
        </w:tc>
        <w:tc>
          <w:tcPr>
            <w:tcW w:w="5188" w:type="dxa"/>
            <w:shd w:val="clear" w:color="auto" w:fill="D9D9D9" w:themeFill="background1" w:themeFillShade="D9"/>
          </w:tcPr>
          <w:p w14:paraId="1B2CF9EF" w14:textId="77777777" w:rsidR="00811367" w:rsidRPr="0019127B" w:rsidRDefault="00811367" w:rsidP="00981924">
            <w:pPr>
              <w:jc w:val="center"/>
              <w:rPr>
                <w:b/>
                <w:bCs/>
              </w:rPr>
            </w:pPr>
            <w:r w:rsidRPr="0019127B">
              <w:rPr>
                <w:b/>
                <w:bCs/>
              </w:rPr>
              <w:t>jelentés</w:t>
            </w:r>
          </w:p>
        </w:tc>
      </w:tr>
      <w:tr w:rsidR="00152449" w14:paraId="65CBD25D" w14:textId="77777777" w:rsidTr="00152449">
        <w:tc>
          <w:tcPr>
            <w:tcW w:w="3877" w:type="dxa"/>
            <w:shd w:val="clear" w:color="auto" w:fill="D9D9D9" w:themeFill="background1" w:themeFillShade="D9"/>
          </w:tcPr>
          <w:p w14:paraId="0320F1DE" w14:textId="292D7BE8" w:rsidR="00152449" w:rsidRPr="0019127B" w:rsidRDefault="00152449" w:rsidP="00152449">
            <w:r>
              <w:rPr>
                <w:sz w:val="20"/>
                <w:szCs w:val="20"/>
              </w:rPr>
              <w:t>SIKERES</w:t>
            </w:r>
          </w:p>
        </w:tc>
        <w:tc>
          <w:tcPr>
            <w:tcW w:w="5188" w:type="dxa"/>
            <w:shd w:val="clear" w:color="auto" w:fill="D9D9D9" w:themeFill="background1" w:themeFillShade="D9"/>
          </w:tcPr>
          <w:p w14:paraId="21EB9550" w14:textId="77777777" w:rsidR="00152449" w:rsidRPr="0019127B" w:rsidRDefault="00152449" w:rsidP="00152449">
            <w:r>
              <w:t>Sikeres művelet</w:t>
            </w:r>
          </w:p>
        </w:tc>
      </w:tr>
      <w:tr w:rsidR="00152449" w14:paraId="1E5291F6" w14:textId="77777777" w:rsidTr="00152449">
        <w:tc>
          <w:tcPr>
            <w:tcW w:w="3877" w:type="dxa"/>
            <w:shd w:val="clear" w:color="auto" w:fill="D9D9D9" w:themeFill="background1" w:themeFillShade="D9"/>
          </w:tcPr>
          <w:p w14:paraId="57522262" w14:textId="3A05F38E" w:rsidR="00152449" w:rsidRDefault="00152449" w:rsidP="00152449">
            <w:pPr>
              <w:rPr>
                <w:sz w:val="20"/>
                <w:szCs w:val="20"/>
              </w:rPr>
            </w:pPr>
            <w:r w:rsidRPr="00A61E75">
              <w:t>ERVENYTELEN_ALAIRAS</w:t>
            </w:r>
          </w:p>
        </w:tc>
        <w:tc>
          <w:tcPr>
            <w:tcW w:w="5188" w:type="dxa"/>
            <w:shd w:val="clear" w:color="auto" w:fill="D9D9D9" w:themeFill="background1" w:themeFillShade="D9"/>
          </w:tcPr>
          <w:p w14:paraId="04FDF953" w14:textId="77777777" w:rsidR="00152449" w:rsidRDefault="00152449" w:rsidP="00152449">
            <w:r>
              <w:t>Érvénytelen aláírás</w:t>
            </w:r>
          </w:p>
        </w:tc>
      </w:tr>
      <w:tr w:rsidR="00152449" w14:paraId="28331CB3" w14:textId="77777777" w:rsidTr="00152449">
        <w:tc>
          <w:tcPr>
            <w:tcW w:w="3877" w:type="dxa"/>
            <w:shd w:val="clear" w:color="auto" w:fill="D9D9D9" w:themeFill="background1" w:themeFillShade="D9"/>
          </w:tcPr>
          <w:p w14:paraId="60B655AB" w14:textId="47762F87" w:rsidR="00152449" w:rsidRPr="0019127B" w:rsidRDefault="00152449" w:rsidP="00152449">
            <w:r w:rsidRPr="00A61E75">
              <w:rPr>
                <w:sz w:val="20"/>
                <w:szCs w:val="20"/>
              </w:rPr>
              <w:t>ERVENYTELEN_ADOALANY_AZONOSITO</w:t>
            </w:r>
          </w:p>
        </w:tc>
        <w:tc>
          <w:tcPr>
            <w:tcW w:w="5188" w:type="dxa"/>
            <w:shd w:val="clear" w:color="auto" w:fill="D9D9D9" w:themeFill="background1" w:themeFillShade="D9"/>
          </w:tcPr>
          <w:p w14:paraId="4E017004" w14:textId="77777777" w:rsidR="00152449" w:rsidRPr="0019127B" w:rsidRDefault="00152449" w:rsidP="00152449">
            <w:r>
              <w:t>Érvénytelen adóalany azonosító</w:t>
            </w:r>
          </w:p>
        </w:tc>
      </w:tr>
      <w:tr w:rsidR="00152449" w14:paraId="0B54F23A" w14:textId="77777777" w:rsidTr="00152449">
        <w:tc>
          <w:tcPr>
            <w:tcW w:w="3877" w:type="dxa"/>
            <w:shd w:val="clear" w:color="auto" w:fill="D9D9D9" w:themeFill="background1" w:themeFillShade="D9"/>
          </w:tcPr>
          <w:p w14:paraId="4BE0D14C" w14:textId="4DD3CD53" w:rsidR="00152449" w:rsidRPr="0019127B" w:rsidRDefault="00152449" w:rsidP="00152449">
            <w:r w:rsidRPr="00A61E75">
              <w:t>JOGOSULTSAG_ELLENORZES_PROBLEMA</w:t>
            </w:r>
          </w:p>
        </w:tc>
        <w:tc>
          <w:tcPr>
            <w:tcW w:w="5188" w:type="dxa"/>
            <w:shd w:val="clear" w:color="auto" w:fill="D9D9D9" w:themeFill="background1" w:themeFillShade="D9"/>
          </w:tcPr>
          <w:p w14:paraId="0ACA3B63" w14:textId="77777777" w:rsidR="00152449" w:rsidRPr="0019127B" w:rsidRDefault="00152449" w:rsidP="00152449">
            <w:r w:rsidRPr="008520F8">
              <w:t>A</w:t>
            </w:r>
            <w:r>
              <w:t xml:space="preserve">z EKNYI </w:t>
            </w:r>
            <w:r w:rsidRPr="008520F8">
              <w:t>jogosultságvizsgálat nem érhető el</w:t>
            </w:r>
          </w:p>
        </w:tc>
      </w:tr>
      <w:tr w:rsidR="00152449" w14:paraId="70535CFA" w14:textId="77777777" w:rsidTr="00152449">
        <w:tc>
          <w:tcPr>
            <w:tcW w:w="3877" w:type="dxa"/>
            <w:shd w:val="clear" w:color="auto" w:fill="D9D9D9" w:themeFill="background1" w:themeFillShade="D9"/>
          </w:tcPr>
          <w:p w14:paraId="54DD4375" w14:textId="1FCF281B" w:rsidR="00152449" w:rsidRPr="0019127B" w:rsidRDefault="00152449" w:rsidP="00152449">
            <w:r w:rsidRPr="00A61E75">
              <w:t>NINCS_JOGOSULTSAG</w:t>
            </w:r>
          </w:p>
        </w:tc>
        <w:tc>
          <w:tcPr>
            <w:tcW w:w="5188" w:type="dxa"/>
            <w:shd w:val="clear" w:color="auto" w:fill="D9D9D9" w:themeFill="background1" w:themeFillShade="D9"/>
          </w:tcPr>
          <w:p w14:paraId="4771B5AC" w14:textId="77777777" w:rsidR="00152449" w:rsidRPr="0019127B" w:rsidRDefault="00152449" w:rsidP="00152449">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152449" w14:paraId="07F5CE77" w14:textId="77777777" w:rsidTr="00152449">
        <w:tc>
          <w:tcPr>
            <w:tcW w:w="3877" w:type="dxa"/>
            <w:shd w:val="clear" w:color="auto" w:fill="D9D9D9" w:themeFill="background1" w:themeFillShade="D9"/>
          </w:tcPr>
          <w:p w14:paraId="4922C653" w14:textId="7F0FE912" w:rsidR="00152449" w:rsidRDefault="00152449" w:rsidP="00152449">
            <w:r>
              <w:t>NINCS_</w:t>
            </w:r>
            <w:r w:rsidRPr="00D33545">
              <w:t>ADAT</w:t>
            </w:r>
          </w:p>
        </w:tc>
        <w:tc>
          <w:tcPr>
            <w:tcW w:w="5188" w:type="dxa"/>
            <w:shd w:val="clear" w:color="auto" w:fill="D9D9D9" w:themeFill="background1" w:themeFillShade="D9"/>
          </w:tcPr>
          <w:p w14:paraId="561F4062" w14:textId="5B3ED97B" w:rsidR="00152449" w:rsidRDefault="00152449" w:rsidP="00152449">
            <w:pPr>
              <w:autoSpaceDE w:val="0"/>
              <w:autoSpaceDN w:val="0"/>
              <w:adjustRightInd w:val="0"/>
              <w:spacing w:after="80"/>
            </w:pPr>
            <w:r w:rsidRPr="005C5A8D">
              <w:t>Nem áll rendelkezésre adat</w:t>
            </w:r>
          </w:p>
        </w:tc>
      </w:tr>
      <w:tr w:rsidR="00152449" w14:paraId="10A2CEA2" w14:textId="77777777" w:rsidTr="00152449">
        <w:tc>
          <w:tcPr>
            <w:tcW w:w="3877" w:type="dxa"/>
            <w:shd w:val="clear" w:color="auto" w:fill="D9D9D9" w:themeFill="background1" w:themeFillShade="D9"/>
          </w:tcPr>
          <w:p w14:paraId="3EC298AD" w14:textId="5AD3E558" w:rsidR="00152449" w:rsidRDefault="00152449" w:rsidP="00152449">
            <w:r w:rsidRPr="00D33545">
              <w:t>EGYEB_HIBA</w:t>
            </w:r>
          </w:p>
        </w:tc>
        <w:tc>
          <w:tcPr>
            <w:tcW w:w="5188" w:type="dxa"/>
            <w:shd w:val="clear" w:color="auto" w:fill="D9D9D9" w:themeFill="background1" w:themeFillShade="D9"/>
          </w:tcPr>
          <w:p w14:paraId="4A67F159" w14:textId="77777777" w:rsidR="00152449" w:rsidRDefault="00152449" w:rsidP="00152449">
            <w:pPr>
              <w:autoSpaceDE w:val="0"/>
              <w:autoSpaceDN w:val="0"/>
              <w:adjustRightInd w:val="0"/>
              <w:spacing w:after="80"/>
            </w:pPr>
            <w:r>
              <w:t>Egyéb h</w:t>
            </w:r>
            <w:r w:rsidRPr="008520F8">
              <w:t>iba lépett fel a művelet végrehajtása közben</w:t>
            </w:r>
          </w:p>
        </w:tc>
      </w:tr>
    </w:tbl>
    <w:p w14:paraId="04FF4F10" w14:textId="77777777" w:rsidR="00811367" w:rsidRDefault="00811367">
      <w:pPr>
        <w:rPr>
          <w:rFonts w:ascii="Times New Roman" w:eastAsia="Times New Roman" w:hAnsi="Times New Roman" w:cs="Times New Roman"/>
          <w:b/>
          <w:sz w:val="30"/>
        </w:rPr>
      </w:pPr>
    </w:p>
    <w:p w14:paraId="1A41708A" w14:textId="25F76564" w:rsidR="006C16E2" w:rsidRPr="003B618D" w:rsidRDefault="006C16E2" w:rsidP="006C16E2">
      <w:pPr>
        <w:pStyle w:val="Cmsor2"/>
        <w:numPr>
          <w:ilvl w:val="2"/>
          <w:numId w:val="3"/>
        </w:numPr>
        <w:rPr>
          <w:i/>
          <w:iCs/>
          <w:sz w:val="24"/>
          <w:szCs w:val="24"/>
        </w:rPr>
      </w:pPr>
      <w:bookmarkStart w:id="329" w:name="_Toc228879316"/>
      <w:r>
        <w:rPr>
          <w:i/>
          <w:iCs/>
          <w:sz w:val="24"/>
          <w:szCs w:val="24"/>
        </w:rPr>
        <w:t>Biztosítotti jogviszony (foglalkoztató) lekérdezés művelet</w:t>
      </w:r>
      <w:bookmarkEnd w:id="329"/>
    </w:p>
    <w:p w14:paraId="5B872DA1" w14:textId="77777777" w:rsidR="006C16E2" w:rsidRPr="00D4717D" w:rsidRDefault="006C16E2" w:rsidP="006C16E2">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040"/>
        <w:gridCol w:w="8025"/>
      </w:tblGrid>
      <w:tr w:rsidR="006C16E2" w14:paraId="4AA39F8E" w14:textId="77777777" w:rsidTr="00981924">
        <w:tc>
          <w:tcPr>
            <w:tcW w:w="1980" w:type="dxa"/>
            <w:shd w:val="clear" w:color="auto" w:fill="D9D9D9" w:themeFill="background1" w:themeFillShade="D9"/>
          </w:tcPr>
          <w:p w14:paraId="6BEE6EF9" w14:textId="77777777" w:rsidR="006C16E2" w:rsidRPr="00B30389" w:rsidRDefault="006C16E2" w:rsidP="00981924">
            <w:pPr>
              <w:rPr>
                <w:b/>
                <w:bCs/>
              </w:rPr>
            </w:pPr>
            <w:r w:rsidRPr="00B30389">
              <w:rPr>
                <w:b/>
                <w:bCs/>
              </w:rPr>
              <w:t>művelet</w:t>
            </w:r>
          </w:p>
        </w:tc>
        <w:tc>
          <w:tcPr>
            <w:tcW w:w="7085" w:type="dxa"/>
            <w:shd w:val="clear" w:color="auto" w:fill="D9D9D9" w:themeFill="background1" w:themeFillShade="D9"/>
          </w:tcPr>
          <w:p w14:paraId="35243F78" w14:textId="25FB1349" w:rsidR="006C16E2" w:rsidRDefault="00324221" w:rsidP="00981924">
            <w:r w:rsidRPr="00324221">
              <w:t>getBiztositottiJogviszonyFoglalkoztatoAdat</w:t>
            </w:r>
          </w:p>
        </w:tc>
      </w:tr>
      <w:tr w:rsidR="006C16E2" w14:paraId="23FB8A74" w14:textId="77777777" w:rsidTr="00981924">
        <w:tc>
          <w:tcPr>
            <w:tcW w:w="1980" w:type="dxa"/>
            <w:shd w:val="clear" w:color="auto" w:fill="D9D9D9" w:themeFill="background1" w:themeFillShade="D9"/>
          </w:tcPr>
          <w:p w14:paraId="022CF6F0" w14:textId="77777777" w:rsidR="006C16E2" w:rsidRPr="00B30389" w:rsidRDefault="006C16E2" w:rsidP="00981924">
            <w:pPr>
              <w:rPr>
                <w:b/>
                <w:bCs/>
              </w:rPr>
            </w:pPr>
            <w:r w:rsidRPr="00B30389">
              <w:rPr>
                <w:b/>
                <w:bCs/>
              </w:rPr>
              <w:t>művelettípus</w:t>
            </w:r>
          </w:p>
        </w:tc>
        <w:tc>
          <w:tcPr>
            <w:tcW w:w="7085" w:type="dxa"/>
            <w:shd w:val="clear" w:color="auto" w:fill="D9D9D9" w:themeFill="background1" w:themeFillShade="D9"/>
          </w:tcPr>
          <w:p w14:paraId="1209FB54" w14:textId="77777777" w:rsidR="006C16E2" w:rsidRDefault="006C16E2" w:rsidP="00981924">
            <w:r>
              <w:t>GET</w:t>
            </w:r>
          </w:p>
        </w:tc>
      </w:tr>
      <w:tr w:rsidR="006C16E2" w14:paraId="60DD043D" w14:textId="77777777" w:rsidTr="00981924">
        <w:tc>
          <w:tcPr>
            <w:tcW w:w="1980" w:type="dxa"/>
            <w:shd w:val="clear" w:color="auto" w:fill="D9D9D9" w:themeFill="background1" w:themeFillShade="D9"/>
          </w:tcPr>
          <w:p w14:paraId="03FB52D2" w14:textId="77777777" w:rsidR="006C16E2" w:rsidRPr="00B30389" w:rsidRDefault="006C16E2" w:rsidP="00981924">
            <w:pPr>
              <w:rPr>
                <w:b/>
                <w:bCs/>
              </w:rPr>
            </w:pPr>
            <w:r w:rsidRPr="00B30389">
              <w:rPr>
                <w:b/>
                <w:bCs/>
              </w:rPr>
              <w:t>path</w:t>
            </w:r>
          </w:p>
        </w:tc>
        <w:tc>
          <w:tcPr>
            <w:tcW w:w="7085" w:type="dxa"/>
            <w:shd w:val="clear" w:color="auto" w:fill="D9D9D9" w:themeFill="background1" w:themeFillShade="D9"/>
          </w:tcPr>
          <w:p w14:paraId="5BA4EB20" w14:textId="0F2BA3DA" w:rsidR="006C16E2" w:rsidRDefault="006C16E2" w:rsidP="00981924">
            <w:r w:rsidRPr="003542DD">
              <w:t>/NavM2m</w:t>
            </w:r>
            <w:r w:rsidR="00324221">
              <w:t>Adozo</w:t>
            </w:r>
            <w:r w:rsidRPr="003542DD">
              <w:t>/</w:t>
            </w:r>
            <w:r w:rsidR="00324221">
              <w:t>adozo</w:t>
            </w:r>
            <w:r w:rsidRPr="003542DD">
              <w:t>Service/</w:t>
            </w:r>
            <w:r w:rsidR="00324221" w:rsidRPr="00324221">
              <w:t>BiztositottiJogviszonyFoglalkoztatoAdat</w:t>
            </w:r>
          </w:p>
        </w:tc>
      </w:tr>
      <w:tr w:rsidR="006C16E2" w14:paraId="1E2B5952" w14:textId="77777777" w:rsidTr="00981924">
        <w:tc>
          <w:tcPr>
            <w:tcW w:w="1980" w:type="dxa"/>
            <w:shd w:val="clear" w:color="auto" w:fill="D9D9D9" w:themeFill="background1" w:themeFillShade="D9"/>
          </w:tcPr>
          <w:p w14:paraId="19F87B4B" w14:textId="77777777" w:rsidR="006C16E2" w:rsidRPr="00B30389" w:rsidRDefault="006C16E2" w:rsidP="00981924">
            <w:pPr>
              <w:rPr>
                <w:b/>
                <w:bCs/>
              </w:rPr>
            </w:pPr>
            <w:r>
              <w:rPr>
                <w:b/>
                <w:bCs/>
              </w:rPr>
              <w:t>OpenAPI</w:t>
            </w:r>
          </w:p>
        </w:tc>
        <w:tc>
          <w:tcPr>
            <w:tcW w:w="7085" w:type="dxa"/>
            <w:shd w:val="clear" w:color="auto" w:fill="D9D9D9" w:themeFill="background1" w:themeFillShade="D9"/>
          </w:tcPr>
          <w:p w14:paraId="6C9EABA2" w14:textId="6ADBF528" w:rsidR="006C16E2" w:rsidRPr="00D42669" w:rsidRDefault="00324221" w:rsidP="00981924">
            <w:hyperlink r:id="rId18" w:anchor="/AdozoService/getBiztositottiJogviszonyFoglalkoztatoAdat" w:history="1">
              <w:r w:rsidRPr="001E2F18">
                <w:rPr>
                  <w:rStyle w:val="Hiperhivatkozs"/>
                </w:rPr>
                <w:t>https://app.swaggerhub.com/apis//NAVGOVHU/</w:t>
              </w:r>
              <w:r w:rsidR="00CD55F2">
                <w:rPr>
                  <w:rStyle w:val="Hiperhivatkozs"/>
                </w:rPr>
                <w:t>NavM2mAdozo</w:t>
              </w:r>
              <w:r w:rsidRPr="001E2F18">
                <w:rPr>
                  <w:rStyle w:val="Hiperhivatkozs"/>
                </w:rPr>
                <w:t xml:space="preserve">/1.0#/AdozoService/getBiztositottiJogviszonyFoglalkoztatoAdat </w:t>
              </w:r>
            </w:hyperlink>
          </w:p>
        </w:tc>
      </w:tr>
      <w:tr w:rsidR="006C16E2" w14:paraId="57E4514B" w14:textId="77777777" w:rsidTr="00981924">
        <w:tc>
          <w:tcPr>
            <w:tcW w:w="1980" w:type="dxa"/>
            <w:shd w:val="clear" w:color="auto" w:fill="D9D9D9" w:themeFill="background1" w:themeFillShade="D9"/>
          </w:tcPr>
          <w:p w14:paraId="000E4ED3" w14:textId="77777777" w:rsidR="006C16E2" w:rsidRPr="00B30389" w:rsidRDefault="006C16E2" w:rsidP="00981924">
            <w:pPr>
              <w:rPr>
                <w:b/>
                <w:bCs/>
              </w:rPr>
            </w:pPr>
            <w:r w:rsidRPr="00B30389">
              <w:rPr>
                <w:b/>
                <w:bCs/>
              </w:rPr>
              <w:t>leírás</w:t>
            </w:r>
          </w:p>
        </w:tc>
        <w:tc>
          <w:tcPr>
            <w:tcW w:w="7085" w:type="dxa"/>
            <w:shd w:val="clear" w:color="auto" w:fill="D9D9D9" w:themeFill="background1" w:themeFillShade="D9"/>
          </w:tcPr>
          <w:p w14:paraId="3FF29253" w14:textId="57655F37" w:rsidR="006C16E2" w:rsidRPr="00D4717D" w:rsidRDefault="006C16E2"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Foglalkoztató foglalkoztatottjainak biztosítotti jogviszony adatainak lekérdezését</w:t>
            </w:r>
            <w:r w:rsidRPr="00D4717D">
              <w:rPr>
                <w:rFonts w:eastAsiaTheme="minorEastAsia"/>
                <w:color w:val="auto"/>
                <w:sz w:val="20"/>
                <w:szCs w:val="20"/>
              </w:rPr>
              <w:t xml:space="preserve"> biztosító művelet. </w:t>
            </w:r>
            <w:r w:rsidR="00E82872">
              <w:rPr>
                <w:rFonts w:eastAsiaTheme="minorEastAsia"/>
                <w:color w:val="auto"/>
                <w:sz w:val="20"/>
                <w:szCs w:val="20"/>
              </w:rPr>
              <w:t>Amennyiben a válaszban nem érkezne</w:t>
            </w:r>
            <w:r w:rsidR="003A5937">
              <w:rPr>
                <w:rFonts w:eastAsiaTheme="minorEastAsia"/>
                <w:color w:val="auto"/>
                <w:sz w:val="20"/>
                <w:szCs w:val="20"/>
              </w:rPr>
              <w:t>k</w:t>
            </w:r>
            <w:r w:rsidR="00E82872">
              <w:rPr>
                <w:rFonts w:eastAsiaTheme="minorEastAsia"/>
                <w:color w:val="auto"/>
                <w:sz w:val="20"/>
                <w:szCs w:val="20"/>
              </w:rPr>
              <w:t xml:space="preserve"> meg az adatok, akkor vélhetően sok foglalkoztatott adatait visszaadó, elhúzódó műveletről van szó, aminek eredménye a </w:t>
            </w:r>
            <w:r w:rsidR="00EB76DC" w:rsidRPr="00324221">
              <w:t>getBiztositottiJogviszonyFoglalkoztatoAdat</w:t>
            </w:r>
            <w:r w:rsidR="00EB76DC">
              <w:t>S</w:t>
            </w:r>
            <w:r w:rsidR="00E82872" w:rsidRPr="00E82872">
              <w:rPr>
                <w:rFonts w:eastAsiaTheme="minorEastAsia"/>
                <w:color w:val="auto"/>
                <w:sz w:val="20"/>
                <w:szCs w:val="20"/>
              </w:rPr>
              <w:t>tatus</w:t>
            </w:r>
            <w:r w:rsidR="00EB76DC">
              <w:rPr>
                <w:rFonts w:eastAsiaTheme="minorEastAsia"/>
                <w:color w:val="auto"/>
                <w:sz w:val="20"/>
                <w:szCs w:val="20"/>
              </w:rPr>
              <w:t>z</w:t>
            </w:r>
            <w:r w:rsidR="00E82872">
              <w:rPr>
                <w:rFonts w:eastAsiaTheme="minorEastAsia"/>
                <w:color w:val="auto"/>
                <w:sz w:val="20"/>
                <w:szCs w:val="20"/>
              </w:rPr>
              <w:t xml:space="preserve"> művelettel kérdezhető le.</w:t>
            </w:r>
          </w:p>
        </w:tc>
      </w:tr>
    </w:tbl>
    <w:p w14:paraId="6D0F9B3C" w14:textId="77777777" w:rsidR="006C16E2" w:rsidRDefault="006C16E2" w:rsidP="006C16E2"/>
    <w:p w14:paraId="0AC349B5" w14:textId="77777777" w:rsidR="006C16E2" w:rsidRDefault="006C16E2" w:rsidP="006C16E2">
      <w:pPr>
        <w:rPr>
          <w:b/>
          <w:bCs/>
          <w:u w:val="single"/>
        </w:rPr>
      </w:pPr>
      <w:r w:rsidRPr="00D4717D">
        <w:rPr>
          <w:b/>
          <w:bCs/>
          <w:u w:val="single"/>
        </w:rPr>
        <w:t>Bemenő paraméterek:</w:t>
      </w:r>
    </w:p>
    <w:p w14:paraId="00EF5071" w14:textId="77777777" w:rsidR="006C16E2" w:rsidRDefault="006C16E2" w:rsidP="006C16E2">
      <w:r>
        <w:t xml:space="preserve">A </w:t>
      </w:r>
      <w:r w:rsidRPr="000244A0">
        <w:t>6.1.1 fejezet</w:t>
      </w:r>
      <w:r>
        <w:t>ben szereplő általános adózói adat lekérdezésen felül a következő paraméterek:</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2689"/>
        <w:gridCol w:w="850"/>
        <w:gridCol w:w="851"/>
        <w:gridCol w:w="708"/>
        <w:gridCol w:w="3967"/>
      </w:tblGrid>
      <w:tr w:rsidR="006C16E2" w14:paraId="02995F23" w14:textId="77777777" w:rsidTr="00035B8F">
        <w:tc>
          <w:tcPr>
            <w:tcW w:w="2689" w:type="dxa"/>
            <w:shd w:val="clear" w:color="auto" w:fill="D9D9D9" w:themeFill="background1" w:themeFillShade="D9"/>
          </w:tcPr>
          <w:p w14:paraId="77EDAE8D" w14:textId="77777777" w:rsidR="006C16E2" w:rsidRPr="00B30389" w:rsidRDefault="006C16E2" w:rsidP="00981924">
            <w:pPr>
              <w:jc w:val="center"/>
              <w:rPr>
                <w:b/>
                <w:bCs/>
              </w:rPr>
            </w:pPr>
            <w:r w:rsidRPr="00B30389">
              <w:rPr>
                <w:b/>
                <w:bCs/>
              </w:rPr>
              <w:t>név</w:t>
            </w:r>
          </w:p>
        </w:tc>
        <w:tc>
          <w:tcPr>
            <w:tcW w:w="850" w:type="dxa"/>
            <w:shd w:val="clear" w:color="auto" w:fill="D9D9D9" w:themeFill="background1" w:themeFillShade="D9"/>
          </w:tcPr>
          <w:p w14:paraId="744E5D91" w14:textId="77777777" w:rsidR="006C16E2" w:rsidRPr="00B30389" w:rsidRDefault="006C16E2" w:rsidP="00981924">
            <w:pPr>
              <w:jc w:val="center"/>
              <w:rPr>
                <w:b/>
                <w:bCs/>
              </w:rPr>
            </w:pPr>
            <w:r w:rsidRPr="00B30389">
              <w:rPr>
                <w:b/>
                <w:bCs/>
              </w:rPr>
              <w:t>típus</w:t>
            </w:r>
          </w:p>
        </w:tc>
        <w:tc>
          <w:tcPr>
            <w:tcW w:w="851" w:type="dxa"/>
            <w:shd w:val="clear" w:color="auto" w:fill="D9D9D9" w:themeFill="background1" w:themeFillShade="D9"/>
          </w:tcPr>
          <w:p w14:paraId="7D688346" w14:textId="77777777" w:rsidR="006C16E2" w:rsidRPr="00B30389" w:rsidRDefault="006C16E2" w:rsidP="00981924">
            <w:pPr>
              <w:jc w:val="center"/>
              <w:rPr>
                <w:b/>
                <w:bCs/>
              </w:rPr>
            </w:pPr>
            <w:r w:rsidRPr="00B30389">
              <w:rPr>
                <w:b/>
                <w:bCs/>
              </w:rPr>
              <w:t>hely</w:t>
            </w:r>
          </w:p>
        </w:tc>
        <w:tc>
          <w:tcPr>
            <w:tcW w:w="708" w:type="dxa"/>
            <w:shd w:val="clear" w:color="auto" w:fill="D9D9D9" w:themeFill="background1" w:themeFillShade="D9"/>
          </w:tcPr>
          <w:p w14:paraId="2D812185" w14:textId="77777777" w:rsidR="006C16E2" w:rsidRPr="00B30389" w:rsidRDefault="006C16E2" w:rsidP="00981924">
            <w:pPr>
              <w:jc w:val="center"/>
              <w:rPr>
                <w:b/>
                <w:bCs/>
              </w:rPr>
            </w:pPr>
            <w:r>
              <w:rPr>
                <w:b/>
                <w:bCs/>
              </w:rPr>
              <w:t>kötelező</w:t>
            </w:r>
          </w:p>
        </w:tc>
        <w:tc>
          <w:tcPr>
            <w:tcW w:w="3967" w:type="dxa"/>
            <w:shd w:val="clear" w:color="auto" w:fill="D9D9D9" w:themeFill="background1" w:themeFillShade="D9"/>
          </w:tcPr>
          <w:p w14:paraId="4DEFC65B" w14:textId="77777777" w:rsidR="006C16E2" w:rsidRPr="00B30389" w:rsidRDefault="006C16E2" w:rsidP="00981924">
            <w:pPr>
              <w:jc w:val="center"/>
              <w:rPr>
                <w:b/>
                <w:bCs/>
              </w:rPr>
            </w:pPr>
            <w:r w:rsidRPr="00B30389">
              <w:rPr>
                <w:b/>
                <w:bCs/>
              </w:rPr>
              <w:t>leírás</w:t>
            </w:r>
          </w:p>
        </w:tc>
      </w:tr>
      <w:tr w:rsidR="006C16E2" w14:paraId="5DF1AEB4" w14:textId="77777777" w:rsidTr="00035B8F">
        <w:tc>
          <w:tcPr>
            <w:tcW w:w="2689" w:type="dxa"/>
            <w:shd w:val="clear" w:color="auto" w:fill="D9D9D9" w:themeFill="background1" w:themeFillShade="D9"/>
          </w:tcPr>
          <w:p w14:paraId="50E37F88" w14:textId="1A297C23" w:rsidR="006C16E2" w:rsidRDefault="00035B8F" w:rsidP="00981924">
            <w:r w:rsidRPr="00035B8F">
              <w:t>lekerdezesiIdoszakKezdete</w:t>
            </w:r>
          </w:p>
        </w:tc>
        <w:tc>
          <w:tcPr>
            <w:tcW w:w="850" w:type="dxa"/>
            <w:shd w:val="clear" w:color="auto" w:fill="D9D9D9" w:themeFill="background1" w:themeFillShade="D9"/>
          </w:tcPr>
          <w:p w14:paraId="42A058A1" w14:textId="77777777" w:rsidR="006C16E2" w:rsidRDefault="006C16E2" w:rsidP="00981924">
            <w:pPr>
              <w:jc w:val="center"/>
            </w:pPr>
            <w:r>
              <w:t>date</w:t>
            </w:r>
          </w:p>
        </w:tc>
        <w:tc>
          <w:tcPr>
            <w:tcW w:w="851" w:type="dxa"/>
            <w:shd w:val="clear" w:color="auto" w:fill="D9D9D9" w:themeFill="background1" w:themeFillShade="D9"/>
          </w:tcPr>
          <w:p w14:paraId="1C74E943" w14:textId="77777777" w:rsidR="006C16E2" w:rsidRDefault="006C16E2" w:rsidP="00981924">
            <w:pPr>
              <w:jc w:val="center"/>
            </w:pPr>
            <w:r>
              <w:t>query</w:t>
            </w:r>
          </w:p>
        </w:tc>
        <w:tc>
          <w:tcPr>
            <w:tcW w:w="708" w:type="dxa"/>
            <w:shd w:val="clear" w:color="auto" w:fill="D9D9D9" w:themeFill="background1" w:themeFillShade="D9"/>
          </w:tcPr>
          <w:p w14:paraId="4C2581D6" w14:textId="43F8595B" w:rsidR="006C16E2" w:rsidRDefault="00182083" w:rsidP="00981924">
            <w:pPr>
              <w:jc w:val="center"/>
            </w:pPr>
            <w:r>
              <w:t>nem</w:t>
            </w:r>
          </w:p>
        </w:tc>
        <w:tc>
          <w:tcPr>
            <w:tcW w:w="3967" w:type="dxa"/>
            <w:shd w:val="clear" w:color="auto" w:fill="D9D9D9" w:themeFill="background1" w:themeFillShade="D9"/>
          </w:tcPr>
          <w:p w14:paraId="55F2C80E" w14:textId="40FC5198" w:rsidR="006C16E2" w:rsidRDefault="00182083" w:rsidP="00981924">
            <w:r w:rsidRPr="00182083">
              <w:t>Lekérdezési i</w:t>
            </w:r>
            <w:r w:rsidR="006C16E2" w:rsidRPr="000F0E42">
              <w:t>dőszak vége</w:t>
            </w:r>
          </w:p>
        </w:tc>
      </w:tr>
      <w:tr w:rsidR="00182083" w14:paraId="5A12FE97" w14:textId="77777777" w:rsidTr="00035B8F">
        <w:tc>
          <w:tcPr>
            <w:tcW w:w="2689" w:type="dxa"/>
            <w:shd w:val="clear" w:color="auto" w:fill="D9D9D9" w:themeFill="background1" w:themeFillShade="D9"/>
          </w:tcPr>
          <w:p w14:paraId="5F874118" w14:textId="1D192E6E" w:rsidR="00182083" w:rsidRPr="000F0E42" w:rsidRDefault="00035B8F" w:rsidP="00182083">
            <w:r w:rsidRPr="00035B8F">
              <w:t>lekerdezesiIdoszakVege</w:t>
            </w:r>
          </w:p>
        </w:tc>
        <w:tc>
          <w:tcPr>
            <w:tcW w:w="850" w:type="dxa"/>
            <w:shd w:val="clear" w:color="auto" w:fill="D9D9D9" w:themeFill="background1" w:themeFillShade="D9"/>
          </w:tcPr>
          <w:p w14:paraId="62D929C8" w14:textId="5F2C600B" w:rsidR="00182083" w:rsidRDefault="00182083" w:rsidP="00182083">
            <w:pPr>
              <w:jc w:val="center"/>
            </w:pPr>
            <w:r>
              <w:t>date</w:t>
            </w:r>
          </w:p>
        </w:tc>
        <w:tc>
          <w:tcPr>
            <w:tcW w:w="851" w:type="dxa"/>
            <w:shd w:val="clear" w:color="auto" w:fill="D9D9D9" w:themeFill="background1" w:themeFillShade="D9"/>
          </w:tcPr>
          <w:p w14:paraId="4024C55B" w14:textId="446D7929" w:rsidR="00182083" w:rsidRDefault="00182083" w:rsidP="00182083">
            <w:pPr>
              <w:jc w:val="center"/>
            </w:pPr>
            <w:r>
              <w:t>query</w:t>
            </w:r>
          </w:p>
        </w:tc>
        <w:tc>
          <w:tcPr>
            <w:tcW w:w="708" w:type="dxa"/>
            <w:shd w:val="clear" w:color="auto" w:fill="D9D9D9" w:themeFill="background1" w:themeFillShade="D9"/>
          </w:tcPr>
          <w:p w14:paraId="5DB41CE2" w14:textId="52552868" w:rsidR="00182083" w:rsidRDefault="00182083" w:rsidP="00182083">
            <w:pPr>
              <w:jc w:val="center"/>
            </w:pPr>
            <w:r>
              <w:t>nem</w:t>
            </w:r>
          </w:p>
        </w:tc>
        <w:tc>
          <w:tcPr>
            <w:tcW w:w="3967" w:type="dxa"/>
            <w:shd w:val="clear" w:color="auto" w:fill="D9D9D9" w:themeFill="background1" w:themeFillShade="D9"/>
          </w:tcPr>
          <w:p w14:paraId="61C4E85C" w14:textId="18FD8224" w:rsidR="00182083" w:rsidRDefault="00182083" w:rsidP="00182083">
            <w:pPr>
              <w:jc w:val="both"/>
            </w:pPr>
            <w:r w:rsidRPr="00182083">
              <w:t>Lekérdezési i</w:t>
            </w:r>
            <w:r w:rsidRPr="000F0E42">
              <w:t>dőszak vége</w:t>
            </w:r>
          </w:p>
        </w:tc>
      </w:tr>
      <w:tr w:rsidR="00182083" w14:paraId="713B598B" w14:textId="77777777" w:rsidTr="00035B8F">
        <w:tc>
          <w:tcPr>
            <w:tcW w:w="2689" w:type="dxa"/>
            <w:shd w:val="clear" w:color="auto" w:fill="D9D9D9" w:themeFill="background1" w:themeFillShade="D9"/>
          </w:tcPr>
          <w:p w14:paraId="1BC825A1" w14:textId="5A5D58E3" w:rsidR="00182083" w:rsidRPr="000F7830" w:rsidRDefault="00035B8F" w:rsidP="00182083">
            <w:r w:rsidRPr="00035B8F">
              <w:t>bejelentesDatuma</w:t>
            </w:r>
          </w:p>
        </w:tc>
        <w:tc>
          <w:tcPr>
            <w:tcW w:w="850" w:type="dxa"/>
            <w:shd w:val="clear" w:color="auto" w:fill="D9D9D9" w:themeFill="background1" w:themeFillShade="D9"/>
          </w:tcPr>
          <w:p w14:paraId="68585D17" w14:textId="44CACF36" w:rsidR="00182083" w:rsidRDefault="00182083" w:rsidP="00182083">
            <w:pPr>
              <w:jc w:val="center"/>
            </w:pPr>
            <w:r>
              <w:t>date</w:t>
            </w:r>
          </w:p>
        </w:tc>
        <w:tc>
          <w:tcPr>
            <w:tcW w:w="851" w:type="dxa"/>
            <w:shd w:val="clear" w:color="auto" w:fill="D9D9D9" w:themeFill="background1" w:themeFillShade="D9"/>
          </w:tcPr>
          <w:p w14:paraId="20F81FC3" w14:textId="3EF0D2C2" w:rsidR="00182083" w:rsidRDefault="00182083" w:rsidP="00182083">
            <w:pPr>
              <w:jc w:val="center"/>
            </w:pPr>
            <w:r>
              <w:t>query</w:t>
            </w:r>
          </w:p>
        </w:tc>
        <w:tc>
          <w:tcPr>
            <w:tcW w:w="708" w:type="dxa"/>
            <w:shd w:val="clear" w:color="auto" w:fill="D9D9D9" w:themeFill="background1" w:themeFillShade="D9"/>
          </w:tcPr>
          <w:p w14:paraId="69E73E99" w14:textId="17B6C4E0" w:rsidR="00182083" w:rsidRDefault="00182083" w:rsidP="00182083">
            <w:pPr>
              <w:jc w:val="center"/>
            </w:pPr>
            <w:r>
              <w:t>nem</w:t>
            </w:r>
          </w:p>
        </w:tc>
        <w:tc>
          <w:tcPr>
            <w:tcW w:w="3967" w:type="dxa"/>
            <w:shd w:val="clear" w:color="auto" w:fill="D9D9D9" w:themeFill="background1" w:themeFillShade="D9"/>
          </w:tcPr>
          <w:p w14:paraId="6CD2E22A" w14:textId="2A89C86B" w:rsidR="00182083" w:rsidRPr="000F7830" w:rsidRDefault="00182083" w:rsidP="00182083">
            <w:pPr>
              <w:jc w:val="both"/>
            </w:pPr>
            <w:r w:rsidRPr="00182083">
              <w:t>Bejelentés dátuma</w:t>
            </w:r>
          </w:p>
        </w:tc>
      </w:tr>
      <w:tr w:rsidR="00182083" w14:paraId="501B4F94" w14:textId="77777777" w:rsidTr="00035B8F">
        <w:tc>
          <w:tcPr>
            <w:tcW w:w="2689" w:type="dxa"/>
            <w:shd w:val="clear" w:color="auto" w:fill="D9D9D9" w:themeFill="background1" w:themeFillShade="D9"/>
          </w:tcPr>
          <w:p w14:paraId="0CE7261B" w14:textId="5C94C499" w:rsidR="00182083" w:rsidRPr="00D4717D" w:rsidRDefault="00035B8F" w:rsidP="00182083">
            <w:r w:rsidRPr="00035B8F">
              <w:t>jogviszonyTipus</w:t>
            </w:r>
          </w:p>
        </w:tc>
        <w:tc>
          <w:tcPr>
            <w:tcW w:w="850" w:type="dxa"/>
            <w:shd w:val="clear" w:color="auto" w:fill="D9D9D9" w:themeFill="background1" w:themeFillShade="D9"/>
          </w:tcPr>
          <w:p w14:paraId="1AAD8FFC" w14:textId="277E3F1F" w:rsidR="00182083" w:rsidRPr="00D4717D" w:rsidRDefault="00182083" w:rsidP="00182083">
            <w:pPr>
              <w:jc w:val="center"/>
            </w:pPr>
            <w:r>
              <w:t>string</w:t>
            </w:r>
          </w:p>
        </w:tc>
        <w:tc>
          <w:tcPr>
            <w:tcW w:w="851" w:type="dxa"/>
            <w:shd w:val="clear" w:color="auto" w:fill="D9D9D9" w:themeFill="background1" w:themeFillShade="D9"/>
          </w:tcPr>
          <w:p w14:paraId="0F79768A" w14:textId="77777777" w:rsidR="00182083" w:rsidRPr="00D4717D" w:rsidRDefault="00182083" w:rsidP="00182083">
            <w:pPr>
              <w:jc w:val="center"/>
            </w:pPr>
            <w:r>
              <w:t>query</w:t>
            </w:r>
          </w:p>
        </w:tc>
        <w:tc>
          <w:tcPr>
            <w:tcW w:w="708" w:type="dxa"/>
            <w:shd w:val="clear" w:color="auto" w:fill="D9D9D9" w:themeFill="background1" w:themeFillShade="D9"/>
          </w:tcPr>
          <w:p w14:paraId="41C54441" w14:textId="77777777" w:rsidR="00182083" w:rsidRDefault="00182083" w:rsidP="00182083">
            <w:pPr>
              <w:jc w:val="center"/>
            </w:pPr>
            <w:r>
              <w:t>igen</w:t>
            </w:r>
          </w:p>
        </w:tc>
        <w:tc>
          <w:tcPr>
            <w:tcW w:w="3967" w:type="dxa"/>
            <w:shd w:val="clear" w:color="auto" w:fill="D9D9D9" w:themeFill="background1" w:themeFillShade="D9"/>
          </w:tcPr>
          <w:p w14:paraId="6C584BB1" w14:textId="77777777" w:rsidR="007F6206" w:rsidRDefault="00182083" w:rsidP="00182083">
            <w:r w:rsidRPr="00182083">
              <w:t>Jogviszony típusa</w:t>
            </w:r>
            <w:r w:rsidR="007F6206">
              <w:t xml:space="preserve">. A következő értékek egyiket kell felvegye: </w:t>
            </w:r>
            <w:r w:rsidRPr="00182083">
              <w:t xml:space="preserve"> </w:t>
            </w:r>
          </w:p>
          <w:p w14:paraId="2A007CD9" w14:textId="20E6A671" w:rsidR="007F6206" w:rsidRDefault="00DC4E6E" w:rsidP="00182083">
            <w:r>
              <w:t>NYITOTT</w:t>
            </w:r>
            <w:r w:rsidR="00182083" w:rsidRPr="00182083">
              <w:t>-nyitott</w:t>
            </w:r>
          </w:p>
          <w:p w14:paraId="47D84D53" w14:textId="3F7F0A21" w:rsidR="00182083" w:rsidRPr="00D4717D" w:rsidRDefault="00DC4E6E" w:rsidP="00182083">
            <w:r>
              <w:lastRenderedPageBreak/>
              <w:t>MIND</w:t>
            </w:r>
            <w:r w:rsidR="00182083" w:rsidRPr="00182083">
              <w:t>-mind</w:t>
            </w:r>
          </w:p>
        </w:tc>
      </w:tr>
    </w:tbl>
    <w:p w14:paraId="42C8C638" w14:textId="77777777" w:rsidR="006C16E2" w:rsidRDefault="006C16E2" w:rsidP="006C16E2"/>
    <w:p w14:paraId="2B6929F0" w14:textId="77777777" w:rsidR="006C16E2" w:rsidRPr="007D1C33" w:rsidRDefault="006C16E2" w:rsidP="006C16E2">
      <w:pPr>
        <w:rPr>
          <w:b/>
          <w:bCs/>
          <w:u w:val="single"/>
        </w:rPr>
      </w:pPr>
      <w:r w:rsidRPr="007523CD">
        <w:rPr>
          <w:b/>
          <w:bCs/>
          <w:u w:val="single"/>
        </w:rPr>
        <w:t>Válasz:</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1838"/>
        <w:gridCol w:w="1843"/>
        <w:gridCol w:w="1134"/>
        <w:gridCol w:w="4252"/>
      </w:tblGrid>
      <w:tr w:rsidR="002F51D3" w14:paraId="722B4231" w14:textId="77777777" w:rsidTr="00336480">
        <w:tc>
          <w:tcPr>
            <w:tcW w:w="1838" w:type="dxa"/>
            <w:shd w:val="clear" w:color="auto" w:fill="D9D9D9" w:themeFill="background1" w:themeFillShade="D9"/>
          </w:tcPr>
          <w:p w14:paraId="2F49A8D9" w14:textId="77777777" w:rsidR="002F51D3" w:rsidRPr="00B30389" w:rsidRDefault="002F51D3" w:rsidP="002F51D3">
            <w:pPr>
              <w:jc w:val="center"/>
              <w:rPr>
                <w:b/>
                <w:bCs/>
              </w:rPr>
            </w:pPr>
            <w:r w:rsidRPr="00B30389">
              <w:rPr>
                <w:b/>
                <w:bCs/>
              </w:rPr>
              <w:t>név</w:t>
            </w:r>
          </w:p>
        </w:tc>
        <w:tc>
          <w:tcPr>
            <w:tcW w:w="1843" w:type="dxa"/>
            <w:shd w:val="clear" w:color="auto" w:fill="D9D9D9" w:themeFill="background1" w:themeFillShade="D9"/>
          </w:tcPr>
          <w:p w14:paraId="37DF5CC8" w14:textId="77777777" w:rsidR="002F51D3" w:rsidRPr="00B30389" w:rsidRDefault="002F51D3" w:rsidP="002F51D3">
            <w:pPr>
              <w:jc w:val="center"/>
              <w:rPr>
                <w:b/>
                <w:bCs/>
              </w:rPr>
            </w:pPr>
            <w:r w:rsidRPr="00B30389">
              <w:rPr>
                <w:b/>
                <w:bCs/>
              </w:rPr>
              <w:t>típus</w:t>
            </w:r>
          </w:p>
        </w:tc>
        <w:tc>
          <w:tcPr>
            <w:tcW w:w="1134" w:type="dxa"/>
            <w:shd w:val="clear" w:color="auto" w:fill="D9D9D9" w:themeFill="background1" w:themeFillShade="D9"/>
          </w:tcPr>
          <w:p w14:paraId="0EF7373B" w14:textId="77777777" w:rsidR="002F51D3" w:rsidRPr="00B30389" w:rsidRDefault="002F51D3" w:rsidP="002F51D3">
            <w:pPr>
              <w:jc w:val="center"/>
              <w:rPr>
                <w:b/>
                <w:bCs/>
              </w:rPr>
            </w:pPr>
            <w:r>
              <w:rPr>
                <w:b/>
                <w:bCs/>
              </w:rPr>
              <w:t>kötelező</w:t>
            </w:r>
          </w:p>
        </w:tc>
        <w:tc>
          <w:tcPr>
            <w:tcW w:w="4252" w:type="dxa"/>
            <w:shd w:val="clear" w:color="auto" w:fill="D9D9D9" w:themeFill="background1" w:themeFillShade="D9"/>
          </w:tcPr>
          <w:p w14:paraId="3D0E8C5B" w14:textId="77777777" w:rsidR="002F51D3" w:rsidRPr="00B30389" w:rsidRDefault="002F51D3" w:rsidP="002F51D3">
            <w:pPr>
              <w:jc w:val="center"/>
              <w:rPr>
                <w:b/>
                <w:bCs/>
              </w:rPr>
            </w:pPr>
            <w:r w:rsidRPr="00B30389">
              <w:rPr>
                <w:b/>
                <w:bCs/>
              </w:rPr>
              <w:t>leírás</w:t>
            </w:r>
          </w:p>
        </w:tc>
      </w:tr>
      <w:tr w:rsidR="002F51D3" w14:paraId="4A64D85F" w14:textId="77777777" w:rsidTr="00336480">
        <w:tc>
          <w:tcPr>
            <w:tcW w:w="1838" w:type="dxa"/>
            <w:shd w:val="clear" w:color="auto" w:fill="D9D9D9" w:themeFill="background1" w:themeFillShade="D9"/>
          </w:tcPr>
          <w:p w14:paraId="0097486B" w14:textId="4302C3A3" w:rsidR="002F51D3" w:rsidRDefault="00336480" w:rsidP="002F51D3">
            <w:r w:rsidRPr="00336480">
              <w:t>foglalkoztatottak</w:t>
            </w:r>
          </w:p>
        </w:tc>
        <w:tc>
          <w:tcPr>
            <w:tcW w:w="1843" w:type="dxa"/>
            <w:shd w:val="clear" w:color="auto" w:fill="D9D9D9" w:themeFill="background1" w:themeFillShade="D9"/>
          </w:tcPr>
          <w:p w14:paraId="14BB9A87" w14:textId="33D306A7" w:rsidR="002F51D3" w:rsidRPr="006C16E2" w:rsidRDefault="00336480" w:rsidP="002F51D3">
            <w:pPr>
              <w:jc w:val="center"/>
            </w:pPr>
            <w:r w:rsidRPr="00336480">
              <w:t>BiztositottiJogviszonyFoglalkoztatoAdatai</w:t>
            </w:r>
          </w:p>
        </w:tc>
        <w:tc>
          <w:tcPr>
            <w:tcW w:w="1134" w:type="dxa"/>
            <w:shd w:val="clear" w:color="auto" w:fill="D9D9D9" w:themeFill="background1" w:themeFillShade="D9"/>
          </w:tcPr>
          <w:p w14:paraId="7C23F904" w14:textId="77777777" w:rsidR="002F51D3" w:rsidRDefault="002F51D3" w:rsidP="002F51D3">
            <w:pPr>
              <w:jc w:val="center"/>
            </w:pPr>
            <w:r>
              <w:t>nem</w:t>
            </w:r>
          </w:p>
        </w:tc>
        <w:tc>
          <w:tcPr>
            <w:tcW w:w="4252" w:type="dxa"/>
            <w:shd w:val="clear" w:color="auto" w:fill="D9D9D9" w:themeFill="background1" w:themeFillShade="D9"/>
          </w:tcPr>
          <w:p w14:paraId="0B1515B4" w14:textId="3097BA43" w:rsidR="002F51D3" w:rsidRDefault="002F51D3" w:rsidP="002F51D3">
            <w:pPr>
              <w:jc w:val="both"/>
            </w:pPr>
            <w:r w:rsidRPr="00813D1C">
              <w:t xml:space="preserve">A foglalkoztató foglalkoztatottjainak biztosítotti </w:t>
            </w:r>
            <w:r w:rsidR="00DC1D11">
              <w:t>j</w:t>
            </w:r>
            <w:r w:rsidRPr="00813D1C">
              <w:t>ogviszony adatai</w:t>
            </w:r>
            <w:r w:rsidR="00E75289">
              <w:t>.</w:t>
            </w:r>
          </w:p>
          <w:p w14:paraId="42EE489F" w14:textId="3E45288D" w:rsidR="002F51D3" w:rsidRDefault="002F51D3" w:rsidP="002F51D3">
            <w:r>
              <w:t xml:space="preserve">Ha nincs kitöltve, és </w:t>
            </w:r>
            <w:r w:rsidR="00FA0DBE">
              <w:t xml:space="preserve">FOLYAMATBAN </w:t>
            </w:r>
            <w:r>
              <w:t xml:space="preserve">a válaszkód, akkor a </w:t>
            </w:r>
            <w:r w:rsidR="00FA0DBE" w:rsidRPr="00324221">
              <w:t xml:space="preserve"> getBiztositottiJogviszonyFoglalkoztatoAdat</w:t>
            </w:r>
            <w:r w:rsidR="00FA0DBE">
              <w:t>S</w:t>
            </w:r>
            <w:r w:rsidR="00FA0DBE" w:rsidRPr="00E82872">
              <w:rPr>
                <w:rFonts w:eastAsiaTheme="minorEastAsia"/>
                <w:color w:val="auto"/>
                <w:sz w:val="20"/>
                <w:szCs w:val="20"/>
              </w:rPr>
              <w:t>tatus</w:t>
            </w:r>
            <w:r w:rsidR="00FA0DBE">
              <w:rPr>
                <w:rFonts w:eastAsiaTheme="minorEastAsia"/>
                <w:color w:val="auto"/>
                <w:sz w:val="20"/>
                <w:szCs w:val="20"/>
              </w:rPr>
              <w:t xml:space="preserve">z </w:t>
            </w:r>
            <w:r>
              <w:rPr>
                <w:rFonts w:eastAsiaTheme="minorEastAsia"/>
                <w:color w:val="auto"/>
                <w:sz w:val="20"/>
                <w:szCs w:val="20"/>
              </w:rPr>
              <w:t>később kell lekérdezni az eredményt.</w:t>
            </w:r>
          </w:p>
        </w:tc>
      </w:tr>
      <w:tr w:rsidR="002F51D3" w14:paraId="09068395" w14:textId="77777777" w:rsidTr="00336480">
        <w:tc>
          <w:tcPr>
            <w:tcW w:w="1838" w:type="dxa"/>
            <w:shd w:val="clear" w:color="auto" w:fill="D9D9D9" w:themeFill="background1" w:themeFillShade="D9"/>
          </w:tcPr>
          <w:p w14:paraId="19CDA1D6" w14:textId="0198AF9F" w:rsidR="002F51D3" w:rsidRDefault="002F51D3" w:rsidP="002F51D3">
            <w:r w:rsidRPr="005E3BAE">
              <w:t>request</w:t>
            </w:r>
            <w:r w:rsidR="00D92252">
              <w:t>Data</w:t>
            </w:r>
          </w:p>
        </w:tc>
        <w:tc>
          <w:tcPr>
            <w:tcW w:w="1843" w:type="dxa"/>
            <w:shd w:val="clear" w:color="auto" w:fill="D9D9D9" w:themeFill="background1" w:themeFillShade="D9"/>
          </w:tcPr>
          <w:p w14:paraId="00C642BF" w14:textId="5F156D05" w:rsidR="002F51D3" w:rsidRPr="006C16E2" w:rsidRDefault="00D92252" w:rsidP="002F51D3">
            <w:pPr>
              <w:jc w:val="center"/>
            </w:pPr>
            <w:r>
              <w:t>RequestData</w:t>
            </w:r>
          </w:p>
        </w:tc>
        <w:tc>
          <w:tcPr>
            <w:tcW w:w="1134" w:type="dxa"/>
            <w:shd w:val="clear" w:color="auto" w:fill="D9D9D9" w:themeFill="background1" w:themeFillShade="D9"/>
          </w:tcPr>
          <w:p w14:paraId="50FB4F1C" w14:textId="77777777" w:rsidR="002F51D3" w:rsidRDefault="002F51D3" w:rsidP="002F51D3">
            <w:pPr>
              <w:jc w:val="center"/>
            </w:pPr>
            <w:r>
              <w:t>igen</w:t>
            </w:r>
          </w:p>
        </w:tc>
        <w:tc>
          <w:tcPr>
            <w:tcW w:w="4252" w:type="dxa"/>
            <w:shd w:val="clear" w:color="auto" w:fill="D9D9D9" w:themeFill="background1" w:themeFillShade="D9"/>
          </w:tcPr>
          <w:p w14:paraId="5416C814" w14:textId="5F9ACB69" w:rsidR="002F51D3" w:rsidRDefault="002F51D3" w:rsidP="002F51D3">
            <w:r w:rsidRPr="005E3BAE">
              <w:t xml:space="preserve">A lekérdezés </w:t>
            </w:r>
            <w:r w:rsidR="00977C45">
              <w:t>adatai</w:t>
            </w:r>
            <w:r w:rsidRPr="005E3BAE">
              <w:t>.</w:t>
            </w:r>
          </w:p>
        </w:tc>
      </w:tr>
      <w:tr w:rsidR="002F51D3" w14:paraId="6FB9EEE9" w14:textId="77777777" w:rsidTr="00336480">
        <w:tc>
          <w:tcPr>
            <w:tcW w:w="1838" w:type="dxa"/>
            <w:shd w:val="clear" w:color="auto" w:fill="D9D9D9" w:themeFill="background1" w:themeFillShade="D9"/>
          </w:tcPr>
          <w:p w14:paraId="59F29636" w14:textId="77777777" w:rsidR="002F51D3" w:rsidRPr="000D6741" w:rsidRDefault="002F51D3" w:rsidP="002F51D3">
            <w:r>
              <w:t>resultCode</w:t>
            </w:r>
          </w:p>
        </w:tc>
        <w:tc>
          <w:tcPr>
            <w:tcW w:w="1843" w:type="dxa"/>
            <w:shd w:val="clear" w:color="auto" w:fill="D9D9D9" w:themeFill="background1" w:themeFillShade="D9"/>
          </w:tcPr>
          <w:p w14:paraId="4A798077" w14:textId="268AFE8B" w:rsidR="002F51D3" w:rsidRDefault="002F51D3" w:rsidP="002F51D3">
            <w:pPr>
              <w:jc w:val="center"/>
            </w:pPr>
            <w:r>
              <w:t>G</w:t>
            </w:r>
            <w:r w:rsidRPr="0098156A">
              <w:t>et</w:t>
            </w:r>
            <w:r w:rsidR="00A1639B" w:rsidRPr="00324221">
              <w:t>BiztositottiJogviszonyFoglalkoztatoAdat</w:t>
            </w:r>
            <w:r>
              <w:t>Result</w:t>
            </w:r>
          </w:p>
        </w:tc>
        <w:tc>
          <w:tcPr>
            <w:tcW w:w="1134" w:type="dxa"/>
            <w:shd w:val="clear" w:color="auto" w:fill="D9D9D9" w:themeFill="background1" w:themeFillShade="D9"/>
          </w:tcPr>
          <w:p w14:paraId="32422FD2" w14:textId="77777777" w:rsidR="002F51D3" w:rsidRDefault="002F51D3" w:rsidP="002F51D3">
            <w:pPr>
              <w:jc w:val="center"/>
            </w:pPr>
            <w:r>
              <w:t>igen</w:t>
            </w:r>
          </w:p>
        </w:tc>
        <w:tc>
          <w:tcPr>
            <w:tcW w:w="4252" w:type="dxa"/>
            <w:shd w:val="clear" w:color="auto" w:fill="D9D9D9" w:themeFill="background1" w:themeFillShade="D9"/>
          </w:tcPr>
          <w:p w14:paraId="303155EB" w14:textId="77777777" w:rsidR="002F51D3" w:rsidRDefault="002F51D3" w:rsidP="002F51D3">
            <w:r>
              <w:t>Válaszkód</w:t>
            </w:r>
          </w:p>
        </w:tc>
      </w:tr>
      <w:tr w:rsidR="002F51D3" w14:paraId="4619F985" w14:textId="77777777" w:rsidTr="00336480">
        <w:tc>
          <w:tcPr>
            <w:tcW w:w="1838" w:type="dxa"/>
            <w:shd w:val="clear" w:color="auto" w:fill="D9D9D9" w:themeFill="background1" w:themeFillShade="D9"/>
          </w:tcPr>
          <w:p w14:paraId="4B0F58FB" w14:textId="77777777" w:rsidR="002F51D3" w:rsidRDefault="002F51D3" w:rsidP="002F51D3">
            <w:r>
              <w:t>resultMessage</w:t>
            </w:r>
          </w:p>
        </w:tc>
        <w:tc>
          <w:tcPr>
            <w:tcW w:w="1843" w:type="dxa"/>
            <w:shd w:val="clear" w:color="auto" w:fill="D9D9D9" w:themeFill="background1" w:themeFillShade="D9"/>
          </w:tcPr>
          <w:p w14:paraId="26D5643C" w14:textId="77777777" w:rsidR="002F51D3" w:rsidRDefault="002F51D3" w:rsidP="002F51D3">
            <w:pPr>
              <w:jc w:val="center"/>
            </w:pPr>
            <w:r>
              <w:t>string</w:t>
            </w:r>
          </w:p>
        </w:tc>
        <w:tc>
          <w:tcPr>
            <w:tcW w:w="1134" w:type="dxa"/>
            <w:shd w:val="clear" w:color="auto" w:fill="D9D9D9" w:themeFill="background1" w:themeFillShade="D9"/>
          </w:tcPr>
          <w:p w14:paraId="63731D79" w14:textId="77777777" w:rsidR="002F51D3" w:rsidRDefault="002F51D3" w:rsidP="002F51D3">
            <w:pPr>
              <w:jc w:val="center"/>
            </w:pPr>
            <w:r>
              <w:t>nem</w:t>
            </w:r>
          </w:p>
        </w:tc>
        <w:tc>
          <w:tcPr>
            <w:tcW w:w="4252" w:type="dxa"/>
            <w:shd w:val="clear" w:color="auto" w:fill="D9D9D9" w:themeFill="background1" w:themeFillShade="D9"/>
          </w:tcPr>
          <w:p w14:paraId="523E9654" w14:textId="77777777" w:rsidR="002F51D3" w:rsidRDefault="002F51D3" w:rsidP="002F51D3">
            <w:r>
              <w:t>Válaszüzenet</w:t>
            </w:r>
          </w:p>
        </w:tc>
      </w:tr>
    </w:tbl>
    <w:p w14:paraId="7C7A9C9F" w14:textId="37484C68" w:rsidR="006C16E2" w:rsidRDefault="006C16E2" w:rsidP="006C16E2">
      <w:r>
        <w:t>A G</w:t>
      </w:r>
      <w:r w:rsidRPr="0098156A">
        <w:t>et</w:t>
      </w:r>
      <w:r w:rsidR="006A3436" w:rsidRPr="00324221">
        <w:t>BiztositottiJogviszonyFoglalkoztatoAdat</w:t>
      </w:r>
      <w:r>
        <w:t>Response</w:t>
      </w:r>
      <w:r w:rsidRPr="00B30389">
        <w:t>Ty</w:t>
      </w:r>
      <w:r>
        <w:t>pe attribútumai a következők:</w:t>
      </w:r>
    </w:p>
    <w:p w14:paraId="556E342E" w14:textId="77777777" w:rsidR="006C16E2" w:rsidRDefault="006C16E2">
      <w:pPr>
        <w:rPr>
          <w:rFonts w:ascii="Times New Roman" w:eastAsia="Times New Roman" w:hAnsi="Times New Roman" w:cs="Times New Roman"/>
          <w:b/>
          <w:sz w:val="30"/>
        </w:rPr>
      </w:pPr>
    </w:p>
    <w:p w14:paraId="4D09C7C1" w14:textId="796E4141" w:rsidR="008318F3" w:rsidRDefault="008318F3">
      <w:r w:rsidRPr="00A52A03">
        <w:t>BiztositottiJogviszonyFoglalkoztatoAdatai</w:t>
      </w:r>
      <w:r w:rsidRPr="008318F3">
        <w:t xml:space="preserve"> </w:t>
      </w:r>
      <w:r>
        <w:t>attribútumai a következők:</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BC4530" w14:paraId="7C33DCCC" w14:textId="77777777" w:rsidTr="005A587A">
        <w:tc>
          <w:tcPr>
            <w:tcW w:w="2263" w:type="dxa"/>
            <w:shd w:val="clear" w:color="auto" w:fill="D9D9D9" w:themeFill="background1" w:themeFillShade="D9"/>
          </w:tcPr>
          <w:p w14:paraId="6185D0C7" w14:textId="77777777" w:rsidR="00BC4530" w:rsidRPr="00B30389" w:rsidRDefault="00BC4530" w:rsidP="00F91A30">
            <w:pPr>
              <w:jc w:val="center"/>
              <w:rPr>
                <w:b/>
                <w:bCs/>
              </w:rPr>
            </w:pPr>
            <w:r w:rsidRPr="00B30389">
              <w:rPr>
                <w:b/>
                <w:bCs/>
              </w:rPr>
              <w:t>név</w:t>
            </w:r>
          </w:p>
        </w:tc>
        <w:tc>
          <w:tcPr>
            <w:tcW w:w="1843" w:type="dxa"/>
            <w:shd w:val="clear" w:color="auto" w:fill="D9D9D9" w:themeFill="background1" w:themeFillShade="D9"/>
          </w:tcPr>
          <w:p w14:paraId="65A75575" w14:textId="77777777" w:rsidR="00BC4530" w:rsidRPr="00B30389" w:rsidRDefault="00BC4530" w:rsidP="00F91A30">
            <w:pPr>
              <w:jc w:val="center"/>
              <w:rPr>
                <w:b/>
                <w:bCs/>
              </w:rPr>
            </w:pPr>
            <w:r w:rsidRPr="00B30389">
              <w:rPr>
                <w:b/>
                <w:bCs/>
              </w:rPr>
              <w:t>típus</w:t>
            </w:r>
          </w:p>
        </w:tc>
        <w:tc>
          <w:tcPr>
            <w:tcW w:w="709" w:type="dxa"/>
            <w:shd w:val="clear" w:color="auto" w:fill="D9D9D9" w:themeFill="background1" w:themeFillShade="D9"/>
          </w:tcPr>
          <w:p w14:paraId="5F864A4F" w14:textId="77777777" w:rsidR="00BC4530" w:rsidRPr="00B30389" w:rsidRDefault="00BC4530" w:rsidP="00F91A30">
            <w:pPr>
              <w:jc w:val="center"/>
              <w:rPr>
                <w:b/>
                <w:bCs/>
              </w:rPr>
            </w:pPr>
            <w:r>
              <w:rPr>
                <w:b/>
                <w:bCs/>
              </w:rPr>
              <w:t>kötelező</w:t>
            </w:r>
          </w:p>
        </w:tc>
        <w:tc>
          <w:tcPr>
            <w:tcW w:w="4252" w:type="dxa"/>
            <w:shd w:val="clear" w:color="auto" w:fill="D9D9D9" w:themeFill="background1" w:themeFillShade="D9"/>
          </w:tcPr>
          <w:p w14:paraId="3DDDAC9D" w14:textId="77777777" w:rsidR="00BC4530" w:rsidRPr="00B30389" w:rsidRDefault="00BC4530" w:rsidP="00F91A30">
            <w:pPr>
              <w:jc w:val="center"/>
              <w:rPr>
                <w:b/>
                <w:bCs/>
              </w:rPr>
            </w:pPr>
            <w:r w:rsidRPr="00B30389">
              <w:rPr>
                <w:b/>
                <w:bCs/>
              </w:rPr>
              <w:t>leírás</w:t>
            </w:r>
          </w:p>
        </w:tc>
      </w:tr>
      <w:tr w:rsidR="00BC4530" w14:paraId="3F92018A" w14:textId="77777777" w:rsidTr="005A587A">
        <w:tc>
          <w:tcPr>
            <w:tcW w:w="2263" w:type="dxa"/>
            <w:shd w:val="clear" w:color="auto" w:fill="D9D9D9" w:themeFill="background1" w:themeFillShade="D9"/>
          </w:tcPr>
          <w:p w14:paraId="6CAA6F2C" w14:textId="66EABFB9" w:rsidR="00BC4530" w:rsidRDefault="002D0B17" w:rsidP="00F91A30">
            <w:r w:rsidRPr="002D0B17">
              <w:t>munkavallaloNeve</w:t>
            </w:r>
          </w:p>
        </w:tc>
        <w:tc>
          <w:tcPr>
            <w:tcW w:w="1843" w:type="dxa"/>
            <w:shd w:val="clear" w:color="auto" w:fill="D9D9D9" w:themeFill="background1" w:themeFillShade="D9"/>
          </w:tcPr>
          <w:p w14:paraId="6177EEEE" w14:textId="04034316" w:rsidR="00BC4530" w:rsidRPr="006C16E2" w:rsidRDefault="002D0B17" w:rsidP="00F91A30">
            <w:pPr>
              <w:jc w:val="center"/>
            </w:pPr>
            <w:r w:rsidRPr="002D0B17">
              <w:t>string</w:t>
            </w:r>
          </w:p>
        </w:tc>
        <w:tc>
          <w:tcPr>
            <w:tcW w:w="709" w:type="dxa"/>
            <w:shd w:val="clear" w:color="auto" w:fill="D9D9D9" w:themeFill="background1" w:themeFillShade="D9"/>
          </w:tcPr>
          <w:p w14:paraId="51161BB8" w14:textId="77777777" w:rsidR="00BC4530" w:rsidRDefault="00BC4530" w:rsidP="00F91A30">
            <w:pPr>
              <w:jc w:val="center"/>
            </w:pPr>
            <w:r>
              <w:t>nem</w:t>
            </w:r>
          </w:p>
        </w:tc>
        <w:tc>
          <w:tcPr>
            <w:tcW w:w="4252" w:type="dxa"/>
            <w:shd w:val="clear" w:color="auto" w:fill="D9D9D9" w:themeFill="background1" w:themeFillShade="D9"/>
          </w:tcPr>
          <w:p w14:paraId="19006792" w14:textId="2B70F341" w:rsidR="00BC4530" w:rsidRDefault="002D0B17" w:rsidP="00F91A30">
            <w:r w:rsidRPr="002D0B17">
              <w:t>munkavállaló neve</w:t>
            </w:r>
          </w:p>
        </w:tc>
      </w:tr>
      <w:tr w:rsidR="00BC4530" w14:paraId="41AB80AF" w14:textId="77777777" w:rsidTr="005A587A">
        <w:tc>
          <w:tcPr>
            <w:tcW w:w="2263" w:type="dxa"/>
            <w:shd w:val="clear" w:color="auto" w:fill="D9D9D9" w:themeFill="background1" w:themeFillShade="D9"/>
          </w:tcPr>
          <w:p w14:paraId="5F51D922" w14:textId="3033F9DF" w:rsidR="00BC4530" w:rsidRDefault="002D0B17" w:rsidP="00F91A30">
            <w:r w:rsidRPr="002D0B17">
              <w:t>munkavallaloAdoazonositoJele</w:t>
            </w:r>
          </w:p>
        </w:tc>
        <w:tc>
          <w:tcPr>
            <w:tcW w:w="1843" w:type="dxa"/>
            <w:shd w:val="clear" w:color="auto" w:fill="D9D9D9" w:themeFill="background1" w:themeFillShade="D9"/>
          </w:tcPr>
          <w:p w14:paraId="6203CA90" w14:textId="078BFEE9" w:rsidR="00BC4530" w:rsidRPr="006C16E2" w:rsidRDefault="002D0B17" w:rsidP="00F91A30">
            <w:pPr>
              <w:jc w:val="center"/>
            </w:pPr>
            <w:r w:rsidRPr="002D0B17">
              <w:t>AdozoReferencia</w:t>
            </w:r>
          </w:p>
        </w:tc>
        <w:tc>
          <w:tcPr>
            <w:tcW w:w="709" w:type="dxa"/>
            <w:shd w:val="clear" w:color="auto" w:fill="D9D9D9" w:themeFill="background1" w:themeFillShade="D9"/>
          </w:tcPr>
          <w:p w14:paraId="467ECEA7" w14:textId="6A244FBA" w:rsidR="00BC4530" w:rsidRDefault="002D0B17" w:rsidP="00F91A30">
            <w:pPr>
              <w:jc w:val="center"/>
            </w:pPr>
            <w:r>
              <w:t>nem</w:t>
            </w:r>
          </w:p>
        </w:tc>
        <w:tc>
          <w:tcPr>
            <w:tcW w:w="4252" w:type="dxa"/>
            <w:shd w:val="clear" w:color="auto" w:fill="D9D9D9" w:themeFill="background1" w:themeFillShade="D9"/>
          </w:tcPr>
          <w:p w14:paraId="09CABC6E" w14:textId="2D4EDCCB" w:rsidR="00BC4530" w:rsidRDefault="002D0B17" w:rsidP="00F91A30">
            <w:r w:rsidRPr="002D0B17">
              <w:t>munkavállaló adóazonosító jele</w:t>
            </w:r>
          </w:p>
        </w:tc>
      </w:tr>
      <w:tr w:rsidR="00BC4530" w14:paraId="282310FB" w14:textId="77777777" w:rsidTr="005A587A">
        <w:tc>
          <w:tcPr>
            <w:tcW w:w="2263" w:type="dxa"/>
            <w:shd w:val="clear" w:color="auto" w:fill="D9D9D9" w:themeFill="background1" w:themeFillShade="D9"/>
          </w:tcPr>
          <w:p w14:paraId="6B74804E" w14:textId="32392334" w:rsidR="00BC4530" w:rsidRPr="000D6741" w:rsidRDefault="002D0B17" w:rsidP="00F91A30">
            <w:r w:rsidRPr="002D0B17">
              <w:t>bejelentes</w:t>
            </w:r>
          </w:p>
        </w:tc>
        <w:tc>
          <w:tcPr>
            <w:tcW w:w="1843" w:type="dxa"/>
            <w:shd w:val="clear" w:color="auto" w:fill="D9D9D9" w:themeFill="background1" w:themeFillShade="D9"/>
          </w:tcPr>
          <w:p w14:paraId="6F6B1C28" w14:textId="36F75342" w:rsidR="00BC4530" w:rsidRDefault="002D0B17" w:rsidP="00F91A30">
            <w:pPr>
              <w:jc w:val="center"/>
            </w:pPr>
            <w:r w:rsidRPr="002D0B17">
              <w:t>Bejelentes</w:t>
            </w:r>
          </w:p>
        </w:tc>
        <w:tc>
          <w:tcPr>
            <w:tcW w:w="709" w:type="dxa"/>
            <w:shd w:val="clear" w:color="auto" w:fill="D9D9D9" w:themeFill="background1" w:themeFillShade="D9"/>
          </w:tcPr>
          <w:p w14:paraId="7B24130E" w14:textId="04628162" w:rsidR="00BC4530" w:rsidRDefault="002D0B17" w:rsidP="00F91A30">
            <w:pPr>
              <w:jc w:val="center"/>
            </w:pPr>
            <w:r>
              <w:t>nem</w:t>
            </w:r>
          </w:p>
        </w:tc>
        <w:tc>
          <w:tcPr>
            <w:tcW w:w="4252" w:type="dxa"/>
            <w:shd w:val="clear" w:color="auto" w:fill="D9D9D9" w:themeFill="background1" w:themeFillShade="D9"/>
          </w:tcPr>
          <w:p w14:paraId="31FBE8E9" w14:textId="4F4B5C90" w:rsidR="00BC4530" w:rsidRDefault="002D0B17" w:rsidP="00F91A30">
            <w:r>
              <w:t>munkavállaló bejelentésének adatai</w:t>
            </w:r>
          </w:p>
        </w:tc>
      </w:tr>
      <w:tr w:rsidR="00BC4530" w14:paraId="33394230" w14:textId="77777777" w:rsidTr="005A587A">
        <w:tc>
          <w:tcPr>
            <w:tcW w:w="2263" w:type="dxa"/>
            <w:shd w:val="clear" w:color="auto" w:fill="D9D9D9" w:themeFill="background1" w:themeFillShade="D9"/>
          </w:tcPr>
          <w:p w14:paraId="644F3AF5" w14:textId="2023DF36" w:rsidR="00BC4530" w:rsidRDefault="002D0B17" w:rsidP="00F91A30">
            <w:r w:rsidRPr="002D0B17">
              <w:t>hetiOra</w:t>
            </w:r>
          </w:p>
        </w:tc>
        <w:tc>
          <w:tcPr>
            <w:tcW w:w="1843" w:type="dxa"/>
            <w:shd w:val="clear" w:color="auto" w:fill="D9D9D9" w:themeFill="background1" w:themeFillShade="D9"/>
          </w:tcPr>
          <w:p w14:paraId="4E95B7AC" w14:textId="01A6D797" w:rsidR="00BC4530" w:rsidRDefault="002D0B17" w:rsidP="00F91A30">
            <w:pPr>
              <w:jc w:val="center"/>
            </w:pPr>
            <w:r w:rsidRPr="002D0B17">
              <w:t>HetiOra</w:t>
            </w:r>
          </w:p>
        </w:tc>
        <w:tc>
          <w:tcPr>
            <w:tcW w:w="709" w:type="dxa"/>
            <w:shd w:val="clear" w:color="auto" w:fill="D9D9D9" w:themeFill="background1" w:themeFillShade="D9"/>
          </w:tcPr>
          <w:p w14:paraId="60B42630" w14:textId="77777777" w:rsidR="00BC4530" w:rsidRDefault="00BC4530" w:rsidP="00F91A30">
            <w:pPr>
              <w:jc w:val="center"/>
            </w:pPr>
            <w:r>
              <w:t>nem</w:t>
            </w:r>
          </w:p>
        </w:tc>
        <w:tc>
          <w:tcPr>
            <w:tcW w:w="4252" w:type="dxa"/>
            <w:shd w:val="clear" w:color="auto" w:fill="D9D9D9" w:themeFill="background1" w:themeFillShade="D9"/>
          </w:tcPr>
          <w:p w14:paraId="7A29DE12" w14:textId="0740812A" w:rsidR="00BC4530" w:rsidRDefault="002D0B17" w:rsidP="00F91A30">
            <w:r>
              <w:t>heti óra</w:t>
            </w:r>
          </w:p>
        </w:tc>
      </w:tr>
      <w:tr w:rsidR="002D0B17" w14:paraId="165AF9CF" w14:textId="77777777" w:rsidTr="005A587A">
        <w:tc>
          <w:tcPr>
            <w:tcW w:w="2263" w:type="dxa"/>
            <w:shd w:val="clear" w:color="auto" w:fill="D9D9D9" w:themeFill="background1" w:themeFillShade="D9"/>
          </w:tcPr>
          <w:p w14:paraId="691BD53B" w14:textId="557A77BB" w:rsidR="002D0B17" w:rsidRPr="002D0B17" w:rsidRDefault="00FB0893" w:rsidP="00F91A30">
            <w:r w:rsidRPr="00FB0893">
              <w:t>jogviszonyAlapadatok</w:t>
            </w:r>
          </w:p>
        </w:tc>
        <w:tc>
          <w:tcPr>
            <w:tcW w:w="1843" w:type="dxa"/>
            <w:shd w:val="clear" w:color="auto" w:fill="D9D9D9" w:themeFill="background1" w:themeFillShade="D9"/>
          </w:tcPr>
          <w:p w14:paraId="6BD02527" w14:textId="55FF6AC5" w:rsidR="002D0B17" w:rsidRPr="002D0B17" w:rsidRDefault="00FB0893" w:rsidP="00F91A30">
            <w:pPr>
              <w:jc w:val="center"/>
            </w:pPr>
            <w:r w:rsidRPr="00FB0893">
              <w:t>JogviszonyAlapadatok</w:t>
            </w:r>
          </w:p>
        </w:tc>
        <w:tc>
          <w:tcPr>
            <w:tcW w:w="709" w:type="dxa"/>
            <w:shd w:val="clear" w:color="auto" w:fill="D9D9D9" w:themeFill="background1" w:themeFillShade="D9"/>
          </w:tcPr>
          <w:p w14:paraId="2B2E3883" w14:textId="05903B76" w:rsidR="002D0B17" w:rsidRDefault="00FB0893" w:rsidP="00F91A30">
            <w:pPr>
              <w:jc w:val="center"/>
            </w:pPr>
            <w:r>
              <w:t>nem</w:t>
            </w:r>
          </w:p>
        </w:tc>
        <w:tc>
          <w:tcPr>
            <w:tcW w:w="4252" w:type="dxa"/>
            <w:shd w:val="clear" w:color="auto" w:fill="D9D9D9" w:themeFill="background1" w:themeFillShade="D9"/>
          </w:tcPr>
          <w:p w14:paraId="273AD06F" w14:textId="2016D58D" w:rsidR="002D0B17" w:rsidRDefault="00FB0893" w:rsidP="00F91A30">
            <w:r w:rsidRPr="00FB0893">
              <w:t>jogviszony alapadatok</w:t>
            </w:r>
          </w:p>
        </w:tc>
      </w:tr>
      <w:tr w:rsidR="002D0B17" w14:paraId="2033021E" w14:textId="77777777" w:rsidTr="005A587A">
        <w:tc>
          <w:tcPr>
            <w:tcW w:w="2263" w:type="dxa"/>
            <w:shd w:val="clear" w:color="auto" w:fill="D9D9D9" w:themeFill="background1" w:themeFillShade="D9"/>
          </w:tcPr>
          <w:p w14:paraId="5020109D" w14:textId="1D0CE2F5" w:rsidR="002D0B17" w:rsidRPr="002D0B17" w:rsidRDefault="00FB0893" w:rsidP="00F91A30">
            <w:r w:rsidRPr="00FB0893">
              <w:t>szuneteltetes</w:t>
            </w:r>
          </w:p>
        </w:tc>
        <w:tc>
          <w:tcPr>
            <w:tcW w:w="1843" w:type="dxa"/>
            <w:shd w:val="clear" w:color="auto" w:fill="D9D9D9" w:themeFill="background1" w:themeFillShade="D9"/>
          </w:tcPr>
          <w:p w14:paraId="792A3D89" w14:textId="595AD6B9" w:rsidR="002D0B17" w:rsidRPr="002D0B17" w:rsidRDefault="00FB0893" w:rsidP="00F91A30">
            <w:pPr>
              <w:jc w:val="center"/>
            </w:pPr>
            <w:r>
              <w:t>S</w:t>
            </w:r>
            <w:r w:rsidRPr="00FB0893">
              <w:t>zuneteltetes</w:t>
            </w:r>
          </w:p>
        </w:tc>
        <w:tc>
          <w:tcPr>
            <w:tcW w:w="709" w:type="dxa"/>
            <w:shd w:val="clear" w:color="auto" w:fill="D9D9D9" w:themeFill="background1" w:themeFillShade="D9"/>
          </w:tcPr>
          <w:p w14:paraId="64879D30" w14:textId="28D2B526" w:rsidR="002D0B17" w:rsidRDefault="00FB0893" w:rsidP="00F91A30">
            <w:pPr>
              <w:jc w:val="center"/>
            </w:pPr>
            <w:r>
              <w:t>nem</w:t>
            </w:r>
          </w:p>
        </w:tc>
        <w:tc>
          <w:tcPr>
            <w:tcW w:w="4252" w:type="dxa"/>
            <w:shd w:val="clear" w:color="auto" w:fill="D9D9D9" w:themeFill="background1" w:themeFillShade="D9"/>
          </w:tcPr>
          <w:p w14:paraId="41A63459" w14:textId="7519817C" w:rsidR="002D0B17" w:rsidRDefault="00FB0893" w:rsidP="00F91A30">
            <w:r w:rsidRPr="00FB0893">
              <w:t>szüneteltetés</w:t>
            </w:r>
          </w:p>
        </w:tc>
      </w:tr>
      <w:tr w:rsidR="00703181" w14:paraId="15733164" w14:textId="77777777" w:rsidTr="005A587A">
        <w:tc>
          <w:tcPr>
            <w:tcW w:w="2263" w:type="dxa"/>
            <w:shd w:val="clear" w:color="auto" w:fill="D9D9D9" w:themeFill="background1" w:themeFillShade="D9"/>
          </w:tcPr>
          <w:p w14:paraId="40F91C31" w14:textId="31052565" w:rsidR="00703181" w:rsidRPr="00FB0893" w:rsidRDefault="00703181" w:rsidP="00F91A30">
            <w:r>
              <w:t>feor</w:t>
            </w:r>
          </w:p>
        </w:tc>
        <w:tc>
          <w:tcPr>
            <w:tcW w:w="1843" w:type="dxa"/>
            <w:shd w:val="clear" w:color="auto" w:fill="D9D9D9" w:themeFill="background1" w:themeFillShade="D9"/>
          </w:tcPr>
          <w:p w14:paraId="2FBB5267" w14:textId="16E14F2B" w:rsidR="00703181" w:rsidRDefault="009E567C" w:rsidP="00F91A30">
            <w:pPr>
              <w:jc w:val="center"/>
            </w:pPr>
            <w:r>
              <w:t>F</w:t>
            </w:r>
            <w:r w:rsidR="00703181">
              <w:t>eor</w:t>
            </w:r>
          </w:p>
        </w:tc>
        <w:tc>
          <w:tcPr>
            <w:tcW w:w="709" w:type="dxa"/>
            <w:shd w:val="clear" w:color="auto" w:fill="D9D9D9" w:themeFill="background1" w:themeFillShade="D9"/>
          </w:tcPr>
          <w:p w14:paraId="405501A6" w14:textId="1BF07D75" w:rsidR="00703181" w:rsidRDefault="00703181" w:rsidP="00F91A30">
            <w:pPr>
              <w:jc w:val="center"/>
            </w:pPr>
            <w:r>
              <w:t>nem</w:t>
            </w:r>
          </w:p>
        </w:tc>
        <w:tc>
          <w:tcPr>
            <w:tcW w:w="4252" w:type="dxa"/>
            <w:shd w:val="clear" w:color="auto" w:fill="D9D9D9" w:themeFill="background1" w:themeFillShade="D9"/>
          </w:tcPr>
          <w:p w14:paraId="182D1B0B" w14:textId="0E9B07B6" w:rsidR="00703181" w:rsidRPr="00FB0893" w:rsidRDefault="00703181" w:rsidP="00F91A30">
            <w:r>
              <w:t>FEOR adatok</w:t>
            </w:r>
          </w:p>
        </w:tc>
      </w:tr>
    </w:tbl>
    <w:p w14:paraId="0DD338AE" w14:textId="77777777" w:rsidR="008318F3" w:rsidRDefault="008318F3">
      <w:pPr>
        <w:rPr>
          <w:rFonts w:ascii="Times New Roman" w:eastAsia="Times New Roman" w:hAnsi="Times New Roman" w:cs="Times New Roman"/>
          <w:b/>
          <w:sz w:val="30"/>
        </w:rPr>
      </w:pPr>
    </w:p>
    <w:p w14:paraId="275CBEB5" w14:textId="77777777" w:rsidR="00BC4530" w:rsidRDefault="00BC4530" w:rsidP="00766A19">
      <w:pPr>
        <w:rPr>
          <w:b/>
          <w:bCs/>
          <w:u w:val="single"/>
        </w:rPr>
      </w:pPr>
    </w:p>
    <w:p w14:paraId="4F3F1381" w14:textId="7D3A712C" w:rsidR="005A587A" w:rsidRDefault="00BD6F90" w:rsidP="00766A19">
      <w:r w:rsidRPr="00BD6F90">
        <w:t>Bejelentés attribútumai:</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BD6F90" w14:paraId="3299CC19" w14:textId="77777777" w:rsidTr="00F91A30">
        <w:tc>
          <w:tcPr>
            <w:tcW w:w="2263" w:type="dxa"/>
            <w:shd w:val="clear" w:color="auto" w:fill="D9D9D9" w:themeFill="background1" w:themeFillShade="D9"/>
          </w:tcPr>
          <w:p w14:paraId="13406540" w14:textId="77777777" w:rsidR="00BD6F90" w:rsidRPr="00B30389" w:rsidRDefault="00BD6F90" w:rsidP="00F91A30">
            <w:pPr>
              <w:jc w:val="center"/>
              <w:rPr>
                <w:b/>
                <w:bCs/>
              </w:rPr>
            </w:pPr>
            <w:r w:rsidRPr="00B30389">
              <w:rPr>
                <w:b/>
                <w:bCs/>
              </w:rPr>
              <w:t>név</w:t>
            </w:r>
          </w:p>
        </w:tc>
        <w:tc>
          <w:tcPr>
            <w:tcW w:w="1843" w:type="dxa"/>
            <w:shd w:val="clear" w:color="auto" w:fill="D9D9D9" w:themeFill="background1" w:themeFillShade="D9"/>
          </w:tcPr>
          <w:p w14:paraId="2878F7FB" w14:textId="77777777" w:rsidR="00BD6F90" w:rsidRPr="00B30389" w:rsidRDefault="00BD6F90" w:rsidP="00F91A30">
            <w:pPr>
              <w:jc w:val="center"/>
              <w:rPr>
                <w:b/>
                <w:bCs/>
              </w:rPr>
            </w:pPr>
            <w:r w:rsidRPr="00B30389">
              <w:rPr>
                <w:b/>
                <w:bCs/>
              </w:rPr>
              <w:t>típus</w:t>
            </w:r>
          </w:p>
        </w:tc>
        <w:tc>
          <w:tcPr>
            <w:tcW w:w="709" w:type="dxa"/>
            <w:shd w:val="clear" w:color="auto" w:fill="D9D9D9" w:themeFill="background1" w:themeFillShade="D9"/>
          </w:tcPr>
          <w:p w14:paraId="43CE26B5" w14:textId="77777777" w:rsidR="00BD6F90" w:rsidRPr="00B30389" w:rsidRDefault="00BD6F90" w:rsidP="00F91A30">
            <w:pPr>
              <w:jc w:val="center"/>
              <w:rPr>
                <w:b/>
                <w:bCs/>
              </w:rPr>
            </w:pPr>
            <w:r>
              <w:rPr>
                <w:b/>
                <w:bCs/>
              </w:rPr>
              <w:t>kötelező</w:t>
            </w:r>
          </w:p>
        </w:tc>
        <w:tc>
          <w:tcPr>
            <w:tcW w:w="4252" w:type="dxa"/>
            <w:shd w:val="clear" w:color="auto" w:fill="D9D9D9" w:themeFill="background1" w:themeFillShade="D9"/>
          </w:tcPr>
          <w:p w14:paraId="56AFD561" w14:textId="77777777" w:rsidR="00BD6F90" w:rsidRPr="00B30389" w:rsidRDefault="00BD6F90" w:rsidP="00F91A30">
            <w:pPr>
              <w:jc w:val="center"/>
              <w:rPr>
                <w:b/>
                <w:bCs/>
              </w:rPr>
            </w:pPr>
            <w:r w:rsidRPr="00B30389">
              <w:rPr>
                <w:b/>
                <w:bCs/>
              </w:rPr>
              <w:t>leírás</w:t>
            </w:r>
          </w:p>
        </w:tc>
      </w:tr>
      <w:tr w:rsidR="00BD6F90" w14:paraId="3E0B2283" w14:textId="77777777" w:rsidTr="00F91A30">
        <w:tc>
          <w:tcPr>
            <w:tcW w:w="2263" w:type="dxa"/>
            <w:shd w:val="clear" w:color="auto" w:fill="D9D9D9" w:themeFill="background1" w:themeFillShade="D9"/>
          </w:tcPr>
          <w:p w14:paraId="51379719" w14:textId="6BF163DC" w:rsidR="00BD6F90" w:rsidRDefault="008869D3" w:rsidP="00F91A30">
            <w:r w:rsidRPr="008869D3">
              <w:t>adatlapIktatoszama</w:t>
            </w:r>
          </w:p>
        </w:tc>
        <w:tc>
          <w:tcPr>
            <w:tcW w:w="1843" w:type="dxa"/>
            <w:shd w:val="clear" w:color="auto" w:fill="D9D9D9" w:themeFill="background1" w:themeFillShade="D9"/>
          </w:tcPr>
          <w:p w14:paraId="5CAC86E0" w14:textId="77777777" w:rsidR="00BD6F90" w:rsidRPr="006C16E2" w:rsidRDefault="00BD6F90" w:rsidP="00F91A30">
            <w:pPr>
              <w:jc w:val="center"/>
            </w:pPr>
            <w:r w:rsidRPr="002D0B17">
              <w:t>string</w:t>
            </w:r>
          </w:p>
        </w:tc>
        <w:tc>
          <w:tcPr>
            <w:tcW w:w="709" w:type="dxa"/>
            <w:shd w:val="clear" w:color="auto" w:fill="D9D9D9" w:themeFill="background1" w:themeFillShade="D9"/>
          </w:tcPr>
          <w:p w14:paraId="61BF35AF" w14:textId="7C008B90" w:rsidR="00BD6F90" w:rsidRDefault="00997945" w:rsidP="00F91A30">
            <w:pPr>
              <w:jc w:val="center"/>
            </w:pPr>
            <w:r>
              <w:t>igen</w:t>
            </w:r>
          </w:p>
        </w:tc>
        <w:tc>
          <w:tcPr>
            <w:tcW w:w="4252" w:type="dxa"/>
            <w:shd w:val="clear" w:color="auto" w:fill="D9D9D9" w:themeFill="background1" w:themeFillShade="D9"/>
          </w:tcPr>
          <w:p w14:paraId="7F7B7381" w14:textId="5B6581B4" w:rsidR="00BD6F90" w:rsidRDefault="008869D3" w:rsidP="00F91A30">
            <w:r w:rsidRPr="008869D3">
              <w:t>Adatlap iktatószáma</w:t>
            </w:r>
          </w:p>
        </w:tc>
      </w:tr>
      <w:tr w:rsidR="00BD6F90" w14:paraId="33CABE11" w14:textId="77777777" w:rsidTr="00F91A30">
        <w:tc>
          <w:tcPr>
            <w:tcW w:w="2263" w:type="dxa"/>
            <w:shd w:val="clear" w:color="auto" w:fill="D9D9D9" w:themeFill="background1" w:themeFillShade="D9"/>
          </w:tcPr>
          <w:p w14:paraId="4C37BECD" w14:textId="1BF23711" w:rsidR="00BD6F90" w:rsidRDefault="008869D3" w:rsidP="00F91A30">
            <w:r w:rsidRPr="008869D3">
              <w:t>adatlapTipusa</w:t>
            </w:r>
          </w:p>
        </w:tc>
        <w:tc>
          <w:tcPr>
            <w:tcW w:w="1843" w:type="dxa"/>
            <w:shd w:val="clear" w:color="auto" w:fill="D9D9D9" w:themeFill="background1" w:themeFillShade="D9"/>
          </w:tcPr>
          <w:p w14:paraId="119F95B1" w14:textId="0966A6B2" w:rsidR="00BD6F90" w:rsidRPr="006C16E2" w:rsidRDefault="008869D3" w:rsidP="00F91A30">
            <w:pPr>
              <w:jc w:val="center"/>
            </w:pPr>
            <w:r w:rsidRPr="002D0B17">
              <w:t>string</w:t>
            </w:r>
          </w:p>
        </w:tc>
        <w:tc>
          <w:tcPr>
            <w:tcW w:w="709" w:type="dxa"/>
            <w:shd w:val="clear" w:color="auto" w:fill="D9D9D9" w:themeFill="background1" w:themeFillShade="D9"/>
          </w:tcPr>
          <w:p w14:paraId="323E6B43" w14:textId="77777777" w:rsidR="00BD6F90" w:rsidRDefault="00BD6F90" w:rsidP="00F91A30">
            <w:pPr>
              <w:jc w:val="center"/>
            </w:pPr>
            <w:r>
              <w:t>nem</w:t>
            </w:r>
          </w:p>
        </w:tc>
        <w:tc>
          <w:tcPr>
            <w:tcW w:w="4252" w:type="dxa"/>
            <w:shd w:val="clear" w:color="auto" w:fill="D9D9D9" w:themeFill="background1" w:themeFillShade="D9"/>
          </w:tcPr>
          <w:p w14:paraId="1FA5B984" w14:textId="491F9C52" w:rsidR="00BD6F90" w:rsidRDefault="008869D3" w:rsidP="00F91A30">
            <w:r w:rsidRPr="008869D3">
              <w:t>Adatlap típusa</w:t>
            </w:r>
          </w:p>
        </w:tc>
      </w:tr>
      <w:tr w:rsidR="00BD6F90" w14:paraId="7B09A3CF" w14:textId="77777777" w:rsidTr="00F91A30">
        <w:tc>
          <w:tcPr>
            <w:tcW w:w="2263" w:type="dxa"/>
            <w:shd w:val="clear" w:color="auto" w:fill="D9D9D9" w:themeFill="background1" w:themeFillShade="D9"/>
          </w:tcPr>
          <w:p w14:paraId="03EA6619" w14:textId="72BA9E4C" w:rsidR="00BD6F90" w:rsidRPr="000D6741" w:rsidRDefault="008869D3" w:rsidP="00F91A30">
            <w:r w:rsidRPr="008869D3">
              <w:t>alairoNeve</w:t>
            </w:r>
          </w:p>
        </w:tc>
        <w:tc>
          <w:tcPr>
            <w:tcW w:w="1843" w:type="dxa"/>
            <w:shd w:val="clear" w:color="auto" w:fill="D9D9D9" w:themeFill="background1" w:themeFillShade="D9"/>
          </w:tcPr>
          <w:p w14:paraId="525B9157" w14:textId="4215AD77" w:rsidR="00BD6F90" w:rsidRDefault="008869D3" w:rsidP="00F91A30">
            <w:pPr>
              <w:jc w:val="center"/>
            </w:pPr>
            <w:r w:rsidRPr="002D0B17">
              <w:t>string</w:t>
            </w:r>
          </w:p>
        </w:tc>
        <w:tc>
          <w:tcPr>
            <w:tcW w:w="709" w:type="dxa"/>
            <w:shd w:val="clear" w:color="auto" w:fill="D9D9D9" w:themeFill="background1" w:themeFillShade="D9"/>
          </w:tcPr>
          <w:p w14:paraId="1DE3A2A8" w14:textId="77777777" w:rsidR="00BD6F90" w:rsidRDefault="00BD6F90" w:rsidP="00F91A30">
            <w:pPr>
              <w:jc w:val="center"/>
            </w:pPr>
            <w:r>
              <w:t>nem</w:t>
            </w:r>
          </w:p>
        </w:tc>
        <w:tc>
          <w:tcPr>
            <w:tcW w:w="4252" w:type="dxa"/>
            <w:shd w:val="clear" w:color="auto" w:fill="D9D9D9" w:themeFill="background1" w:themeFillShade="D9"/>
          </w:tcPr>
          <w:p w14:paraId="40E3B7A9" w14:textId="4799E50E" w:rsidR="00BD6F90" w:rsidRDefault="008869D3" w:rsidP="00F91A30">
            <w:r w:rsidRPr="008869D3">
              <w:t>Aláíró neve</w:t>
            </w:r>
          </w:p>
        </w:tc>
      </w:tr>
      <w:tr w:rsidR="00BD6F90" w14:paraId="455BA959" w14:textId="77777777" w:rsidTr="00F91A30">
        <w:tc>
          <w:tcPr>
            <w:tcW w:w="2263" w:type="dxa"/>
            <w:shd w:val="clear" w:color="auto" w:fill="D9D9D9" w:themeFill="background1" w:themeFillShade="D9"/>
          </w:tcPr>
          <w:p w14:paraId="3BDE3F19" w14:textId="7EA08ED2" w:rsidR="00BD6F90" w:rsidRDefault="008869D3" w:rsidP="00F91A30">
            <w:r w:rsidRPr="008869D3">
              <w:t>allampolgarsagKodNev</w:t>
            </w:r>
          </w:p>
        </w:tc>
        <w:tc>
          <w:tcPr>
            <w:tcW w:w="1843" w:type="dxa"/>
            <w:shd w:val="clear" w:color="auto" w:fill="D9D9D9" w:themeFill="background1" w:themeFillShade="D9"/>
          </w:tcPr>
          <w:p w14:paraId="58278882" w14:textId="54AC8DEA" w:rsidR="00BD6F90" w:rsidRDefault="008869D3" w:rsidP="00F91A30">
            <w:pPr>
              <w:jc w:val="center"/>
            </w:pPr>
            <w:r w:rsidRPr="002D0B17">
              <w:t>string</w:t>
            </w:r>
          </w:p>
        </w:tc>
        <w:tc>
          <w:tcPr>
            <w:tcW w:w="709" w:type="dxa"/>
            <w:shd w:val="clear" w:color="auto" w:fill="D9D9D9" w:themeFill="background1" w:themeFillShade="D9"/>
          </w:tcPr>
          <w:p w14:paraId="7FACC8AD" w14:textId="77777777" w:rsidR="00BD6F90" w:rsidRDefault="00BD6F90" w:rsidP="00F91A30">
            <w:pPr>
              <w:jc w:val="center"/>
            </w:pPr>
            <w:r>
              <w:t>nem</w:t>
            </w:r>
          </w:p>
        </w:tc>
        <w:tc>
          <w:tcPr>
            <w:tcW w:w="4252" w:type="dxa"/>
            <w:shd w:val="clear" w:color="auto" w:fill="D9D9D9" w:themeFill="background1" w:themeFillShade="D9"/>
          </w:tcPr>
          <w:p w14:paraId="229B92CE" w14:textId="3BA9D179" w:rsidR="00BD6F90" w:rsidRDefault="008869D3" w:rsidP="00F91A30">
            <w:r w:rsidRPr="008869D3">
              <w:t>Állampolgárság kód és megnevezése</w:t>
            </w:r>
          </w:p>
        </w:tc>
      </w:tr>
      <w:tr w:rsidR="00BD6F90" w14:paraId="1DD7E4CA" w14:textId="77777777" w:rsidTr="00F91A30">
        <w:tc>
          <w:tcPr>
            <w:tcW w:w="2263" w:type="dxa"/>
            <w:shd w:val="clear" w:color="auto" w:fill="D9D9D9" w:themeFill="background1" w:themeFillShade="D9"/>
          </w:tcPr>
          <w:p w14:paraId="687CA43B" w14:textId="30A133EE" w:rsidR="00BD6F90" w:rsidRPr="002D0B17" w:rsidRDefault="008869D3" w:rsidP="00F91A30">
            <w:r w:rsidRPr="008869D3">
              <w:t>anyjaNeve</w:t>
            </w:r>
          </w:p>
        </w:tc>
        <w:tc>
          <w:tcPr>
            <w:tcW w:w="1843" w:type="dxa"/>
            <w:shd w:val="clear" w:color="auto" w:fill="D9D9D9" w:themeFill="background1" w:themeFillShade="D9"/>
          </w:tcPr>
          <w:p w14:paraId="10B550AA" w14:textId="7ACD221F" w:rsidR="00BD6F90" w:rsidRPr="002D0B17" w:rsidRDefault="008869D3" w:rsidP="00F91A30">
            <w:pPr>
              <w:jc w:val="center"/>
            </w:pPr>
            <w:r w:rsidRPr="002D0B17">
              <w:t>string</w:t>
            </w:r>
          </w:p>
        </w:tc>
        <w:tc>
          <w:tcPr>
            <w:tcW w:w="709" w:type="dxa"/>
            <w:shd w:val="clear" w:color="auto" w:fill="D9D9D9" w:themeFill="background1" w:themeFillShade="D9"/>
          </w:tcPr>
          <w:p w14:paraId="16E44C72" w14:textId="77777777" w:rsidR="00BD6F90" w:rsidRDefault="00BD6F90" w:rsidP="00F91A30">
            <w:pPr>
              <w:jc w:val="center"/>
            </w:pPr>
            <w:r>
              <w:t>nem</w:t>
            </w:r>
          </w:p>
        </w:tc>
        <w:tc>
          <w:tcPr>
            <w:tcW w:w="4252" w:type="dxa"/>
            <w:shd w:val="clear" w:color="auto" w:fill="D9D9D9" w:themeFill="background1" w:themeFillShade="D9"/>
          </w:tcPr>
          <w:p w14:paraId="4F557E37" w14:textId="65E7BC04" w:rsidR="00BD6F90" w:rsidRDefault="008869D3" w:rsidP="00F91A30">
            <w:r w:rsidRPr="008869D3">
              <w:t>Anyja neve</w:t>
            </w:r>
          </w:p>
        </w:tc>
      </w:tr>
      <w:tr w:rsidR="00BD6F90" w14:paraId="4589AAA6" w14:textId="77777777" w:rsidTr="00F91A30">
        <w:tc>
          <w:tcPr>
            <w:tcW w:w="2263" w:type="dxa"/>
            <w:shd w:val="clear" w:color="auto" w:fill="D9D9D9" w:themeFill="background1" w:themeFillShade="D9"/>
          </w:tcPr>
          <w:p w14:paraId="7E70E6EE" w14:textId="199C26FA" w:rsidR="00BD6F90" w:rsidRPr="002D0B17" w:rsidRDefault="008869D3" w:rsidP="00F91A30">
            <w:r w:rsidRPr="008869D3">
              <w:t>beerkezesDatuma</w:t>
            </w:r>
          </w:p>
        </w:tc>
        <w:tc>
          <w:tcPr>
            <w:tcW w:w="1843" w:type="dxa"/>
            <w:shd w:val="clear" w:color="auto" w:fill="D9D9D9" w:themeFill="background1" w:themeFillShade="D9"/>
          </w:tcPr>
          <w:p w14:paraId="4C583897" w14:textId="4C430439" w:rsidR="00BD6F90" w:rsidRPr="002D0B17" w:rsidRDefault="002B3315" w:rsidP="00F91A30">
            <w:pPr>
              <w:jc w:val="center"/>
            </w:pPr>
            <w:r w:rsidRPr="002B3315">
              <w:rPr>
                <w:color w:val="auto"/>
              </w:rPr>
              <w:t>date</w:t>
            </w:r>
          </w:p>
        </w:tc>
        <w:tc>
          <w:tcPr>
            <w:tcW w:w="709" w:type="dxa"/>
            <w:shd w:val="clear" w:color="auto" w:fill="D9D9D9" w:themeFill="background1" w:themeFillShade="D9"/>
          </w:tcPr>
          <w:p w14:paraId="6F7FC3B5" w14:textId="77777777" w:rsidR="00BD6F90" w:rsidRDefault="00BD6F90" w:rsidP="00F91A30">
            <w:pPr>
              <w:jc w:val="center"/>
            </w:pPr>
            <w:r>
              <w:t>nem</w:t>
            </w:r>
          </w:p>
        </w:tc>
        <w:tc>
          <w:tcPr>
            <w:tcW w:w="4252" w:type="dxa"/>
            <w:shd w:val="clear" w:color="auto" w:fill="D9D9D9" w:themeFill="background1" w:themeFillShade="D9"/>
          </w:tcPr>
          <w:p w14:paraId="1383E234" w14:textId="4492938D" w:rsidR="00BD6F90" w:rsidRDefault="008869D3" w:rsidP="00F91A30">
            <w:r w:rsidRPr="008869D3">
              <w:t>Beérkezés dátuma</w:t>
            </w:r>
          </w:p>
        </w:tc>
      </w:tr>
      <w:tr w:rsidR="008869D3" w14:paraId="25B75D2F" w14:textId="77777777" w:rsidTr="00F91A30">
        <w:tc>
          <w:tcPr>
            <w:tcW w:w="2263" w:type="dxa"/>
            <w:shd w:val="clear" w:color="auto" w:fill="D9D9D9" w:themeFill="background1" w:themeFillShade="D9"/>
          </w:tcPr>
          <w:p w14:paraId="283BA525" w14:textId="5ED2D957" w:rsidR="008869D3" w:rsidRPr="008869D3" w:rsidRDefault="008869D3" w:rsidP="00F91A30">
            <w:r w:rsidRPr="008869D3">
              <w:t>bejelentesIdopontja</w:t>
            </w:r>
          </w:p>
        </w:tc>
        <w:tc>
          <w:tcPr>
            <w:tcW w:w="1843" w:type="dxa"/>
            <w:shd w:val="clear" w:color="auto" w:fill="D9D9D9" w:themeFill="background1" w:themeFillShade="D9"/>
          </w:tcPr>
          <w:p w14:paraId="133B455A" w14:textId="0CC67D1B" w:rsidR="008869D3" w:rsidRPr="008869D3" w:rsidRDefault="008869D3" w:rsidP="00F91A30">
            <w:pPr>
              <w:jc w:val="center"/>
              <w:rPr>
                <w:highlight w:val="yellow"/>
              </w:rPr>
            </w:pPr>
            <w:r w:rsidRPr="008869D3">
              <w:t>dateTime</w:t>
            </w:r>
          </w:p>
        </w:tc>
        <w:tc>
          <w:tcPr>
            <w:tcW w:w="709" w:type="dxa"/>
            <w:shd w:val="clear" w:color="auto" w:fill="D9D9D9" w:themeFill="background1" w:themeFillShade="D9"/>
          </w:tcPr>
          <w:p w14:paraId="63E0370E" w14:textId="4509280B" w:rsidR="008869D3" w:rsidRDefault="00997945" w:rsidP="00F91A30">
            <w:pPr>
              <w:jc w:val="center"/>
            </w:pPr>
            <w:r>
              <w:t>igen</w:t>
            </w:r>
          </w:p>
        </w:tc>
        <w:tc>
          <w:tcPr>
            <w:tcW w:w="4252" w:type="dxa"/>
            <w:shd w:val="clear" w:color="auto" w:fill="D9D9D9" w:themeFill="background1" w:themeFillShade="D9"/>
          </w:tcPr>
          <w:p w14:paraId="2BACF81E" w14:textId="163CA0C9" w:rsidR="008869D3" w:rsidRPr="008869D3" w:rsidRDefault="008869D3" w:rsidP="00F91A30">
            <w:r w:rsidRPr="008869D3">
              <w:t>Bejelentés időpontja</w:t>
            </w:r>
          </w:p>
        </w:tc>
      </w:tr>
      <w:tr w:rsidR="008869D3" w14:paraId="762D7EB5" w14:textId="77777777" w:rsidTr="00090B74">
        <w:tc>
          <w:tcPr>
            <w:tcW w:w="2263" w:type="dxa"/>
            <w:shd w:val="clear" w:color="auto" w:fill="D9D9D9" w:themeFill="background1" w:themeFillShade="D9"/>
          </w:tcPr>
          <w:p w14:paraId="4890AECC" w14:textId="6B3DE753" w:rsidR="008869D3" w:rsidRPr="008869D3" w:rsidRDefault="008869D3" w:rsidP="00F91A30">
            <w:r w:rsidRPr="008869D3">
              <w:t>bejelentesJellege</w:t>
            </w:r>
          </w:p>
        </w:tc>
        <w:tc>
          <w:tcPr>
            <w:tcW w:w="1843" w:type="dxa"/>
            <w:shd w:val="clear" w:color="auto" w:fill="D9D9D9" w:themeFill="background1" w:themeFillShade="D9"/>
          </w:tcPr>
          <w:p w14:paraId="718EA28C" w14:textId="7B57D88D" w:rsidR="008869D3" w:rsidRPr="008869D3" w:rsidRDefault="008869D3" w:rsidP="00F91A30">
            <w:pPr>
              <w:jc w:val="center"/>
            </w:pPr>
            <w:r w:rsidRPr="008869D3">
              <w:t>string</w:t>
            </w:r>
          </w:p>
        </w:tc>
        <w:tc>
          <w:tcPr>
            <w:tcW w:w="709" w:type="dxa"/>
            <w:shd w:val="clear" w:color="auto" w:fill="D9D9D9" w:themeFill="background1" w:themeFillShade="D9"/>
          </w:tcPr>
          <w:p w14:paraId="07FEB7EB" w14:textId="35E7CA96" w:rsidR="008869D3" w:rsidRDefault="00090B74" w:rsidP="00F91A30">
            <w:pPr>
              <w:jc w:val="center"/>
            </w:pPr>
            <w:r>
              <w:t>nem</w:t>
            </w:r>
          </w:p>
        </w:tc>
        <w:tc>
          <w:tcPr>
            <w:tcW w:w="4252" w:type="dxa"/>
            <w:shd w:val="clear" w:color="auto" w:fill="D9D9D9" w:themeFill="background1" w:themeFillShade="D9"/>
          </w:tcPr>
          <w:p w14:paraId="51E26AF1" w14:textId="030DCD05" w:rsidR="008869D3" w:rsidRPr="008869D3" w:rsidRDefault="00090B74" w:rsidP="00F91A30">
            <w:r w:rsidRPr="00090B74">
              <w:t>Bejelentés jellege</w:t>
            </w:r>
          </w:p>
        </w:tc>
      </w:tr>
      <w:tr w:rsidR="00D473E7" w14:paraId="6DD30992" w14:textId="77777777" w:rsidTr="00090B74">
        <w:tc>
          <w:tcPr>
            <w:tcW w:w="2263" w:type="dxa"/>
            <w:shd w:val="clear" w:color="auto" w:fill="D9D9D9" w:themeFill="background1" w:themeFillShade="D9"/>
          </w:tcPr>
          <w:p w14:paraId="28BBBCAD" w14:textId="40CFEBB1" w:rsidR="00D473E7" w:rsidRPr="008869D3" w:rsidRDefault="00D473E7" w:rsidP="00D473E7">
            <w:r w:rsidRPr="006C7D73">
              <w:t>cim</w:t>
            </w:r>
          </w:p>
        </w:tc>
        <w:tc>
          <w:tcPr>
            <w:tcW w:w="1843" w:type="dxa"/>
            <w:shd w:val="clear" w:color="auto" w:fill="D9D9D9" w:themeFill="background1" w:themeFillShade="D9"/>
          </w:tcPr>
          <w:p w14:paraId="4541FB3C" w14:textId="66C92705" w:rsidR="00D473E7" w:rsidRPr="008869D3" w:rsidRDefault="00D473E7" w:rsidP="00D473E7">
            <w:pPr>
              <w:jc w:val="center"/>
            </w:pPr>
            <w:r w:rsidRPr="00DC3D25">
              <w:t>string</w:t>
            </w:r>
          </w:p>
        </w:tc>
        <w:tc>
          <w:tcPr>
            <w:tcW w:w="709" w:type="dxa"/>
            <w:shd w:val="clear" w:color="auto" w:fill="D9D9D9" w:themeFill="background1" w:themeFillShade="D9"/>
          </w:tcPr>
          <w:p w14:paraId="0F500417" w14:textId="38DF4569" w:rsidR="00D473E7" w:rsidRDefault="00D473E7" w:rsidP="00D473E7">
            <w:pPr>
              <w:jc w:val="center"/>
            </w:pPr>
            <w:r w:rsidRPr="00C07C7B">
              <w:t>nem</w:t>
            </w:r>
          </w:p>
        </w:tc>
        <w:tc>
          <w:tcPr>
            <w:tcW w:w="4252" w:type="dxa"/>
            <w:shd w:val="clear" w:color="auto" w:fill="D9D9D9" w:themeFill="background1" w:themeFillShade="D9"/>
          </w:tcPr>
          <w:p w14:paraId="0BB9B14A" w14:textId="01584A1E" w:rsidR="00D473E7" w:rsidRPr="008869D3" w:rsidRDefault="00D473E7" w:rsidP="00D473E7">
            <w:r>
              <w:t>Cím</w:t>
            </w:r>
          </w:p>
        </w:tc>
      </w:tr>
      <w:tr w:rsidR="00D473E7" w14:paraId="25200AA6" w14:textId="77777777" w:rsidTr="00090B74">
        <w:tc>
          <w:tcPr>
            <w:tcW w:w="2263" w:type="dxa"/>
            <w:shd w:val="clear" w:color="auto" w:fill="D9D9D9" w:themeFill="background1" w:themeFillShade="D9"/>
          </w:tcPr>
          <w:p w14:paraId="446C3964" w14:textId="50DF7238" w:rsidR="00D473E7" w:rsidRPr="008869D3" w:rsidRDefault="00D473E7" w:rsidP="00D473E7">
            <w:r w:rsidRPr="006C7D73">
              <w:lastRenderedPageBreak/>
              <w:t>elozoAdatlapIktatoszama</w:t>
            </w:r>
          </w:p>
        </w:tc>
        <w:tc>
          <w:tcPr>
            <w:tcW w:w="1843" w:type="dxa"/>
            <w:shd w:val="clear" w:color="auto" w:fill="D9D9D9" w:themeFill="background1" w:themeFillShade="D9"/>
          </w:tcPr>
          <w:p w14:paraId="06E290CA" w14:textId="4DEAC986" w:rsidR="00D473E7" w:rsidRPr="008869D3" w:rsidRDefault="00D473E7" w:rsidP="00D473E7">
            <w:pPr>
              <w:jc w:val="center"/>
            </w:pPr>
            <w:r w:rsidRPr="00DC3D25">
              <w:t>string</w:t>
            </w:r>
          </w:p>
        </w:tc>
        <w:tc>
          <w:tcPr>
            <w:tcW w:w="709" w:type="dxa"/>
            <w:shd w:val="clear" w:color="auto" w:fill="D9D9D9" w:themeFill="background1" w:themeFillShade="D9"/>
          </w:tcPr>
          <w:p w14:paraId="3CD95898" w14:textId="687695F9" w:rsidR="00D473E7" w:rsidRDefault="00D473E7" w:rsidP="00D473E7">
            <w:pPr>
              <w:jc w:val="center"/>
            </w:pPr>
            <w:r w:rsidRPr="00C07C7B">
              <w:t>nem</w:t>
            </w:r>
          </w:p>
        </w:tc>
        <w:tc>
          <w:tcPr>
            <w:tcW w:w="4252" w:type="dxa"/>
            <w:shd w:val="clear" w:color="auto" w:fill="D9D9D9" w:themeFill="background1" w:themeFillShade="D9"/>
          </w:tcPr>
          <w:p w14:paraId="7928966F" w14:textId="57EEB647" w:rsidR="00D473E7" w:rsidRPr="008869D3" w:rsidRDefault="00D473E7" w:rsidP="00D473E7">
            <w:r w:rsidRPr="006C7D73">
              <w:t>Előző adatlap iktatószáma</w:t>
            </w:r>
          </w:p>
        </w:tc>
      </w:tr>
      <w:tr w:rsidR="00D473E7" w14:paraId="502B0506" w14:textId="77777777" w:rsidTr="00090B74">
        <w:tc>
          <w:tcPr>
            <w:tcW w:w="2263" w:type="dxa"/>
            <w:shd w:val="clear" w:color="auto" w:fill="D9D9D9" w:themeFill="background1" w:themeFillShade="D9"/>
          </w:tcPr>
          <w:p w14:paraId="30EAD131" w14:textId="084A32BD" w:rsidR="00D473E7" w:rsidRPr="008869D3" w:rsidRDefault="00D473E7" w:rsidP="00D473E7">
            <w:r w:rsidRPr="006C7D73">
              <w:t>jogelodMegalakulasanakNapja</w:t>
            </w:r>
          </w:p>
        </w:tc>
        <w:tc>
          <w:tcPr>
            <w:tcW w:w="1843" w:type="dxa"/>
            <w:shd w:val="clear" w:color="auto" w:fill="D9D9D9" w:themeFill="background1" w:themeFillShade="D9"/>
          </w:tcPr>
          <w:p w14:paraId="3B6824A2" w14:textId="19B4E35E" w:rsidR="00D473E7" w:rsidRPr="008869D3" w:rsidRDefault="00D473E7" w:rsidP="00D473E7">
            <w:pPr>
              <w:jc w:val="center"/>
            </w:pPr>
            <w:r>
              <w:t>date</w:t>
            </w:r>
          </w:p>
        </w:tc>
        <w:tc>
          <w:tcPr>
            <w:tcW w:w="709" w:type="dxa"/>
            <w:shd w:val="clear" w:color="auto" w:fill="D9D9D9" w:themeFill="background1" w:themeFillShade="D9"/>
          </w:tcPr>
          <w:p w14:paraId="255240E8" w14:textId="28646094" w:rsidR="00D473E7" w:rsidRDefault="00D473E7" w:rsidP="00D473E7">
            <w:pPr>
              <w:jc w:val="center"/>
            </w:pPr>
            <w:r w:rsidRPr="00C07C7B">
              <w:t>nem</w:t>
            </w:r>
          </w:p>
        </w:tc>
        <w:tc>
          <w:tcPr>
            <w:tcW w:w="4252" w:type="dxa"/>
            <w:shd w:val="clear" w:color="auto" w:fill="D9D9D9" w:themeFill="background1" w:themeFillShade="D9"/>
          </w:tcPr>
          <w:p w14:paraId="5F90C6E4" w14:textId="7C0FB6B5" w:rsidR="00D473E7" w:rsidRPr="008869D3" w:rsidRDefault="00D473E7" w:rsidP="00D473E7">
            <w:r w:rsidRPr="006C7D73">
              <w:t>Jogelőd megalakulásának napja</w:t>
            </w:r>
          </w:p>
        </w:tc>
      </w:tr>
      <w:tr w:rsidR="00D473E7" w14:paraId="2AA27969" w14:textId="77777777" w:rsidTr="00090B74">
        <w:tc>
          <w:tcPr>
            <w:tcW w:w="2263" w:type="dxa"/>
            <w:shd w:val="clear" w:color="auto" w:fill="D9D9D9" w:themeFill="background1" w:themeFillShade="D9"/>
          </w:tcPr>
          <w:p w14:paraId="478DB804" w14:textId="0BDCCC08" w:rsidR="00D473E7" w:rsidRPr="008869D3" w:rsidRDefault="00D473E7" w:rsidP="00D473E7">
            <w:r w:rsidRPr="006C7D73">
              <w:t>jogelodNeve</w:t>
            </w:r>
          </w:p>
        </w:tc>
        <w:tc>
          <w:tcPr>
            <w:tcW w:w="1843" w:type="dxa"/>
            <w:shd w:val="clear" w:color="auto" w:fill="D9D9D9" w:themeFill="background1" w:themeFillShade="D9"/>
          </w:tcPr>
          <w:p w14:paraId="22D94467" w14:textId="43420A4C" w:rsidR="00D473E7" w:rsidRPr="008869D3" w:rsidRDefault="00D473E7" w:rsidP="00D473E7">
            <w:pPr>
              <w:jc w:val="center"/>
            </w:pPr>
            <w:r w:rsidRPr="008869D3">
              <w:t>string</w:t>
            </w:r>
          </w:p>
        </w:tc>
        <w:tc>
          <w:tcPr>
            <w:tcW w:w="709" w:type="dxa"/>
            <w:shd w:val="clear" w:color="auto" w:fill="D9D9D9" w:themeFill="background1" w:themeFillShade="D9"/>
          </w:tcPr>
          <w:p w14:paraId="0421D9D2" w14:textId="2DD9CF8E" w:rsidR="00D473E7" w:rsidRDefault="00D473E7" w:rsidP="00D473E7">
            <w:pPr>
              <w:jc w:val="center"/>
            </w:pPr>
            <w:r w:rsidRPr="00C07C7B">
              <w:t>nem</w:t>
            </w:r>
          </w:p>
        </w:tc>
        <w:tc>
          <w:tcPr>
            <w:tcW w:w="4252" w:type="dxa"/>
            <w:shd w:val="clear" w:color="auto" w:fill="D9D9D9" w:themeFill="background1" w:themeFillShade="D9"/>
          </w:tcPr>
          <w:p w14:paraId="21ADFBD2" w14:textId="54EDCED7" w:rsidR="00D473E7" w:rsidRPr="008869D3" w:rsidRDefault="00D473E7" w:rsidP="00D473E7">
            <w:r w:rsidRPr="006C7D73">
              <w:t>Jogelőd neve</w:t>
            </w:r>
          </w:p>
        </w:tc>
      </w:tr>
      <w:tr w:rsidR="00D473E7" w14:paraId="28316F7A" w14:textId="77777777" w:rsidTr="00090B74">
        <w:tc>
          <w:tcPr>
            <w:tcW w:w="2263" w:type="dxa"/>
            <w:shd w:val="clear" w:color="auto" w:fill="D9D9D9" w:themeFill="background1" w:themeFillShade="D9"/>
          </w:tcPr>
          <w:p w14:paraId="5A7F4C20" w14:textId="60C70FAC" w:rsidR="00D473E7" w:rsidRPr="008869D3" w:rsidRDefault="00D473E7" w:rsidP="00D473E7">
            <w:r w:rsidRPr="006C7D73">
              <w:t>jogutodlasNapja</w:t>
            </w:r>
          </w:p>
        </w:tc>
        <w:tc>
          <w:tcPr>
            <w:tcW w:w="1843" w:type="dxa"/>
            <w:shd w:val="clear" w:color="auto" w:fill="D9D9D9" w:themeFill="background1" w:themeFillShade="D9"/>
          </w:tcPr>
          <w:p w14:paraId="60984446" w14:textId="2F835081" w:rsidR="00D473E7" w:rsidRPr="008869D3" w:rsidRDefault="00D473E7" w:rsidP="00D473E7">
            <w:pPr>
              <w:jc w:val="center"/>
            </w:pPr>
            <w:r>
              <w:t>date</w:t>
            </w:r>
          </w:p>
        </w:tc>
        <w:tc>
          <w:tcPr>
            <w:tcW w:w="709" w:type="dxa"/>
            <w:shd w:val="clear" w:color="auto" w:fill="D9D9D9" w:themeFill="background1" w:themeFillShade="D9"/>
          </w:tcPr>
          <w:p w14:paraId="4C800F17" w14:textId="17FC407F" w:rsidR="00D473E7" w:rsidRDefault="00D473E7" w:rsidP="00D473E7">
            <w:pPr>
              <w:jc w:val="center"/>
            </w:pPr>
            <w:r w:rsidRPr="00C07C7B">
              <w:t>nem</w:t>
            </w:r>
          </w:p>
        </w:tc>
        <w:tc>
          <w:tcPr>
            <w:tcW w:w="4252" w:type="dxa"/>
            <w:shd w:val="clear" w:color="auto" w:fill="D9D9D9" w:themeFill="background1" w:themeFillShade="D9"/>
          </w:tcPr>
          <w:p w14:paraId="67CFC124" w14:textId="0B1E9C30" w:rsidR="00D473E7" w:rsidRPr="008869D3" w:rsidRDefault="00D473E7" w:rsidP="00D473E7">
            <w:r w:rsidRPr="006C7D73">
              <w:t>Jogutódlás napja</w:t>
            </w:r>
          </w:p>
        </w:tc>
      </w:tr>
      <w:tr w:rsidR="00D473E7" w14:paraId="5D946A38" w14:textId="77777777" w:rsidTr="00090B74">
        <w:tc>
          <w:tcPr>
            <w:tcW w:w="2263" w:type="dxa"/>
            <w:shd w:val="clear" w:color="auto" w:fill="D9D9D9" w:themeFill="background1" w:themeFillShade="D9"/>
          </w:tcPr>
          <w:p w14:paraId="4774376A" w14:textId="51388C06" w:rsidR="00D473E7" w:rsidRPr="006C7D73" w:rsidRDefault="00D473E7" w:rsidP="00D473E7">
            <w:r w:rsidRPr="007E0D49">
              <w:t>kizarolagTovabbiFoglalkoztato</w:t>
            </w:r>
          </w:p>
        </w:tc>
        <w:tc>
          <w:tcPr>
            <w:tcW w:w="1843" w:type="dxa"/>
            <w:shd w:val="clear" w:color="auto" w:fill="D9D9D9" w:themeFill="background1" w:themeFillShade="D9"/>
          </w:tcPr>
          <w:p w14:paraId="507EC9C7" w14:textId="23D2A07A" w:rsidR="00D473E7" w:rsidRDefault="00D473E7" w:rsidP="00D473E7">
            <w:pPr>
              <w:jc w:val="center"/>
            </w:pPr>
            <w:r w:rsidRPr="008869D3">
              <w:t>string</w:t>
            </w:r>
          </w:p>
        </w:tc>
        <w:tc>
          <w:tcPr>
            <w:tcW w:w="709" w:type="dxa"/>
            <w:shd w:val="clear" w:color="auto" w:fill="D9D9D9" w:themeFill="background1" w:themeFillShade="D9"/>
          </w:tcPr>
          <w:p w14:paraId="2B0FC331" w14:textId="43430DAC" w:rsidR="00D473E7" w:rsidRDefault="00D473E7" w:rsidP="00D473E7">
            <w:pPr>
              <w:jc w:val="center"/>
            </w:pPr>
            <w:r w:rsidRPr="00C07C7B">
              <w:t>nem</w:t>
            </w:r>
          </w:p>
        </w:tc>
        <w:tc>
          <w:tcPr>
            <w:tcW w:w="4252" w:type="dxa"/>
            <w:shd w:val="clear" w:color="auto" w:fill="D9D9D9" w:themeFill="background1" w:themeFillShade="D9"/>
          </w:tcPr>
          <w:p w14:paraId="16BFF7DC" w14:textId="735E0739" w:rsidR="00D473E7" w:rsidRPr="006C7D73" w:rsidRDefault="00D473E7" w:rsidP="00D473E7">
            <w:r w:rsidRPr="007E0D49">
              <w:t>Kizárólag a további foglalkoztatóknál van változást jelölt</w:t>
            </w:r>
          </w:p>
        </w:tc>
      </w:tr>
      <w:tr w:rsidR="00D473E7" w14:paraId="3A99A431" w14:textId="77777777" w:rsidTr="00090B74">
        <w:tc>
          <w:tcPr>
            <w:tcW w:w="2263" w:type="dxa"/>
            <w:shd w:val="clear" w:color="auto" w:fill="D9D9D9" w:themeFill="background1" w:themeFillShade="D9"/>
          </w:tcPr>
          <w:p w14:paraId="47EEABE6" w14:textId="778ABD48" w:rsidR="00D473E7" w:rsidRPr="006C7D73" w:rsidRDefault="00D473E7" w:rsidP="00D473E7">
            <w:r w:rsidRPr="007E0D49">
              <w:t>korabbiBiztositasiJogviszonyKezdete</w:t>
            </w:r>
          </w:p>
        </w:tc>
        <w:tc>
          <w:tcPr>
            <w:tcW w:w="1843" w:type="dxa"/>
            <w:shd w:val="clear" w:color="auto" w:fill="D9D9D9" w:themeFill="background1" w:themeFillShade="D9"/>
          </w:tcPr>
          <w:p w14:paraId="2A457BB6" w14:textId="4FC08468" w:rsidR="00D473E7" w:rsidRDefault="00D473E7" w:rsidP="00D473E7">
            <w:pPr>
              <w:jc w:val="center"/>
            </w:pPr>
            <w:r>
              <w:t>date</w:t>
            </w:r>
          </w:p>
        </w:tc>
        <w:tc>
          <w:tcPr>
            <w:tcW w:w="709" w:type="dxa"/>
            <w:shd w:val="clear" w:color="auto" w:fill="D9D9D9" w:themeFill="background1" w:themeFillShade="D9"/>
          </w:tcPr>
          <w:p w14:paraId="46A7B0D6" w14:textId="7E704889" w:rsidR="00D473E7" w:rsidRDefault="00D473E7" w:rsidP="00D473E7">
            <w:pPr>
              <w:jc w:val="center"/>
            </w:pPr>
            <w:r w:rsidRPr="00C07C7B">
              <w:t>nem</w:t>
            </w:r>
          </w:p>
        </w:tc>
        <w:tc>
          <w:tcPr>
            <w:tcW w:w="4252" w:type="dxa"/>
            <w:shd w:val="clear" w:color="auto" w:fill="D9D9D9" w:themeFill="background1" w:themeFillShade="D9"/>
          </w:tcPr>
          <w:p w14:paraId="2A37D2AB" w14:textId="607C2902" w:rsidR="00D473E7" w:rsidRPr="006C7D73" w:rsidRDefault="00D473E7" w:rsidP="00D473E7">
            <w:r w:rsidRPr="007E0D49">
              <w:t>Korábbi biztosítási jogviszony kezdete</w:t>
            </w:r>
          </w:p>
        </w:tc>
      </w:tr>
      <w:tr w:rsidR="00D473E7" w14:paraId="159AD807" w14:textId="77777777" w:rsidTr="00090B74">
        <w:tc>
          <w:tcPr>
            <w:tcW w:w="2263" w:type="dxa"/>
            <w:shd w:val="clear" w:color="auto" w:fill="D9D9D9" w:themeFill="background1" w:themeFillShade="D9"/>
          </w:tcPr>
          <w:p w14:paraId="5443CCC8" w14:textId="23231648" w:rsidR="00D473E7" w:rsidRPr="006C7D73" w:rsidRDefault="00D473E7" w:rsidP="00D473E7">
            <w:r w:rsidRPr="007E0D49">
              <w:t>korabbiBiztositasiJogviszonyKodNev</w:t>
            </w:r>
          </w:p>
        </w:tc>
        <w:tc>
          <w:tcPr>
            <w:tcW w:w="1843" w:type="dxa"/>
            <w:shd w:val="clear" w:color="auto" w:fill="D9D9D9" w:themeFill="background1" w:themeFillShade="D9"/>
          </w:tcPr>
          <w:p w14:paraId="4813ECFF" w14:textId="626336C5" w:rsidR="00D473E7" w:rsidRDefault="00D473E7" w:rsidP="00D473E7">
            <w:pPr>
              <w:jc w:val="center"/>
            </w:pPr>
            <w:r w:rsidRPr="008869D3">
              <w:t>string</w:t>
            </w:r>
          </w:p>
        </w:tc>
        <w:tc>
          <w:tcPr>
            <w:tcW w:w="709" w:type="dxa"/>
            <w:shd w:val="clear" w:color="auto" w:fill="D9D9D9" w:themeFill="background1" w:themeFillShade="D9"/>
          </w:tcPr>
          <w:p w14:paraId="3F77D265" w14:textId="349BB3CB" w:rsidR="00D473E7" w:rsidRDefault="00D473E7" w:rsidP="00D473E7">
            <w:pPr>
              <w:jc w:val="center"/>
            </w:pPr>
            <w:r w:rsidRPr="00C07C7B">
              <w:t>nem</w:t>
            </w:r>
          </w:p>
        </w:tc>
        <w:tc>
          <w:tcPr>
            <w:tcW w:w="4252" w:type="dxa"/>
            <w:shd w:val="clear" w:color="auto" w:fill="D9D9D9" w:themeFill="background1" w:themeFillShade="D9"/>
          </w:tcPr>
          <w:p w14:paraId="72CF4BC6" w14:textId="15AD648F" w:rsidR="00D473E7" w:rsidRPr="006C7D73" w:rsidRDefault="00D473E7" w:rsidP="00D473E7">
            <w:r w:rsidRPr="007E0D49">
              <w:t>Korábbi biztosítási jogviszony kódja és megnevezése</w:t>
            </w:r>
          </w:p>
        </w:tc>
      </w:tr>
      <w:tr w:rsidR="00D473E7" w14:paraId="20F017D0" w14:textId="77777777" w:rsidTr="00090B74">
        <w:tc>
          <w:tcPr>
            <w:tcW w:w="2263" w:type="dxa"/>
            <w:shd w:val="clear" w:color="auto" w:fill="D9D9D9" w:themeFill="background1" w:themeFillShade="D9"/>
          </w:tcPr>
          <w:p w14:paraId="21F4338E" w14:textId="51092160" w:rsidR="00D473E7" w:rsidRPr="006C7D73" w:rsidRDefault="00D473E7" w:rsidP="00D473E7">
            <w:r w:rsidRPr="00DD6C98">
              <w:t>korabbiBiztositasiJogviszonyVege</w:t>
            </w:r>
          </w:p>
        </w:tc>
        <w:tc>
          <w:tcPr>
            <w:tcW w:w="1843" w:type="dxa"/>
            <w:shd w:val="clear" w:color="auto" w:fill="D9D9D9" w:themeFill="background1" w:themeFillShade="D9"/>
          </w:tcPr>
          <w:p w14:paraId="306A9A6A" w14:textId="27A46712" w:rsidR="00D473E7" w:rsidRDefault="00D473E7" w:rsidP="00D473E7">
            <w:pPr>
              <w:jc w:val="center"/>
            </w:pPr>
            <w:r>
              <w:t>date</w:t>
            </w:r>
          </w:p>
        </w:tc>
        <w:tc>
          <w:tcPr>
            <w:tcW w:w="709" w:type="dxa"/>
            <w:shd w:val="clear" w:color="auto" w:fill="D9D9D9" w:themeFill="background1" w:themeFillShade="D9"/>
          </w:tcPr>
          <w:p w14:paraId="04B2A775" w14:textId="544D4EAF" w:rsidR="00D473E7" w:rsidRDefault="00D473E7" w:rsidP="00D473E7">
            <w:pPr>
              <w:jc w:val="center"/>
            </w:pPr>
            <w:r w:rsidRPr="00C07C7B">
              <w:t>nem</w:t>
            </w:r>
          </w:p>
        </w:tc>
        <w:tc>
          <w:tcPr>
            <w:tcW w:w="4252" w:type="dxa"/>
            <w:shd w:val="clear" w:color="auto" w:fill="D9D9D9" w:themeFill="background1" w:themeFillShade="D9"/>
          </w:tcPr>
          <w:p w14:paraId="54CEE9E7" w14:textId="5EE980DE" w:rsidR="00D473E7" w:rsidRPr="006C7D73" w:rsidRDefault="00D473E7" w:rsidP="00D473E7">
            <w:r w:rsidRPr="00DD6C98">
              <w:t>Korábbi biztosítási jogviszony vége</w:t>
            </w:r>
          </w:p>
        </w:tc>
      </w:tr>
      <w:tr w:rsidR="00D473E7" w14:paraId="1CF4BFAE" w14:textId="77777777" w:rsidTr="00090B74">
        <w:tc>
          <w:tcPr>
            <w:tcW w:w="2263" w:type="dxa"/>
            <w:shd w:val="clear" w:color="auto" w:fill="D9D9D9" w:themeFill="background1" w:themeFillShade="D9"/>
          </w:tcPr>
          <w:p w14:paraId="6E9E7D8F" w14:textId="627FD31B" w:rsidR="00D473E7" w:rsidRPr="006C7D73" w:rsidRDefault="00D473E7" w:rsidP="00D473E7">
            <w:r w:rsidRPr="00DD6C98">
              <w:t>korabbiFeor08KodNev</w:t>
            </w:r>
          </w:p>
        </w:tc>
        <w:tc>
          <w:tcPr>
            <w:tcW w:w="1843" w:type="dxa"/>
            <w:shd w:val="clear" w:color="auto" w:fill="D9D9D9" w:themeFill="background1" w:themeFillShade="D9"/>
          </w:tcPr>
          <w:p w14:paraId="5143DA39" w14:textId="21C4C10D" w:rsidR="00D473E7" w:rsidRDefault="00D473E7" w:rsidP="00D473E7">
            <w:pPr>
              <w:jc w:val="center"/>
            </w:pPr>
            <w:r w:rsidRPr="000000B1">
              <w:t>string</w:t>
            </w:r>
          </w:p>
        </w:tc>
        <w:tc>
          <w:tcPr>
            <w:tcW w:w="709" w:type="dxa"/>
            <w:shd w:val="clear" w:color="auto" w:fill="D9D9D9" w:themeFill="background1" w:themeFillShade="D9"/>
          </w:tcPr>
          <w:p w14:paraId="33179F8A" w14:textId="34D0648B" w:rsidR="00D473E7" w:rsidRDefault="00D473E7" w:rsidP="00D473E7">
            <w:pPr>
              <w:jc w:val="center"/>
            </w:pPr>
            <w:r w:rsidRPr="00C07C7B">
              <w:t>nem</w:t>
            </w:r>
          </w:p>
        </w:tc>
        <w:tc>
          <w:tcPr>
            <w:tcW w:w="4252" w:type="dxa"/>
            <w:shd w:val="clear" w:color="auto" w:fill="D9D9D9" w:themeFill="background1" w:themeFillShade="D9"/>
          </w:tcPr>
          <w:p w14:paraId="2C503B03" w14:textId="5FABCE7B" w:rsidR="00D473E7" w:rsidRPr="006C7D73" w:rsidRDefault="00D473E7" w:rsidP="00D473E7">
            <w:r w:rsidRPr="00DD6C98">
              <w:t>Korábbi FEOR-08 kódja és megnevezése</w:t>
            </w:r>
          </w:p>
        </w:tc>
      </w:tr>
      <w:tr w:rsidR="00D473E7" w14:paraId="5F645B53" w14:textId="77777777" w:rsidTr="00090B74">
        <w:tc>
          <w:tcPr>
            <w:tcW w:w="2263" w:type="dxa"/>
            <w:shd w:val="clear" w:color="auto" w:fill="D9D9D9" w:themeFill="background1" w:themeFillShade="D9"/>
          </w:tcPr>
          <w:p w14:paraId="21E40320" w14:textId="1290EBFA" w:rsidR="00D473E7" w:rsidRPr="006C7D73" w:rsidRDefault="00D473E7" w:rsidP="00D473E7">
            <w:r w:rsidRPr="00DD6C98">
              <w:t>korabbiFeor93KodNev</w:t>
            </w:r>
          </w:p>
        </w:tc>
        <w:tc>
          <w:tcPr>
            <w:tcW w:w="1843" w:type="dxa"/>
            <w:shd w:val="clear" w:color="auto" w:fill="D9D9D9" w:themeFill="background1" w:themeFillShade="D9"/>
          </w:tcPr>
          <w:p w14:paraId="4358968D" w14:textId="142EE5D1" w:rsidR="00D473E7" w:rsidRDefault="00D473E7" w:rsidP="00D473E7">
            <w:pPr>
              <w:jc w:val="center"/>
            </w:pPr>
            <w:r w:rsidRPr="000000B1">
              <w:t>string</w:t>
            </w:r>
          </w:p>
        </w:tc>
        <w:tc>
          <w:tcPr>
            <w:tcW w:w="709" w:type="dxa"/>
            <w:shd w:val="clear" w:color="auto" w:fill="D9D9D9" w:themeFill="background1" w:themeFillShade="D9"/>
          </w:tcPr>
          <w:p w14:paraId="38947458" w14:textId="39AE0196" w:rsidR="00D473E7" w:rsidRDefault="00D473E7" w:rsidP="00D473E7">
            <w:pPr>
              <w:jc w:val="center"/>
            </w:pPr>
            <w:r w:rsidRPr="00C07C7B">
              <w:t>nem</w:t>
            </w:r>
          </w:p>
        </w:tc>
        <w:tc>
          <w:tcPr>
            <w:tcW w:w="4252" w:type="dxa"/>
            <w:shd w:val="clear" w:color="auto" w:fill="D9D9D9" w:themeFill="background1" w:themeFillShade="D9"/>
          </w:tcPr>
          <w:p w14:paraId="324014A2" w14:textId="18E9CEB6" w:rsidR="00D473E7" w:rsidRPr="006C7D73" w:rsidRDefault="00D473E7" w:rsidP="00D473E7">
            <w:r w:rsidRPr="00DD6C98">
              <w:t>Korábbi FEOR-93 kódja és megnevezése</w:t>
            </w:r>
          </w:p>
        </w:tc>
      </w:tr>
      <w:tr w:rsidR="00D473E7" w14:paraId="619A952D" w14:textId="77777777" w:rsidTr="00090B74">
        <w:tc>
          <w:tcPr>
            <w:tcW w:w="2263" w:type="dxa"/>
            <w:shd w:val="clear" w:color="auto" w:fill="D9D9D9" w:themeFill="background1" w:themeFillShade="D9"/>
          </w:tcPr>
          <w:p w14:paraId="74DED41F" w14:textId="1D258CAA" w:rsidR="00D473E7" w:rsidRPr="006C7D73" w:rsidRDefault="00D473E7" w:rsidP="00D473E7">
            <w:r w:rsidRPr="00DD6C98">
              <w:t>korabbiHetiMunkaorakSzama</w:t>
            </w:r>
          </w:p>
        </w:tc>
        <w:tc>
          <w:tcPr>
            <w:tcW w:w="1843" w:type="dxa"/>
            <w:shd w:val="clear" w:color="auto" w:fill="D9D9D9" w:themeFill="background1" w:themeFillShade="D9"/>
          </w:tcPr>
          <w:p w14:paraId="237C971C" w14:textId="66335173" w:rsidR="00D473E7" w:rsidRDefault="00D473E7" w:rsidP="00D473E7">
            <w:pPr>
              <w:jc w:val="center"/>
            </w:pPr>
            <w:r w:rsidRPr="000000B1">
              <w:t>string</w:t>
            </w:r>
          </w:p>
        </w:tc>
        <w:tc>
          <w:tcPr>
            <w:tcW w:w="709" w:type="dxa"/>
            <w:shd w:val="clear" w:color="auto" w:fill="D9D9D9" w:themeFill="background1" w:themeFillShade="D9"/>
          </w:tcPr>
          <w:p w14:paraId="7DBDCBBC" w14:textId="637FB035" w:rsidR="00D473E7" w:rsidRDefault="00D473E7" w:rsidP="00D473E7">
            <w:pPr>
              <w:jc w:val="center"/>
            </w:pPr>
            <w:r w:rsidRPr="00C07C7B">
              <w:t>nem</w:t>
            </w:r>
          </w:p>
        </w:tc>
        <w:tc>
          <w:tcPr>
            <w:tcW w:w="4252" w:type="dxa"/>
            <w:shd w:val="clear" w:color="auto" w:fill="D9D9D9" w:themeFill="background1" w:themeFillShade="D9"/>
          </w:tcPr>
          <w:p w14:paraId="753DDED5" w14:textId="0AED4CED" w:rsidR="00D473E7" w:rsidRPr="006C7D73" w:rsidRDefault="00D473E7" w:rsidP="00D473E7">
            <w:r w:rsidRPr="00DD6C98">
              <w:t>Korábbi heti munkaórák száma</w:t>
            </w:r>
          </w:p>
        </w:tc>
      </w:tr>
      <w:tr w:rsidR="00D473E7" w14:paraId="0A664EA4" w14:textId="77777777" w:rsidTr="00090B74">
        <w:tc>
          <w:tcPr>
            <w:tcW w:w="2263" w:type="dxa"/>
            <w:shd w:val="clear" w:color="auto" w:fill="D9D9D9" w:themeFill="background1" w:themeFillShade="D9"/>
          </w:tcPr>
          <w:p w14:paraId="05C4A970" w14:textId="5BB3C5BC" w:rsidR="00D473E7" w:rsidRPr="006C7D73" w:rsidRDefault="00D473E7" w:rsidP="00D473E7">
            <w:r w:rsidRPr="00DD6C98">
              <w:t>korabbiSzunetelesKezdete</w:t>
            </w:r>
          </w:p>
        </w:tc>
        <w:tc>
          <w:tcPr>
            <w:tcW w:w="1843" w:type="dxa"/>
            <w:shd w:val="clear" w:color="auto" w:fill="D9D9D9" w:themeFill="background1" w:themeFillShade="D9"/>
          </w:tcPr>
          <w:p w14:paraId="64A4F1DF" w14:textId="44CFE79D" w:rsidR="00D473E7" w:rsidRDefault="00D473E7" w:rsidP="00D473E7">
            <w:pPr>
              <w:jc w:val="center"/>
            </w:pPr>
            <w:r w:rsidRPr="00DD6C98">
              <w:t>date</w:t>
            </w:r>
          </w:p>
        </w:tc>
        <w:tc>
          <w:tcPr>
            <w:tcW w:w="709" w:type="dxa"/>
            <w:shd w:val="clear" w:color="auto" w:fill="D9D9D9" w:themeFill="background1" w:themeFillShade="D9"/>
          </w:tcPr>
          <w:p w14:paraId="26DFDD18" w14:textId="3497BD7E" w:rsidR="00D473E7" w:rsidRDefault="00D473E7" w:rsidP="00D473E7">
            <w:pPr>
              <w:jc w:val="center"/>
            </w:pPr>
            <w:r w:rsidRPr="00C07C7B">
              <w:t>nem</w:t>
            </w:r>
          </w:p>
        </w:tc>
        <w:tc>
          <w:tcPr>
            <w:tcW w:w="4252" w:type="dxa"/>
            <w:shd w:val="clear" w:color="auto" w:fill="D9D9D9" w:themeFill="background1" w:themeFillShade="D9"/>
          </w:tcPr>
          <w:p w14:paraId="75319677" w14:textId="340C7F1D" w:rsidR="00D473E7" w:rsidRPr="006C7D73" w:rsidRDefault="00D473E7" w:rsidP="00D473E7">
            <w:r w:rsidRPr="00DD6C98">
              <w:t>Korábbi szünetelés kezdete</w:t>
            </w:r>
          </w:p>
        </w:tc>
      </w:tr>
      <w:tr w:rsidR="00D473E7" w14:paraId="174E4F78" w14:textId="77777777" w:rsidTr="00090B74">
        <w:tc>
          <w:tcPr>
            <w:tcW w:w="2263" w:type="dxa"/>
            <w:shd w:val="clear" w:color="auto" w:fill="D9D9D9" w:themeFill="background1" w:themeFillShade="D9"/>
          </w:tcPr>
          <w:p w14:paraId="66A4FDD0" w14:textId="60CBEDA9" w:rsidR="00D473E7" w:rsidRPr="006C7D73" w:rsidRDefault="00D473E7" w:rsidP="00D473E7">
            <w:r w:rsidRPr="00C4346D">
              <w:t>korabbiSzunetelesVege</w:t>
            </w:r>
          </w:p>
        </w:tc>
        <w:tc>
          <w:tcPr>
            <w:tcW w:w="1843" w:type="dxa"/>
            <w:shd w:val="clear" w:color="auto" w:fill="D9D9D9" w:themeFill="background1" w:themeFillShade="D9"/>
          </w:tcPr>
          <w:p w14:paraId="62A9EFD3" w14:textId="3DB48880" w:rsidR="00D473E7" w:rsidRDefault="00D473E7" w:rsidP="00D473E7">
            <w:pPr>
              <w:jc w:val="center"/>
            </w:pPr>
            <w:r w:rsidRPr="00C4346D">
              <w:t>date</w:t>
            </w:r>
          </w:p>
        </w:tc>
        <w:tc>
          <w:tcPr>
            <w:tcW w:w="709" w:type="dxa"/>
            <w:shd w:val="clear" w:color="auto" w:fill="D9D9D9" w:themeFill="background1" w:themeFillShade="D9"/>
          </w:tcPr>
          <w:p w14:paraId="2C6254A2" w14:textId="3C4D5541" w:rsidR="00D473E7" w:rsidRDefault="00D473E7" w:rsidP="00D473E7">
            <w:pPr>
              <w:jc w:val="center"/>
            </w:pPr>
            <w:r w:rsidRPr="00C07C7B">
              <w:t>nem</w:t>
            </w:r>
          </w:p>
        </w:tc>
        <w:tc>
          <w:tcPr>
            <w:tcW w:w="4252" w:type="dxa"/>
            <w:shd w:val="clear" w:color="auto" w:fill="D9D9D9" w:themeFill="background1" w:themeFillShade="D9"/>
          </w:tcPr>
          <w:p w14:paraId="5355A2AB" w14:textId="0EE92C84" w:rsidR="00D473E7" w:rsidRPr="006C7D73" w:rsidRDefault="00D473E7" w:rsidP="00D473E7">
            <w:r w:rsidRPr="00C4346D">
              <w:t>Korábbi szünetelés vége</w:t>
            </w:r>
          </w:p>
        </w:tc>
      </w:tr>
      <w:tr w:rsidR="00D473E7" w14:paraId="6E6CCCE8" w14:textId="77777777" w:rsidTr="00090B74">
        <w:tc>
          <w:tcPr>
            <w:tcW w:w="2263" w:type="dxa"/>
            <w:shd w:val="clear" w:color="auto" w:fill="D9D9D9" w:themeFill="background1" w:themeFillShade="D9"/>
          </w:tcPr>
          <w:p w14:paraId="76A4D68F" w14:textId="52659B70" w:rsidR="00D473E7" w:rsidRPr="00C4346D" w:rsidRDefault="00D473E7" w:rsidP="00D473E7">
            <w:r w:rsidRPr="00423AE6">
              <w:t>korabbiValtozasHatalyDatuma</w:t>
            </w:r>
          </w:p>
        </w:tc>
        <w:tc>
          <w:tcPr>
            <w:tcW w:w="1843" w:type="dxa"/>
            <w:shd w:val="clear" w:color="auto" w:fill="D9D9D9" w:themeFill="background1" w:themeFillShade="D9"/>
          </w:tcPr>
          <w:p w14:paraId="2CC8330C" w14:textId="77F43143" w:rsidR="00D473E7" w:rsidRPr="00C4346D" w:rsidRDefault="00D473E7" w:rsidP="00D473E7">
            <w:pPr>
              <w:jc w:val="center"/>
            </w:pPr>
            <w:r>
              <w:t>date</w:t>
            </w:r>
          </w:p>
        </w:tc>
        <w:tc>
          <w:tcPr>
            <w:tcW w:w="709" w:type="dxa"/>
            <w:shd w:val="clear" w:color="auto" w:fill="D9D9D9" w:themeFill="background1" w:themeFillShade="D9"/>
          </w:tcPr>
          <w:p w14:paraId="175B1A05" w14:textId="7DCC6737" w:rsidR="00D473E7" w:rsidRDefault="00D473E7" w:rsidP="00D473E7">
            <w:pPr>
              <w:jc w:val="center"/>
            </w:pPr>
            <w:r w:rsidRPr="00C07C7B">
              <w:t>nem</w:t>
            </w:r>
          </w:p>
        </w:tc>
        <w:tc>
          <w:tcPr>
            <w:tcW w:w="4252" w:type="dxa"/>
            <w:shd w:val="clear" w:color="auto" w:fill="D9D9D9" w:themeFill="background1" w:themeFillShade="D9"/>
          </w:tcPr>
          <w:p w14:paraId="1D01F04F" w14:textId="2886B25C" w:rsidR="00D473E7" w:rsidRPr="00C4346D" w:rsidRDefault="00D473E7" w:rsidP="00D473E7">
            <w:r w:rsidRPr="00423AE6">
              <w:t>Korábbi változás hatály dátuma</w:t>
            </w:r>
          </w:p>
        </w:tc>
      </w:tr>
      <w:tr w:rsidR="00D473E7" w14:paraId="7D986FE9" w14:textId="77777777" w:rsidTr="00090B74">
        <w:tc>
          <w:tcPr>
            <w:tcW w:w="2263" w:type="dxa"/>
            <w:shd w:val="clear" w:color="auto" w:fill="D9D9D9" w:themeFill="background1" w:themeFillShade="D9"/>
          </w:tcPr>
          <w:p w14:paraId="7949A934" w14:textId="71897836" w:rsidR="00D473E7" w:rsidRPr="00C4346D" w:rsidRDefault="00D473E7" w:rsidP="00D473E7">
            <w:r w:rsidRPr="00423AE6">
              <w:t>nagycsaladosKedvezmeny</w:t>
            </w:r>
          </w:p>
        </w:tc>
        <w:tc>
          <w:tcPr>
            <w:tcW w:w="1843" w:type="dxa"/>
            <w:shd w:val="clear" w:color="auto" w:fill="D9D9D9" w:themeFill="background1" w:themeFillShade="D9"/>
          </w:tcPr>
          <w:p w14:paraId="19ED39B0" w14:textId="3AFCDDA5" w:rsidR="00D473E7" w:rsidRPr="00C4346D" w:rsidRDefault="00D473E7" w:rsidP="00D473E7">
            <w:pPr>
              <w:jc w:val="center"/>
            </w:pPr>
            <w:r w:rsidRPr="000000B1">
              <w:t>string</w:t>
            </w:r>
          </w:p>
        </w:tc>
        <w:tc>
          <w:tcPr>
            <w:tcW w:w="709" w:type="dxa"/>
            <w:shd w:val="clear" w:color="auto" w:fill="D9D9D9" w:themeFill="background1" w:themeFillShade="D9"/>
          </w:tcPr>
          <w:p w14:paraId="3CCAC9EA" w14:textId="25A0A98F" w:rsidR="00D473E7" w:rsidRDefault="00D473E7" w:rsidP="00D473E7">
            <w:pPr>
              <w:jc w:val="center"/>
            </w:pPr>
            <w:r w:rsidRPr="00C07C7B">
              <w:t>nem</w:t>
            </w:r>
          </w:p>
        </w:tc>
        <w:tc>
          <w:tcPr>
            <w:tcW w:w="4252" w:type="dxa"/>
            <w:shd w:val="clear" w:color="auto" w:fill="D9D9D9" w:themeFill="background1" w:themeFillShade="D9"/>
          </w:tcPr>
          <w:p w14:paraId="4AB0D998" w14:textId="57728124" w:rsidR="00D473E7" w:rsidRPr="00C4346D" w:rsidRDefault="00D473E7" w:rsidP="00D473E7">
            <w:r w:rsidRPr="00423AE6">
              <w:t>A három vagy több gyermeket nevelő munkaerőpiacra lépő nők után</w:t>
            </w:r>
          </w:p>
        </w:tc>
      </w:tr>
      <w:tr w:rsidR="00D473E7" w14:paraId="233FD794" w14:textId="77777777" w:rsidTr="00090B74">
        <w:tc>
          <w:tcPr>
            <w:tcW w:w="2263" w:type="dxa"/>
            <w:shd w:val="clear" w:color="auto" w:fill="D9D9D9" w:themeFill="background1" w:themeFillShade="D9"/>
          </w:tcPr>
          <w:p w14:paraId="336040BC" w14:textId="78B76700" w:rsidR="00D473E7" w:rsidRPr="00C4346D" w:rsidRDefault="00D473E7" w:rsidP="00D473E7">
            <w:r w:rsidRPr="00423AE6">
              <w:t>potlapSzama</w:t>
            </w:r>
          </w:p>
        </w:tc>
        <w:tc>
          <w:tcPr>
            <w:tcW w:w="1843" w:type="dxa"/>
            <w:shd w:val="clear" w:color="auto" w:fill="D9D9D9" w:themeFill="background1" w:themeFillShade="D9"/>
          </w:tcPr>
          <w:p w14:paraId="0EA04E02" w14:textId="11CFD717" w:rsidR="00D473E7" w:rsidRPr="00C4346D" w:rsidRDefault="00D473E7" w:rsidP="00D473E7">
            <w:pPr>
              <w:jc w:val="center"/>
            </w:pPr>
            <w:r w:rsidRPr="000000B1">
              <w:t>string</w:t>
            </w:r>
          </w:p>
        </w:tc>
        <w:tc>
          <w:tcPr>
            <w:tcW w:w="709" w:type="dxa"/>
            <w:shd w:val="clear" w:color="auto" w:fill="D9D9D9" w:themeFill="background1" w:themeFillShade="D9"/>
          </w:tcPr>
          <w:p w14:paraId="36DD50CF" w14:textId="1F95A11A" w:rsidR="00D473E7" w:rsidRDefault="00D473E7" w:rsidP="00D473E7">
            <w:pPr>
              <w:jc w:val="center"/>
            </w:pPr>
            <w:r w:rsidRPr="00C07C7B">
              <w:t>nem</w:t>
            </w:r>
          </w:p>
        </w:tc>
        <w:tc>
          <w:tcPr>
            <w:tcW w:w="4252" w:type="dxa"/>
            <w:shd w:val="clear" w:color="auto" w:fill="D9D9D9" w:themeFill="background1" w:themeFillShade="D9"/>
          </w:tcPr>
          <w:p w14:paraId="6371E3DF" w14:textId="6762F9D7" w:rsidR="00D473E7" w:rsidRPr="00C4346D" w:rsidRDefault="00D473E7" w:rsidP="00D473E7">
            <w:r w:rsidRPr="00423AE6">
              <w:t>Pótlap száma és sorszáma</w:t>
            </w:r>
          </w:p>
        </w:tc>
      </w:tr>
      <w:tr w:rsidR="00D473E7" w14:paraId="6C874066" w14:textId="77777777" w:rsidTr="00090B74">
        <w:tc>
          <w:tcPr>
            <w:tcW w:w="2263" w:type="dxa"/>
            <w:shd w:val="clear" w:color="auto" w:fill="D9D9D9" w:themeFill="background1" w:themeFillShade="D9"/>
          </w:tcPr>
          <w:p w14:paraId="44B67295" w14:textId="5A6F9475" w:rsidR="00D473E7" w:rsidRPr="00C4346D" w:rsidRDefault="00D473E7" w:rsidP="00D473E7">
            <w:r w:rsidRPr="00423AE6">
              <w:t>szuletesiDatumHely</w:t>
            </w:r>
          </w:p>
        </w:tc>
        <w:tc>
          <w:tcPr>
            <w:tcW w:w="1843" w:type="dxa"/>
            <w:shd w:val="clear" w:color="auto" w:fill="D9D9D9" w:themeFill="background1" w:themeFillShade="D9"/>
          </w:tcPr>
          <w:p w14:paraId="265696D9" w14:textId="77B5AE06" w:rsidR="00D473E7" w:rsidRPr="00C4346D" w:rsidRDefault="00D473E7" w:rsidP="00D473E7">
            <w:pPr>
              <w:jc w:val="center"/>
            </w:pPr>
            <w:r w:rsidRPr="000000B1">
              <w:t>string</w:t>
            </w:r>
          </w:p>
        </w:tc>
        <w:tc>
          <w:tcPr>
            <w:tcW w:w="709" w:type="dxa"/>
            <w:shd w:val="clear" w:color="auto" w:fill="D9D9D9" w:themeFill="background1" w:themeFillShade="D9"/>
          </w:tcPr>
          <w:p w14:paraId="62E5B8B4" w14:textId="4A52273B" w:rsidR="00D473E7" w:rsidRDefault="00D473E7" w:rsidP="00D473E7">
            <w:pPr>
              <w:jc w:val="center"/>
            </w:pPr>
            <w:r w:rsidRPr="00C07C7B">
              <w:t>nem</w:t>
            </w:r>
          </w:p>
        </w:tc>
        <w:tc>
          <w:tcPr>
            <w:tcW w:w="4252" w:type="dxa"/>
            <w:shd w:val="clear" w:color="auto" w:fill="D9D9D9" w:themeFill="background1" w:themeFillShade="D9"/>
          </w:tcPr>
          <w:p w14:paraId="21EBC23C" w14:textId="6FBECF63" w:rsidR="00D473E7" w:rsidRPr="00C4346D" w:rsidRDefault="00D473E7" w:rsidP="00D473E7">
            <w:r w:rsidRPr="00423AE6">
              <w:t>Születési dátum, születési hely</w:t>
            </w:r>
          </w:p>
        </w:tc>
      </w:tr>
      <w:tr w:rsidR="00D473E7" w14:paraId="43423CB3" w14:textId="77777777" w:rsidTr="00090B74">
        <w:tc>
          <w:tcPr>
            <w:tcW w:w="2263" w:type="dxa"/>
            <w:shd w:val="clear" w:color="auto" w:fill="D9D9D9" w:themeFill="background1" w:themeFillShade="D9"/>
          </w:tcPr>
          <w:p w14:paraId="47AE5FDD" w14:textId="5A9F72CA" w:rsidR="00D473E7" w:rsidRPr="00C4346D" w:rsidRDefault="00D473E7" w:rsidP="00D473E7">
            <w:r w:rsidRPr="00423AE6">
              <w:t>szuletesiNev</w:t>
            </w:r>
          </w:p>
        </w:tc>
        <w:tc>
          <w:tcPr>
            <w:tcW w:w="1843" w:type="dxa"/>
            <w:shd w:val="clear" w:color="auto" w:fill="D9D9D9" w:themeFill="background1" w:themeFillShade="D9"/>
          </w:tcPr>
          <w:p w14:paraId="07A07B34" w14:textId="0FE21112" w:rsidR="00D473E7" w:rsidRPr="00C4346D" w:rsidRDefault="00D473E7" w:rsidP="00D473E7">
            <w:pPr>
              <w:jc w:val="center"/>
            </w:pPr>
            <w:r w:rsidRPr="000000B1">
              <w:t>string</w:t>
            </w:r>
          </w:p>
        </w:tc>
        <w:tc>
          <w:tcPr>
            <w:tcW w:w="709" w:type="dxa"/>
            <w:shd w:val="clear" w:color="auto" w:fill="D9D9D9" w:themeFill="background1" w:themeFillShade="D9"/>
          </w:tcPr>
          <w:p w14:paraId="32A337A2" w14:textId="4CB7D288" w:rsidR="00D473E7" w:rsidRDefault="00D473E7" w:rsidP="00D473E7">
            <w:pPr>
              <w:jc w:val="center"/>
            </w:pPr>
            <w:r w:rsidRPr="00C07C7B">
              <w:t>nem</w:t>
            </w:r>
          </w:p>
        </w:tc>
        <w:tc>
          <w:tcPr>
            <w:tcW w:w="4252" w:type="dxa"/>
            <w:shd w:val="clear" w:color="auto" w:fill="D9D9D9" w:themeFill="background1" w:themeFillShade="D9"/>
          </w:tcPr>
          <w:p w14:paraId="3A9A0F1A" w14:textId="470A7869" w:rsidR="00D473E7" w:rsidRPr="00C4346D" w:rsidRDefault="00D473E7" w:rsidP="00D473E7">
            <w:r w:rsidRPr="00423AE6">
              <w:t>Születési né</w:t>
            </w:r>
          </w:p>
        </w:tc>
      </w:tr>
      <w:tr w:rsidR="00D473E7" w14:paraId="5C942622" w14:textId="77777777" w:rsidTr="00090B74">
        <w:tc>
          <w:tcPr>
            <w:tcW w:w="2263" w:type="dxa"/>
            <w:shd w:val="clear" w:color="auto" w:fill="D9D9D9" w:themeFill="background1" w:themeFillShade="D9"/>
          </w:tcPr>
          <w:p w14:paraId="02FACD63" w14:textId="408EA3B8" w:rsidR="00D473E7" w:rsidRPr="00C4346D" w:rsidRDefault="00D473E7" w:rsidP="00D473E7">
            <w:r w:rsidRPr="00423AE6">
              <w:t>szuletesiOrszagKodNev</w:t>
            </w:r>
          </w:p>
        </w:tc>
        <w:tc>
          <w:tcPr>
            <w:tcW w:w="1843" w:type="dxa"/>
            <w:shd w:val="clear" w:color="auto" w:fill="D9D9D9" w:themeFill="background1" w:themeFillShade="D9"/>
          </w:tcPr>
          <w:p w14:paraId="6AA61372" w14:textId="0772F531" w:rsidR="00D473E7" w:rsidRPr="00C4346D" w:rsidRDefault="00D473E7" w:rsidP="00D473E7">
            <w:pPr>
              <w:jc w:val="center"/>
            </w:pPr>
            <w:r w:rsidRPr="000374FE">
              <w:t>string</w:t>
            </w:r>
          </w:p>
        </w:tc>
        <w:tc>
          <w:tcPr>
            <w:tcW w:w="709" w:type="dxa"/>
            <w:shd w:val="clear" w:color="auto" w:fill="D9D9D9" w:themeFill="background1" w:themeFillShade="D9"/>
          </w:tcPr>
          <w:p w14:paraId="0044FD5F" w14:textId="43148BEA" w:rsidR="00D473E7" w:rsidRDefault="00D473E7" w:rsidP="00D473E7">
            <w:pPr>
              <w:jc w:val="center"/>
            </w:pPr>
            <w:r w:rsidRPr="00C07C7B">
              <w:t>nem</w:t>
            </w:r>
          </w:p>
        </w:tc>
        <w:tc>
          <w:tcPr>
            <w:tcW w:w="4252" w:type="dxa"/>
            <w:shd w:val="clear" w:color="auto" w:fill="D9D9D9" w:themeFill="background1" w:themeFillShade="D9"/>
          </w:tcPr>
          <w:p w14:paraId="71B8E0C7" w14:textId="35DB66F4" w:rsidR="00D473E7" w:rsidRPr="00C4346D" w:rsidRDefault="00D473E7" w:rsidP="00D473E7">
            <w:r w:rsidRPr="00423AE6">
              <w:t>Születési országkód és neve</w:t>
            </w:r>
          </w:p>
        </w:tc>
      </w:tr>
      <w:tr w:rsidR="00D473E7" w14:paraId="5314A380" w14:textId="77777777" w:rsidTr="00090B74">
        <w:tc>
          <w:tcPr>
            <w:tcW w:w="2263" w:type="dxa"/>
            <w:shd w:val="clear" w:color="auto" w:fill="D9D9D9" w:themeFill="background1" w:themeFillShade="D9"/>
          </w:tcPr>
          <w:p w14:paraId="1C30B347" w14:textId="770C5D41" w:rsidR="00D473E7" w:rsidRPr="00C4346D" w:rsidRDefault="00D473E7" w:rsidP="00D473E7">
            <w:r w:rsidRPr="00423AE6">
              <w:t>tajSzam</w:t>
            </w:r>
          </w:p>
        </w:tc>
        <w:tc>
          <w:tcPr>
            <w:tcW w:w="1843" w:type="dxa"/>
            <w:shd w:val="clear" w:color="auto" w:fill="D9D9D9" w:themeFill="background1" w:themeFillShade="D9"/>
          </w:tcPr>
          <w:p w14:paraId="135A6D42" w14:textId="60351E2F" w:rsidR="00D473E7" w:rsidRPr="00C4346D" w:rsidRDefault="00D473E7" w:rsidP="00D473E7">
            <w:pPr>
              <w:jc w:val="center"/>
            </w:pPr>
            <w:r w:rsidRPr="000374FE">
              <w:t>string</w:t>
            </w:r>
          </w:p>
        </w:tc>
        <w:tc>
          <w:tcPr>
            <w:tcW w:w="709" w:type="dxa"/>
            <w:shd w:val="clear" w:color="auto" w:fill="D9D9D9" w:themeFill="background1" w:themeFillShade="D9"/>
          </w:tcPr>
          <w:p w14:paraId="0F1E34E0" w14:textId="0648680D" w:rsidR="00D473E7" w:rsidRDefault="00D473E7" w:rsidP="00D473E7">
            <w:pPr>
              <w:jc w:val="center"/>
            </w:pPr>
            <w:r w:rsidRPr="00C07C7B">
              <w:t>nem</w:t>
            </w:r>
          </w:p>
        </w:tc>
        <w:tc>
          <w:tcPr>
            <w:tcW w:w="4252" w:type="dxa"/>
            <w:shd w:val="clear" w:color="auto" w:fill="D9D9D9" w:themeFill="background1" w:themeFillShade="D9"/>
          </w:tcPr>
          <w:p w14:paraId="14DF3C2F" w14:textId="1D8ED537" w:rsidR="00D473E7" w:rsidRPr="00C4346D" w:rsidRDefault="00D473E7" w:rsidP="00D473E7">
            <w:r w:rsidRPr="00423AE6">
              <w:t>TAJ szám</w:t>
            </w:r>
          </w:p>
        </w:tc>
      </w:tr>
      <w:tr w:rsidR="00D473E7" w14:paraId="6E4311D5" w14:textId="77777777" w:rsidTr="00090B74">
        <w:tc>
          <w:tcPr>
            <w:tcW w:w="2263" w:type="dxa"/>
            <w:shd w:val="clear" w:color="auto" w:fill="D9D9D9" w:themeFill="background1" w:themeFillShade="D9"/>
          </w:tcPr>
          <w:p w14:paraId="116D2A12" w14:textId="65AE51F2" w:rsidR="00D473E7" w:rsidRPr="00423AE6" w:rsidRDefault="00D473E7" w:rsidP="00D473E7">
            <w:r w:rsidRPr="000F407A">
              <w:t>tobbMunkavallalo</w:t>
            </w:r>
          </w:p>
        </w:tc>
        <w:tc>
          <w:tcPr>
            <w:tcW w:w="1843" w:type="dxa"/>
            <w:shd w:val="clear" w:color="auto" w:fill="D9D9D9" w:themeFill="background1" w:themeFillShade="D9"/>
          </w:tcPr>
          <w:p w14:paraId="23F3A16C" w14:textId="77777777" w:rsidR="00D473E7" w:rsidRPr="000374FE" w:rsidRDefault="00D473E7" w:rsidP="00D473E7">
            <w:pPr>
              <w:jc w:val="center"/>
            </w:pPr>
          </w:p>
        </w:tc>
        <w:tc>
          <w:tcPr>
            <w:tcW w:w="709" w:type="dxa"/>
            <w:shd w:val="clear" w:color="auto" w:fill="D9D9D9" w:themeFill="background1" w:themeFillShade="D9"/>
          </w:tcPr>
          <w:p w14:paraId="54847E81" w14:textId="22CC7E9C" w:rsidR="00D473E7" w:rsidRDefault="00D473E7" w:rsidP="00D473E7">
            <w:pPr>
              <w:jc w:val="center"/>
            </w:pPr>
            <w:r w:rsidRPr="00C07C7B">
              <w:t>nem</w:t>
            </w:r>
          </w:p>
        </w:tc>
        <w:tc>
          <w:tcPr>
            <w:tcW w:w="4252" w:type="dxa"/>
            <w:shd w:val="clear" w:color="auto" w:fill="D9D9D9" w:themeFill="background1" w:themeFillShade="D9"/>
          </w:tcPr>
          <w:p w14:paraId="79F605A2" w14:textId="64D808EA" w:rsidR="00D473E7" w:rsidRPr="00423AE6" w:rsidRDefault="00D473E7" w:rsidP="00D473E7">
            <w:r w:rsidRPr="000F407A">
              <w:t>Több munkáltató által létesített munkaviszony miatti bejelentést jelölt</w:t>
            </w:r>
          </w:p>
        </w:tc>
      </w:tr>
      <w:tr w:rsidR="00D473E7" w14:paraId="66F0157D" w14:textId="77777777" w:rsidTr="00090B74">
        <w:tc>
          <w:tcPr>
            <w:tcW w:w="2263" w:type="dxa"/>
            <w:shd w:val="clear" w:color="auto" w:fill="D9D9D9" w:themeFill="background1" w:themeFillShade="D9"/>
          </w:tcPr>
          <w:p w14:paraId="2D823828" w14:textId="783CA3E2" w:rsidR="00D473E7" w:rsidRPr="00423AE6" w:rsidRDefault="00D473E7" w:rsidP="00D473E7">
            <w:r w:rsidRPr="000F407A">
              <w:t>adatlapStatusz</w:t>
            </w:r>
          </w:p>
        </w:tc>
        <w:tc>
          <w:tcPr>
            <w:tcW w:w="1843" w:type="dxa"/>
            <w:shd w:val="clear" w:color="auto" w:fill="D9D9D9" w:themeFill="background1" w:themeFillShade="D9"/>
          </w:tcPr>
          <w:p w14:paraId="77B1249A" w14:textId="2F20BEB5" w:rsidR="00D473E7" w:rsidRPr="000374FE" w:rsidRDefault="00D473E7" w:rsidP="00D473E7">
            <w:pPr>
              <w:jc w:val="center"/>
            </w:pPr>
            <w:r w:rsidRPr="000F407A">
              <w:t>AdatlapStatusz</w:t>
            </w:r>
          </w:p>
        </w:tc>
        <w:tc>
          <w:tcPr>
            <w:tcW w:w="709" w:type="dxa"/>
            <w:shd w:val="clear" w:color="auto" w:fill="D9D9D9" w:themeFill="background1" w:themeFillShade="D9"/>
          </w:tcPr>
          <w:p w14:paraId="61D6327C" w14:textId="1A21EFE1" w:rsidR="00D473E7" w:rsidRDefault="00D473E7" w:rsidP="00D473E7">
            <w:pPr>
              <w:jc w:val="center"/>
            </w:pPr>
            <w:r w:rsidRPr="00C07C7B">
              <w:t>nem</w:t>
            </w:r>
          </w:p>
        </w:tc>
        <w:tc>
          <w:tcPr>
            <w:tcW w:w="4252" w:type="dxa"/>
            <w:shd w:val="clear" w:color="auto" w:fill="D9D9D9" w:themeFill="background1" w:themeFillShade="D9"/>
          </w:tcPr>
          <w:p w14:paraId="715BB9B4" w14:textId="790E6E03" w:rsidR="00D473E7" w:rsidRPr="00423AE6" w:rsidRDefault="00D473E7" w:rsidP="00D473E7">
            <w:r w:rsidRPr="000F407A">
              <w:t>adatlap státusz</w:t>
            </w:r>
          </w:p>
        </w:tc>
      </w:tr>
      <w:tr w:rsidR="00D473E7" w14:paraId="21B462A2" w14:textId="77777777" w:rsidTr="00090B74">
        <w:tc>
          <w:tcPr>
            <w:tcW w:w="2263" w:type="dxa"/>
            <w:shd w:val="clear" w:color="auto" w:fill="D9D9D9" w:themeFill="background1" w:themeFillShade="D9"/>
          </w:tcPr>
          <w:p w14:paraId="49AFEB59" w14:textId="635294FC" w:rsidR="00D473E7" w:rsidRPr="00423AE6" w:rsidRDefault="00D473E7" w:rsidP="00D473E7">
            <w:r w:rsidRPr="000F407A">
              <w:t>adoazonositoKepzesKerese</w:t>
            </w:r>
          </w:p>
        </w:tc>
        <w:tc>
          <w:tcPr>
            <w:tcW w:w="1843" w:type="dxa"/>
            <w:shd w:val="clear" w:color="auto" w:fill="D9D9D9" w:themeFill="background1" w:themeFillShade="D9"/>
          </w:tcPr>
          <w:p w14:paraId="7CE49935" w14:textId="52CCD4BC" w:rsidR="00D473E7" w:rsidRPr="000374FE" w:rsidRDefault="00D473E7" w:rsidP="00D473E7">
            <w:pPr>
              <w:jc w:val="center"/>
            </w:pPr>
            <w:r w:rsidRPr="000F407A">
              <w:t>AdoazonositoKepzesKereseKategoria</w:t>
            </w:r>
            <w:r w:rsidR="00D82128">
              <w:t xml:space="preserve"> (enum)</w:t>
            </w:r>
          </w:p>
        </w:tc>
        <w:tc>
          <w:tcPr>
            <w:tcW w:w="709" w:type="dxa"/>
            <w:shd w:val="clear" w:color="auto" w:fill="D9D9D9" w:themeFill="background1" w:themeFillShade="D9"/>
          </w:tcPr>
          <w:p w14:paraId="68D68B53" w14:textId="22FC4FF9" w:rsidR="00D473E7" w:rsidRDefault="00D473E7" w:rsidP="00D473E7">
            <w:pPr>
              <w:jc w:val="center"/>
            </w:pPr>
            <w:r w:rsidRPr="00C07C7B">
              <w:t>nem</w:t>
            </w:r>
          </w:p>
        </w:tc>
        <w:tc>
          <w:tcPr>
            <w:tcW w:w="4252" w:type="dxa"/>
            <w:shd w:val="clear" w:color="auto" w:fill="D9D9D9" w:themeFill="background1" w:themeFillShade="D9"/>
          </w:tcPr>
          <w:p w14:paraId="09ABDFC6" w14:textId="38B26518" w:rsidR="00D473E7" w:rsidRPr="00423AE6" w:rsidRDefault="00D473E7" w:rsidP="00D473E7">
            <w:r w:rsidRPr="000F407A">
              <w:t>Adóazonosító képzés kérése</w:t>
            </w:r>
          </w:p>
        </w:tc>
      </w:tr>
      <w:tr w:rsidR="00D473E7" w14:paraId="67EA00C9" w14:textId="77777777" w:rsidTr="00090B74">
        <w:tc>
          <w:tcPr>
            <w:tcW w:w="2263" w:type="dxa"/>
            <w:shd w:val="clear" w:color="auto" w:fill="D9D9D9" w:themeFill="background1" w:themeFillShade="D9"/>
          </w:tcPr>
          <w:p w14:paraId="384F7E93" w14:textId="00DA7131" w:rsidR="00D473E7" w:rsidRPr="00423AE6" w:rsidRDefault="00D473E7" w:rsidP="00D473E7">
            <w:r w:rsidRPr="000F407A">
              <w:t>adoszammalNemRendElotarsasagBejelentes</w:t>
            </w:r>
          </w:p>
        </w:tc>
        <w:tc>
          <w:tcPr>
            <w:tcW w:w="1843" w:type="dxa"/>
            <w:shd w:val="clear" w:color="auto" w:fill="D9D9D9" w:themeFill="background1" w:themeFillShade="D9"/>
          </w:tcPr>
          <w:p w14:paraId="5CB79BC7" w14:textId="4A3DE178" w:rsidR="00D473E7" w:rsidRPr="000374FE" w:rsidRDefault="00D473E7" w:rsidP="00D473E7">
            <w:pPr>
              <w:jc w:val="center"/>
            </w:pPr>
            <w:r w:rsidRPr="000F407A">
              <w:t>AdoszammalNemRendElotarsasagBejelentesKategoria</w:t>
            </w:r>
            <w:r w:rsidR="00D82128">
              <w:t xml:space="preserve"> (enum)</w:t>
            </w:r>
          </w:p>
        </w:tc>
        <w:tc>
          <w:tcPr>
            <w:tcW w:w="709" w:type="dxa"/>
            <w:shd w:val="clear" w:color="auto" w:fill="D9D9D9" w:themeFill="background1" w:themeFillShade="D9"/>
          </w:tcPr>
          <w:p w14:paraId="0ADFFAFC" w14:textId="4494D701" w:rsidR="00D473E7" w:rsidRDefault="00D473E7" w:rsidP="00D473E7">
            <w:pPr>
              <w:jc w:val="center"/>
            </w:pPr>
            <w:r w:rsidRPr="00C07C7B">
              <w:t>nem</w:t>
            </w:r>
          </w:p>
        </w:tc>
        <w:tc>
          <w:tcPr>
            <w:tcW w:w="4252" w:type="dxa"/>
            <w:shd w:val="clear" w:color="auto" w:fill="D9D9D9" w:themeFill="background1" w:themeFillShade="D9"/>
          </w:tcPr>
          <w:p w14:paraId="4DAC5948" w14:textId="5BA69365" w:rsidR="00D473E7" w:rsidRPr="00423AE6" w:rsidRDefault="00D473E7" w:rsidP="00D473E7">
            <w:r w:rsidRPr="000F407A">
              <w:t>Adószámmal nem rend. előtársaság változást/bejelentést törlést jelent be</w:t>
            </w:r>
          </w:p>
        </w:tc>
      </w:tr>
      <w:tr w:rsidR="00D473E7" w14:paraId="44050DAB" w14:textId="77777777" w:rsidTr="00090B74">
        <w:tc>
          <w:tcPr>
            <w:tcW w:w="2263" w:type="dxa"/>
            <w:shd w:val="clear" w:color="auto" w:fill="D9D9D9" w:themeFill="background1" w:themeFillShade="D9"/>
          </w:tcPr>
          <w:p w14:paraId="2F57C1AE" w14:textId="3CE988CE" w:rsidR="00D473E7" w:rsidRPr="00423AE6" w:rsidRDefault="00D473E7" w:rsidP="00D473E7">
            <w:r w:rsidRPr="000F407A">
              <w:t>jogelodAdoszama</w:t>
            </w:r>
          </w:p>
        </w:tc>
        <w:tc>
          <w:tcPr>
            <w:tcW w:w="1843" w:type="dxa"/>
            <w:shd w:val="clear" w:color="auto" w:fill="D9D9D9" w:themeFill="background1" w:themeFillShade="D9"/>
          </w:tcPr>
          <w:p w14:paraId="54ADEF60" w14:textId="583481C6" w:rsidR="00D473E7" w:rsidRPr="000374FE" w:rsidRDefault="00D473E7" w:rsidP="00D473E7">
            <w:pPr>
              <w:jc w:val="center"/>
            </w:pPr>
            <w:r w:rsidRPr="000F407A">
              <w:t>AdozoReferencia</w:t>
            </w:r>
          </w:p>
        </w:tc>
        <w:tc>
          <w:tcPr>
            <w:tcW w:w="709" w:type="dxa"/>
            <w:shd w:val="clear" w:color="auto" w:fill="D9D9D9" w:themeFill="background1" w:themeFillShade="D9"/>
          </w:tcPr>
          <w:p w14:paraId="2FC51470" w14:textId="1D090926" w:rsidR="00D473E7" w:rsidRDefault="00D473E7" w:rsidP="00D473E7">
            <w:pPr>
              <w:jc w:val="center"/>
            </w:pPr>
            <w:r w:rsidRPr="00C07C7B">
              <w:t>nem</w:t>
            </w:r>
          </w:p>
        </w:tc>
        <w:tc>
          <w:tcPr>
            <w:tcW w:w="4252" w:type="dxa"/>
            <w:shd w:val="clear" w:color="auto" w:fill="D9D9D9" w:themeFill="background1" w:themeFillShade="D9"/>
          </w:tcPr>
          <w:p w14:paraId="36ADC901" w14:textId="04A2DF71" w:rsidR="00D473E7" w:rsidRPr="00423AE6" w:rsidRDefault="00D473E7" w:rsidP="00D473E7">
            <w:r w:rsidRPr="000F407A">
              <w:t>jogelőd adószáma</w:t>
            </w:r>
          </w:p>
        </w:tc>
      </w:tr>
      <w:tr w:rsidR="00D473E7" w14:paraId="2CD060F8" w14:textId="77777777" w:rsidTr="00090B74">
        <w:tc>
          <w:tcPr>
            <w:tcW w:w="2263" w:type="dxa"/>
            <w:shd w:val="clear" w:color="auto" w:fill="D9D9D9" w:themeFill="background1" w:themeFillShade="D9"/>
          </w:tcPr>
          <w:p w14:paraId="5A36ED60" w14:textId="1D8FEF2C" w:rsidR="00D473E7" w:rsidRPr="00423AE6" w:rsidRDefault="00D473E7" w:rsidP="00D473E7">
            <w:r w:rsidRPr="00FE67B8">
              <w:t>bejelentes2007Elotti</w:t>
            </w:r>
          </w:p>
        </w:tc>
        <w:tc>
          <w:tcPr>
            <w:tcW w:w="1843" w:type="dxa"/>
            <w:shd w:val="clear" w:color="auto" w:fill="D9D9D9" w:themeFill="background1" w:themeFillShade="D9"/>
          </w:tcPr>
          <w:p w14:paraId="083D5019" w14:textId="42FF9009" w:rsidR="00D473E7" w:rsidRPr="000374FE" w:rsidRDefault="00D473E7" w:rsidP="00D473E7">
            <w:pPr>
              <w:jc w:val="center"/>
            </w:pPr>
            <w:r w:rsidRPr="00FE67B8">
              <w:t>Bejelentes2007ElottiKategoria</w:t>
            </w:r>
            <w:r w:rsidR="00D82128">
              <w:t xml:space="preserve"> (enum)</w:t>
            </w:r>
          </w:p>
        </w:tc>
        <w:tc>
          <w:tcPr>
            <w:tcW w:w="709" w:type="dxa"/>
            <w:shd w:val="clear" w:color="auto" w:fill="D9D9D9" w:themeFill="background1" w:themeFillShade="D9"/>
          </w:tcPr>
          <w:p w14:paraId="333688DA" w14:textId="7EB0AABA" w:rsidR="00D473E7" w:rsidRDefault="00D473E7" w:rsidP="00D473E7">
            <w:pPr>
              <w:jc w:val="center"/>
            </w:pPr>
            <w:r w:rsidRPr="00C07C7B">
              <w:t>nem</w:t>
            </w:r>
          </w:p>
        </w:tc>
        <w:tc>
          <w:tcPr>
            <w:tcW w:w="4252" w:type="dxa"/>
            <w:shd w:val="clear" w:color="auto" w:fill="D9D9D9" w:themeFill="background1" w:themeFillShade="D9"/>
          </w:tcPr>
          <w:p w14:paraId="4E2CEEC2" w14:textId="2634427B" w:rsidR="00D473E7" w:rsidRPr="00423AE6" w:rsidRDefault="00D473E7" w:rsidP="00D473E7">
            <w:r w:rsidRPr="00FE67B8">
              <w:t>A bejelentés 2007.01.01 előtti</w:t>
            </w:r>
          </w:p>
        </w:tc>
      </w:tr>
      <w:tr w:rsidR="00D473E7" w14:paraId="528DEE06" w14:textId="77777777" w:rsidTr="00090B74">
        <w:tc>
          <w:tcPr>
            <w:tcW w:w="2263" w:type="dxa"/>
            <w:shd w:val="clear" w:color="auto" w:fill="D9D9D9" w:themeFill="background1" w:themeFillShade="D9"/>
          </w:tcPr>
          <w:p w14:paraId="45861EC4" w14:textId="14B50A2F" w:rsidR="00D473E7" w:rsidRPr="00423AE6" w:rsidRDefault="00D473E7" w:rsidP="00D473E7">
            <w:r w:rsidRPr="00FE67B8">
              <w:t>bejelentesJogutodlasMiatt</w:t>
            </w:r>
          </w:p>
        </w:tc>
        <w:tc>
          <w:tcPr>
            <w:tcW w:w="1843" w:type="dxa"/>
            <w:shd w:val="clear" w:color="auto" w:fill="D9D9D9" w:themeFill="background1" w:themeFillShade="D9"/>
          </w:tcPr>
          <w:p w14:paraId="455724A9" w14:textId="61458222" w:rsidR="00D473E7" w:rsidRPr="000374FE" w:rsidRDefault="00D473E7" w:rsidP="00D473E7">
            <w:pPr>
              <w:jc w:val="center"/>
            </w:pPr>
            <w:r w:rsidRPr="00FE67B8">
              <w:t>BejelentesJogutodlasMiattKategoria</w:t>
            </w:r>
            <w:r w:rsidR="00D82128">
              <w:t xml:space="preserve"> (enum)</w:t>
            </w:r>
          </w:p>
        </w:tc>
        <w:tc>
          <w:tcPr>
            <w:tcW w:w="709" w:type="dxa"/>
            <w:shd w:val="clear" w:color="auto" w:fill="D9D9D9" w:themeFill="background1" w:themeFillShade="D9"/>
          </w:tcPr>
          <w:p w14:paraId="3B2650F8" w14:textId="5A929D0D" w:rsidR="00D473E7" w:rsidRDefault="00D473E7" w:rsidP="00D473E7">
            <w:pPr>
              <w:jc w:val="center"/>
            </w:pPr>
            <w:r w:rsidRPr="00C07C7B">
              <w:t>nem</w:t>
            </w:r>
          </w:p>
        </w:tc>
        <w:tc>
          <w:tcPr>
            <w:tcW w:w="4252" w:type="dxa"/>
            <w:shd w:val="clear" w:color="auto" w:fill="D9D9D9" w:themeFill="background1" w:themeFillShade="D9"/>
          </w:tcPr>
          <w:p w14:paraId="47FD114F" w14:textId="6AA2DD11" w:rsidR="00D473E7" w:rsidRPr="00423AE6" w:rsidRDefault="00D473E7" w:rsidP="00D473E7">
            <w:r w:rsidRPr="00FE67B8">
              <w:t>Bejelentés jogutódlás miatt</w:t>
            </w:r>
          </w:p>
        </w:tc>
      </w:tr>
      <w:tr w:rsidR="00D473E7" w14:paraId="31E38C97" w14:textId="77777777" w:rsidTr="00090B74">
        <w:tc>
          <w:tcPr>
            <w:tcW w:w="2263" w:type="dxa"/>
            <w:shd w:val="clear" w:color="auto" w:fill="D9D9D9" w:themeFill="background1" w:themeFillShade="D9"/>
          </w:tcPr>
          <w:p w14:paraId="720B15A6" w14:textId="54A281EA" w:rsidR="00D473E7" w:rsidRPr="00423AE6" w:rsidRDefault="00D473E7" w:rsidP="00D473E7">
            <w:r w:rsidRPr="00FE67B8">
              <w:lastRenderedPageBreak/>
              <w:t>elotarsasagkentAdoszammalRendelkezes</w:t>
            </w:r>
          </w:p>
        </w:tc>
        <w:tc>
          <w:tcPr>
            <w:tcW w:w="1843" w:type="dxa"/>
            <w:shd w:val="clear" w:color="auto" w:fill="D9D9D9" w:themeFill="background1" w:themeFillShade="D9"/>
          </w:tcPr>
          <w:p w14:paraId="2E4A8734" w14:textId="5A7BAE9C" w:rsidR="00D473E7" w:rsidRPr="000374FE" w:rsidRDefault="00D473E7" w:rsidP="00D473E7">
            <w:pPr>
              <w:jc w:val="center"/>
            </w:pPr>
            <w:r w:rsidRPr="00FE67B8">
              <w:t>ElotarsasagkentAdoszammalRendelkezesKategoria</w:t>
            </w:r>
          </w:p>
        </w:tc>
        <w:tc>
          <w:tcPr>
            <w:tcW w:w="709" w:type="dxa"/>
            <w:shd w:val="clear" w:color="auto" w:fill="D9D9D9" w:themeFill="background1" w:themeFillShade="D9"/>
          </w:tcPr>
          <w:p w14:paraId="7C31A024" w14:textId="459FE2C0" w:rsidR="00D473E7" w:rsidRDefault="00D473E7" w:rsidP="00D473E7">
            <w:pPr>
              <w:jc w:val="center"/>
            </w:pPr>
            <w:r w:rsidRPr="00C07C7B">
              <w:t>nem</w:t>
            </w:r>
          </w:p>
        </w:tc>
        <w:tc>
          <w:tcPr>
            <w:tcW w:w="4252" w:type="dxa"/>
            <w:shd w:val="clear" w:color="auto" w:fill="D9D9D9" w:themeFill="background1" w:themeFillShade="D9"/>
          </w:tcPr>
          <w:p w14:paraId="16D98582" w14:textId="55D1C456" w:rsidR="00D473E7" w:rsidRPr="00423AE6" w:rsidRDefault="00D473E7" w:rsidP="00D473E7">
            <w:r w:rsidRPr="00FE67B8">
              <w:t>Előtársaságként adószámmal nem rendelkezem</w:t>
            </w:r>
          </w:p>
        </w:tc>
      </w:tr>
      <w:tr w:rsidR="00D473E7" w14:paraId="18211694" w14:textId="77777777" w:rsidTr="00090B74">
        <w:tc>
          <w:tcPr>
            <w:tcW w:w="2263" w:type="dxa"/>
            <w:shd w:val="clear" w:color="auto" w:fill="D9D9D9" w:themeFill="background1" w:themeFillShade="D9"/>
          </w:tcPr>
          <w:p w14:paraId="55D64F71" w14:textId="5F6493D3" w:rsidR="00D473E7" w:rsidRPr="00423AE6" w:rsidRDefault="00D473E7" w:rsidP="00D473E7">
            <w:r w:rsidRPr="00FE67B8">
              <w:t>hatosagiJelzesAlapjanJavitottNyomtatvany</w:t>
            </w:r>
          </w:p>
        </w:tc>
        <w:tc>
          <w:tcPr>
            <w:tcW w:w="1843" w:type="dxa"/>
            <w:shd w:val="clear" w:color="auto" w:fill="D9D9D9" w:themeFill="background1" w:themeFillShade="D9"/>
          </w:tcPr>
          <w:p w14:paraId="19B28D6D" w14:textId="429E3C86" w:rsidR="00D473E7" w:rsidRPr="000374FE" w:rsidRDefault="00D473E7" w:rsidP="00D473E7">
            <w:pPr>
              <w:jc w:val="center"/>
            </w:pPr>
            <w:r w:rsidRPr="00FE67B8">
              <w:t>HatosagiJelzesAlapjanJavitottNyomtatvanyBenyujtasaKategoria</w:t>
            </w:r>
            <w:r w:rsidR="00D82128">
              <w:t xml:space="preserve"> (enum)</w:t>
            </w:r>
          </w:p>
        </w:tc>
        <w:tc>
          <w:tcPr>
            <w:tcW w:w="709" w:type="dxa"/>
            <w:shd w:val="clear" w:color="auto" w:fill="D9D9D9" w:themeFill="background1" w:themeFillShade="D9"/>
          </w:tcPr>
          <w:p w14:paraId="71E84D3C" w14:textId="21CAB03A" w:rsidR="00D473E7" w:rsidRDefault="00D473E7" w:rsidP="00D473E7">
            <w:pPr>
              <w:jc w:val="center"/>
            </w:pPr>
            <w:r w:rsidRPr="00C07C7B">
              <w:t>nem</w:t>
            </w:r>
          </w:p>
        </w:tc>
        <w:tc>
          <w:tcPr>
            <w:tcW w:w="4252" w:type="dxa"/>
            <w:shd w:val="clear" w:color="auto" w:fill="D9D9D9" w:themeFill="background1" w:themeFillShade="D9"/>
          </w:tcPr>
          <w:p w14:paraId="77E7F14D" w14:textId="21C2A219" w:rsidR="00D473E7" w:rsidRPr="00423AE6" w:rsidRDefault="00D473E7" w:rsidP="00D473E7">
            <w:r w:rsidRPr="00FE67B8">
              <w:t>Hatósági jelzés alapján javított nyomtatvány benyújtása</w:t>
            </w:r>
          </w:p>
        </w:tc>
      </w:tr>
      <w:tr w:rsidR="00D473E7" w14:paraId="5FA7F9EE" w14:textId="77777777" w:rsidTr="00090B74">
        <w:tc>
          <w:tcPr>
            <w:tcW w:w="2263" w:type="dxa"/>
            <w:shd w:val="clear" w:color="auto" w:fill="D9D9D9" w:themeFill="background1" w:themeFillShade="D9"/>
          </w:tcPr>
          <w:p w14:paraId="39EDE4B8" w14:textId="1270164D" w:rsidR="00D473E7" w:rsidRPr="00423AE6" w:rsidRDefault="00D473E7" w:rsidP="00D473E7">
            <w:r w:rsidRPr="00FE67B8">
              <w:t>ismeteltBejelentesAdoszamMegszerzes</w:t>
            </w:r>
          </w:p>
        </w:tc>
        <w:tc>
          <w:tcPr>
            <w:tcW w:w="1843" w:type="dxa"/>
            <w:shd w:val="clear" w:color="auto" w:fill="D9D9D9" w:themeFill="background1" w:themeFillShade="D9"/>
          </w:tcPr>
          <w:p w14:paraId="766C2A34" w14:textId="4B84C947" w:rsidR="00D473E7" w:rsidRPr="000374FE" w:rsidRDefault="00D473E7" w:rsidP="00D473E7">
            <w:pPr>
              <w:jc w:val="center"/>
            </w:pPr>
            <w:r w:rsidRPr="00FE67B8">
              <w:t>IsmeteltBejelentesAdoszamMegszerzesetKovetoenKategoria</w:t>
            </w:r>
            <w:r w:rsidR="00D82128">
              <w:t xml:space="preserve"> (enum)</w:t>
            </w:r>
          </w:p>
        </w:tc>
        <w:tc>
          <w:tcPr>
            <w:tcW w:w="709" w:type="dxa"/>
            <w:shd w:val="clear" w:color="auto" w:fill="D9D9D9" w:themeFill="background1" w:themeFillShade="D9"/>
          </w:tcPr>
          <w:p w14:paraId="2E9BF20C" w14:textId="77D757B1" w:rsidR="00D473E7" w:rsidRDefault="00D473E7" w:rsidP="00D473E7">
            <w:pPr>
              <w:jc w:val="center"/>
            </w:pPr>
            <w:r w:rsidRPr="00C07C7B">
              <w:t>nem</w:t>
            </w:r>
          </w:p>
        </w:tc>
        <w:tc>
          <w:tcPr>
            <w:tcW w:w="4252" w:type="dxa"/>
            <w:shd w:val="clear" w:color="auto" w:fill="D9D9D9" w:themeFill="background1" w:themeFillShade="D9"/>
          </w:tcPr>
          <w:p w14:paraId="2FA1723A" w14:textId="7F1D3F43" w:rsidR="00D473E7" w:rsidRPr="00423AE6" w:rsidRDefault="00D473E7" w:rsidP="00D473E7">
            <w:r w:rsidRPr="00FE67B8">
              <w:t>Ismételt bejelentés adószám megszerzését követően</w:t>
            </w:r>
          </w:p>
        </w:tc>
      </w:tr>
      <w:tr w:rsidR="00D473E7" w14:paraId="689E58D9" w14:textId="77777777" w:rsidTr="00090B74">
        <w:tc>
          <w:tcPr>
            <w:tcW w:w="2263" w:type="dxa"/>
            <w:shd w:val="clear" w:color="auto" w:fill="D9D9D9" w:themeFill="background1" w:themeFillShade="D9"/>
          </w:tcPr>
          <w:p w14:paraId="778EF403" w14:textId="3DE65682" w:rsidR="00D473E7" w:rsidRPr="00423AE6" w:rsidRDefault="00D473E7" w:rsidP="00D473E7">
            <w:r w:rsidRPr="00FE67B8">
              <w:t>jogelodnelVisszamenolegesKorrekcioLehet</w:t>
            </w:r>
          </w:p>
        </w:tc>
        <w:tc>
          <w:tcPr>
            <w:tcW w:w="1843" w:type="dxa"/>
            <w:shd w:val="clear" w:color="auto" w:fill="D9D9D9" w:themeFill="background1" w:themeFillShade="D9"/>
          </w:tcPr>
          <w:p w14:paraId="423419D7" w14:textId="75E6BDCE" w:rsidR="00D473E7" w:rsidRPr="000374FE" w:rsidRDefault="00D473E7" w:rsidP="00D473E7">
            <w:pPr>
              <w:jc w:val="center"/>
            </w:pPr>
            <w:r w:rsidRPr="002B3315">
              <w:rPr>
                <w:color w:val="auto"/>
              </w:rPr>
              <w:t>JogelodnelVisszamenolegesKorrekcioLehetsegesK</w:t>
            </w:r>
            <w:r w:rsidR="002B3315" w:rsidRPr="002B3315">
              <w:rPr>
                <w:color w:val="auto"/>
              </w:rPr>
              <w:t>a</w:t>
            </w:r>
            <w:r w:rsidRPr="002B3315">
              <w:rPr>
                <w:color w:val="auto"/>
              </w:rPr>
              <w:t>tegoria</w:t>
            </w:r>
            <w:r w:rsidR="00D82128" w:rsidRPr="002B3315">
              <w:rPr>
                <w:color w:val="auto"/>
              </w:rPr>
              <w:t xml:space="preserve"> </w:t>
            </w:r>
            <w:r w:rsidR="00D82128">
              <w:t>(enum)</w:t>
            </w:r>
          </w:p>
        </w:tc>
        <w:tc>
          <w:tcPr>
            <w:tcW w:w="709" w:type="dxa"/>
            <w:shd w:val="clear" w:color="auto" w:fill="D9D9D9" w:themeFill="background1" w:themeFillShade="D9"/>
          </w:tcPr>
          <w:p w14:paraId="63D02598" w14:textId="1B4C0B1A" w:rsidR="00D473E7" w:rsidRDefault="00D473E7" w:rsidP="00D473E7">
            <w:pPr>
              <w:jc w:val="center"/>
            </w:pPr>
            <w:r w:rsidRPr="00C07C7B">
              <w:t>nem</w:t>
            </w:r>
          </w:p>
        </w:tc>
        <w:tc>
          <w:tcPr>
            <w:tcW w:w="4252" w:type="dxa"/>
            <w:shd w:val="clear" w:color="auto" w:fill="D9D9D9" w:themeFill="background1" w:themeFillShade="D9"/>
          </w:tcPr>
          <w:p w14:paraId="433F25EA" w14:textId="4E6873E3" w:rsidR="00D473E7" w:rsidRPr="00423AE6" w:rsidRDefault="00D473E7" w:rsidP="00D473E7">
            <w:r w:rsidRPr="00FE67B8">
              <w:t>Jogelődnél visszamenőleges korrekci</w:t>
            </w:r>
            <w:r w:rsidR="00F726E1">
              <w:t>ó</w:t>
            </w:r>
          </w:p>
        </w:tc>
      </w:tr>
      <w:tr w:rsidR="00D473E7" w14:paraId="741136A4" w14:textId="77777777" w:rsidTr="00090B74">
        <w:tc>
          <w:tcPr>
            <w:tcW w:w="2263" w:type="dxa"/>
            <w:shd w:val="clear" w:color="auto" w:fill="D9D9D9" w:themeFill="background1" w:themeFillShade="D9"/>
          </w:tcPr>
          <w:p w14:paraId="3F717803" w14:textId="315B3BEE" w:rsidR="00D473E7" w:rsidRPr="00423AE6" w:rsidRDefault="00D473E7" w:rsidP="00D473E7">
            <w:r w:rsidRPr="00FE67B8">
              <w:t>tovabbiFoglalkoztato</w:t>
            </w:r>
          </w:p>
        </w:tc>
        <w:tc>
          <w:tcPr>
            <w:tcW w:w="1843" w:type="dxa"/>
            <w:shd w:val="clear" w:color="auto" w:fill="D9D9D9" w:themeFill="background1" w:themeFillShade="D9"/>
          </w:tcPr>
          <w:p w14:paraId="7F15EBD2" w14:textId="37E117D6" w:rsidR="00D473E7" w:rsidRPr="000374FE" w:rsidRDefault="00D473E7" w:rsidP="00D473E7">
            <w:pPr>
              <w:jc w:val="center"/>
            </w:pPr>
            <w:r w:rsidRPr="00FE67B8">
              <w:t>TovabbiFoglalkoztato</w:t>
            </w:r>
          </w:p>
        </w:tc>
        <w:tc>
          <w:tcPr>
            <w:tcW w:w="709" w:type="dxa"/>
            <w:shd w:val="clear" w:color="auto" w:fill="D9D9D9" w:themeFill="background1" w:themeFillShade="D9"/>
          </w:tcPr>
          <w:p w14:paraId="0704C43D" w14:textId="4F52AA34" w:rsidR="00D473E7" w:rsidRDefault="00D473E7" w:rsidP="00D473E7">
            <w:pPr>
              <w:jc w:val="center"/>
            </w:pPr>
            <w:r w:rsidRPr="00C07C7B">
              <w:t>nem</w:t>
            </w:r>
          </w:p>
        </w:tc>
        <w:tc>
          <w:tcPr>
            <w:tcW w:w="4252" w:type="dxa"/>
            <w:shd w:val="clear" w:color="auto" w:fill="D9D9D9" w:themeFill="background1" w:themeFillShade="D9"/>
          </w:tcPr>
          <w:p w14:paraId="5CE90FD5" w14:textId="0E1F8B12" w:rsidR="00D473E7" w:rsidRPr="00423AE6" w:rsidRDefault="00D473E7" w:rsidP="00D473E7">
            <w:r w:rsidRPr="00FE67B8">
              <w:t>további foglalkoztató</w:t>
            </w:r>
          </w:p>
        </w:tc>
      </w:tr>
    </w:tbl>
    <w:p w14:paraId="66E8E0C4" w14:textId="77777777" w:rsidR="008869D3" w:rsidRDefault="008869D3" w:rsidP="00766A19">
      <w:pPr>
        <w:rPr>
          <w:b/>
          <w:bCs/>
          <w:u w:val="single"/>
        </w:rPr>
      </w:pPr>
    </w:p>
    <w:p w14:paraId="27BC595C" w14:textId="7E5C9F20" w:rsidR="003F6E80" w:rsidRPr="003F6E80" w:rsidRDefault="003F6E80" w:rsidP="00766A19">
      <w:r w:rsidRPr="003F6E80">
        <w:t>Hetiora attribútumai:</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3F6E80" w14:paraId="440C0F99" w14:textId="77777777" w:rsidTr="00F91A30">
        <w:tc>
          <w:tcPr>
            <w:tcW w:w="2263" w:type="dxa"/>
            <w:shd w:val="clear" w:color="auto" w:fill="D9D9D9" w:themeFill="background1" w:themeFillShade="D9"/>
          </w:tcPr>
          <w:p w14:paraId="246FC0C7" w14:textId="77777777" w:rsidR="003F6E80" w:rsidRPr="00B30389" w:rsidRDefault="003F6E80" w:rsidP="00F91A30">
            <w:pPr>
              <w:jc w:val="center"/>
              <w:rPr>
                <w:b/>
                <w:bCs/>
              </w:rPr>
            </w:pPr>
            <w:r w:rsidRPr="00B30389">
              <w:rPr>
                <w:b/>
                <w:bCs/>
              </w:rPr>
              <w:t>név</w:t>
            </w:r>
          </w:p>
        </w:tc>
        <w:tc>
          <w:tcPr>
            <w:tcW w:w="1843" w:type="dxa"/>
            <w:shd w:val="clear" w:color="auto" w:fill="D9D9D9" w:themeFill="background1" w:themeFillShade="D9"/>
          </w:tcPr>
          <w:p w14:paraId="6E434B76" w14:textId="77777777" w:rsidR="003F6E80" w:rsidRPr="00B30389" w:rsidRDefault="003F6E80" w:rsidP="00F91A30">
            <w:pPr>
              <w:jc w:val="center"/>
              <w:rPr>
                <w:b/>
                <w:bCs/>
              </w:rPr>
            </w:pPr>
            <w:r w:rsidRPr="00B30389">
              <w:rPr>
                <w:b/>
                <w:bCs/>
              </w:rPr>
              <w:t>típus</w:t>
            </w:r>
          </w:p>
        </w:tc>
        <w:tc>
          <w:tcPr>
            <w:tcW w:w="709" w:type="dxa"/>
            <w:shd w:val="clear" w:color="auto" w:fill="D9D9D9" w:themeFill="background1" w:themeFillShade="D9"/>
          </w:tcPr>
          <w:p w14:paraId="26B2DE69" w14:textId="77777777" w:rsidR="003F6E80" w:rsidRPr="00B30389" w:rsidRDefault="003F6E80" w:rsidP="00F91A30">
            <w:pPr>
              <w:jc w:val="center"/>
              <w:rPr>
                <w:b/>
                <w:bCs/>
              </w:rPr>
            </w:pPr>
            <w:r>
              <w:rPr>
                <w:b/>
                <w:bCs/>
              </w:rPr>
              <w:t>kötelező</w:t>
            </w:r>
          </w:p>
        </w:tc>
        <w:tc>
          <w:tcPr>
            <w:tcW w:w="4252" w:type="dxa"/>
            <w:shd w:val="clear" w:color="auto" w:fill="D9D9D9" w:themeFill="background1" w:themeFillShade="D9"/>
          </w:tcPr>
          <w:p w14:paraId="370B3564" w14:textId="77777777" w:rsidR="003F6E80" w:rsidRPr="00B30389" w:rsidRDefault="003F6E80" w:rsidP="00F91A30">
            <w:pPr>
              <w:jc w:val="center"/>
              <w:rPr>
                <w:b/>
                <w:bCs/>
              </w:rPr>
            </w:pPr>
            <w:r w:rsidRPr="00B30389">
              <w:rPr>
                <w:b/>
                <w:bCs/>
              </w:rPr>
              <w:t>leírás</w:t>
            </w:r>
          </w:p>
        </w:tc>
      </w:tr>
      <w:tr w:rsidR="003F6E80" w14:paraId="57729669" w14:textId="77777777" w:rsidTr="00F91A30">
        <w:tc>
          <w:tcPr>
            <w:tcW w:w="2263" w:type="dxa"/>
            <w:shd w:val="clear" w:color="auto" w:fill="D9D9D9" w:themeFill="background1" w:themeFillShade="D9"/>
          </w:tcPr>
          <w:p w14:paraId="1DBF4B5B" w14:textId="71421BDE" w:rsidR="003F6E80" w:rsidRDefault="003F6E80" w:rsidP="00F91A30">
            <w:r w:rsidRPr="003F6E80">
              <w:t>hetiMunkaora</w:t>
            </w:r>
          </w:p>
        </w:tc>
        <w:tc>
          <w:tcPr>
            <w:tcW w:w="1843" w:type="dxa"/>
            <w:shd w:val="clear" w:color="auto" w:fill="D9D9D9" w:themeFill="background1" w:themeFillShade="D9"/>
          </w:tcPr>
          <w:p w14:paraId="4EBAB5AE" w14:textId="038CECF1" w:rsidR="003F6E80" w:rsidRPr="006C16E2" w:rsidRDefault="003F6E80" w:rsidP="00F91A30">
            <w:pPr>
              <w:jc w:val="center"/>
            </w:pPr>
            <w:r>
              <w:t>int</w:t>
            </w:r>
          </w:p>
        </w:tc>
        <w:tc>
          <w:tcPr>
            <w:tcW w:w="709" w:type="dxa"/>
            <w:shd w:val="clear" w:color="auto" w:fill="D9D9D9" w:themeFill="background1" w:themeFillShade="D9"/>
          </w:tcPr>
          <w:p w14:paraId="6BD8A2F5" w14:textId="77777777" w:rsidR="003F6E80" w:rsidRDefault="003F6E80" w:rsidP="00F91A30">
            <w:pPr>
              <w:jc w:val="center"/>
            </w:pPr>
            <w:r>
              <w:t>nem</w:t>
            </w:r>
          </w:p>
        </w:tc>
        <w:tc>
          <w:tcPr>
            <w:tcW w:w="4252" w:type="dxa"/>
            <w:shd w:val="clear" w:color="auto" w:fill="D9D9D9" w:themeFill="background1" w:themeFillShade="D9"/>
          </w:tcPr>
          <w:p w14:paraId="70F08D88" w14:textId="6ADC8747" w:rsidR="003F6E80" w:rsidRDefault="003F6E80" w:rsidP="00F91A30">
            <w:r w:rsidRPr="003F6E80">
              <w:t>Heti munkaóra</w:t>
            </w:r>
          </w:p>
        </w:tc>
      </w:tr>
      <w:tr w:rsidR="003F6E80" w14:paraId="5E49DC09" w14:textId="77777777" w:rsidTr="00F91A30">
        <w:tc>
          <w:tcPr>
            <w:tcW w:w="2263" w:type="dxa"/>
            <w:shd w:val="clear" w:color="auto" w:fill="D9D9D9" w:themeFill="background1" w:themeFillShade="D9"/>
          </w:tcPr>
          <w:p w14:paraId="62012BA9" w14:textId="7FD4896F" w:rsidR="003F6E80" w:rsidRDefault="003F6E80" w:rsidP="00F91A30">
            <w:r w:rsidRPr="003F6E80">
              <w:t>hetiMunkaoraKezdete</w:t>
            </w:r>
          </w:p>
        </w:tc>
        <w:tc>
          <w:tcPr>
            <w:tcW w:w="1843" w:type="dxa"/>
            <w:shd w:val="clear" w:color="auto" w:fill="D9D9D9" w:themeFill="background1" w:themeFillShade="D9"/>
          </w:tcPr>
          <w:p w14:paraId="61F4D35A" w14:textId="5CC876F8" w:rsidR="003F6E80" w:rsidRPr="006C16E2" w:rsidRDefault="003F6E80" w:rsidP="00F91A30">
            <w:pPr>
              <w:jc w:val="center"/>
            </w:pPr>
            <w:r>
              <w:t>date</w:t>
            </w:r>
          </w:p>
        </w:tc>
        <w:tc>
          <w:tcPr>
            <w:tcW w:w="709" w:type="dxa"/>
            <w:shd w:val="clear" w:color="auto" w:fill="D9D9D9" w:themeFill="background1" w:themeFillShade="D9"/>
          </w:tcPr>
          <w:p w14:paraId="085CFF30" w14:textId="77777777" w:rsidR="003F6E80" w:rsidRDefault="003F6E80" w:rsidP="00F91A30">
            <w:pPr>
              <w:jc w:val="center"/>
            </w:pPr>
            <w:r>
              <w:t>nem</w:t>
            </w:r>
          </w:p>
        </w:tc>
        <w:tc>
          <w:tcPr>
            <w:tcW w:w="4252" w:type="dxa"/>
            <w:shd w:val="clear" w:color="auto" w:fill="D9D9D9" w:themeFill="background1" w:themeFillShade="D9"/>
          </w:tcPr>
          <w:p w14:paraId="72B67F98" w14:textId="0D026F66" w:rsidR="003F6E80" w:rsidRDefault="003F6E80" w:rsidP="00F91A30">
            <w:r w:rsidRPr="003F6E80">
              <w:t>Heti munkaóra kezdete</w:t>
            </w:r>
          </w:p>
        </w:tc>
      </w:tr>
    </w:tbl>
    <w:p w14:paraId="4AD07025" w14:textId="77777777" w:rsidR="003F6E80" w:rsidRDefault="003F6E80" w:rsidP="00766A19">
      <w:pPr>
        <w:rPr>
          <w:b/>
          <w:bCs/>
          <w:u w:val="single"/>
        </w:rPr>
      </w:pPr>
    </w:p>
    <w:p w14:paraId="430BB0F8" w14:textId="77777777" w:rsidR="0014000D" w:rsidRDefault="0014000D" w:rsidP="0014000D">
      <w:pPr>
        <w:rPr>
          <w:b/>
          <w:bCs/>
          <w:u w:val="single"/>
        </w:rPr>
      </w:pPr>
    </w:p>
    <w:p w14:paraId="3290F86E" w14:textId="54D7E6E9" w:rsidR="0014000D" w:rsidRPr="003F6E80" w:rsidRDefault="0014000D" w:rsidP="0014000D">
      <w:r>
        <w:t>JogviszonyAlapadatok</w:t>
      </w:r>
      <w:r w:rsidRPr="003F6E80">
        <w:t xml:space="preserve"> attribútumai:</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14000D" w14:paraId="0261658C" w14:textId="77777777" w:rsidTr="00F91A30">
        <w:tc>
          <w:tcPr>
            <w:tcW w:w="2263" w:type="dxa"/>
            <w:shd w:val="clear" w:color="auto" w:fill="D9D9D9" w:themeFill="background1" w:themeFillShade="D9"/>
          </w:tcPr>
          <w:p w14:paraId="7E9761BC" w14:textId="77777777" w:rsidR="0014000D" w:rsidRPr="00B30389" w:rsidRDefault="0014000D" w:rsidP="00F91A30">
            <w:pPr>
              <w:jc w:val="center"/>
              <w:rPr>
                <w:b/>
                <w:bCs/>
              </w:rPr>
            </w:pPr>
            <w:r w:rsidRPr="00B30389">
              <w:rPr>
                <w:b/>
                <w:bCs/>
              </w:rPr>
              <w:t>név</w:t>
            </w:r>
          </w:p>
        </w:tc>
        <w:tc>
          <w:tcPr>
            <w:tcW w:w="1843" w:type="dxa"/>
            <w:shd w:val="clear" w:color="auto" w:fill="D9D9D9" w:themeFill="background1" w:themeFillShade="D9"/>
          </w:tcPr>
          <w:p w14:paraId="108D57F8" w14:textId="77777777" w:rsidR="0014000D" w:rsidRPr="00B30389" w:rsidRDefault="0014000D" w:rsidP="00F91A30">
            <w:pPr>
              <w:jc w:val="center"/>
              <w:rPr>
                <w:b/>
                <w:bCs/>
              </w:rPr>
            </w:pPr>
            <w:r w:rsidRPr="00B30389">
              <w:rPr>
                <w:b/>
                <w:bCs/>
              </w:rPr>
              <w:t>típus</w:t>
            </w:r>
          </w:p>
        </w:tc>
        <w:tc>
          <w:tcPr>
            <w:tcW w:w="709" w:type="dxa"/>
            <w:shd w:val="clear" w:color="auto" w:fill="D9D9D9" w:themeFill="background1" w:themeFillShade="D9"/>
          </w:tcPr>
          <w:p w14:paraId="19748383" w14:textId="77777777" w:rsidR="0014000D" w:rsidRPr="00B30389" w:rsidRDefault="0014000D" w:rsidP="00F91A30">
            <w:pPr>
              <w:jc w:val="center"/>
              <w:rPr>
                <w:b/>
                <w:bCs/>
              </w:rPr>
            </w:pPr>
            <w:r>
              <w:rPr>
                <w:b/>
                <w:bCs/>
              </w:rPr>
              <w:t>kötelező</w:t>
            </w:r>
          </w:p>
        </w:tc>
        <w:tc>
          <w:tcPr>
            <w:tcW w:w="4252" w:type="dxa"/>
            <w:shd w:val="clear" w:color="auto" w:fill="D9D9D9" w:themeFill="background1" w:themeFillShade="D9"/>
          </w:tcPr>
          <w:p w14:paraId="25E5F7D5" w14:textId="77777777" w:rsidR="0014000D" w:rsidRPr="00B30389" w:rsidRDefault="0014000D" w:rsidP="00F91A30">
            <w:pPr>
              <w:jc w:val="center"/>
              <w:rPr>
                <w:b/>
                <w:bCs/>
              </w:rPr>
            </w:pPr>
            <w:r w:rsidRPr="00B30389">
              <w:rPr>
                <w:b/>
                <w:bCs/>
              </w:rPr>
              <w:t>leírás</w:t>
            </w:r>
          </w:p>
        </w:tc>
      </w:tr>
      <w:tr w:rsidR="0014000D" w14:paraId="1A14BA97" w14:textId="77777777" w:rsidTr="00F91A30">
        <w:tc>
          <w:tcPr>
            <w:tcW w:w="2263" w:type="dxa"/>
            <w:shd w:val="clear" w:color="auto" w:fill="D9D9D9" w:themeFill="background1" w:themeFillShade="D9"/>
          </w:tcPr>
          <w:p w14:paraId="6D81640E" w14:textId="7A496803" w:rsidR="0014000D" w:rsidRDefault="0014000D" w:rsidP="00F91A30">
            <w:r w:rsidRPr="0014000D">
              <w:t>jogviszonyKezdete</w:t>
            </w:r>
          </w:p>
        </w:tc>
        <w:tc>
          <w:tcPr>
            <w:tcW w:w="1843" w:type="dxa"/>
            <w:shd w:val="clear" w:color="auto" w:fill="D9D9D9" w:themeFill="background1" w:themeFillShade="D9"/>
          </w:tcPr>
          <w:p w14:paraId="17E84FC6" w14:textId="09F1BD24" w:rsidR="0014000D" w:rsidRPr="006C16E2" w:rsidRDefault="0014000D" w:rsidP="00F91A30">
            <w:pPr>
              <w:jc w:val="center"/>
            </w:pPr>
            <w:r>
              <w:t>date</w:t>
            </w:r>
          </w:p>
        </w:tc>
        <w:tc>
          <w:tcPr>
            <w:tcW w:w="709" w:type="dxa"/>
            <w:shd w:val="clear" w:color="auto" w:fill="D9D9D9" w:themeFill="background1" w:themeFillShade="D9"/>
          </w:tcPr>
          <w:p w14:paraId="46490B83" w14:textId="77777777" w:rsidR="0014000D" w:rsidRDefault="0014000D" w:rsidP="00F91A30">
            <w:pPr>
              <w:jc w:val="center"/>
            </w:pPr>
            <w:r>
              <w:t>nem</w:t>
            </w:r>
          </w:p>
        </w:tc>
        <w:tc>
          <w:tcPr>
            <w:tcW w:w="4252" w:type="dxa"/>
            <w:shd w:val="clear" w:color="auto" w:fill="D9D9D9" w:themeFill="background1" w:themeFillShade="D9"/>
          </w:tcPr>
          <w:p w14:paraId="7B4B7D59" w14:textId="4A9C2649" w:rsidR="0014000D" w:rsidRDefault="0014000D" w:rsidP="00F91A30">
            <w:r w:rsidRPr="0014000D">
              <w:t>Jogviszony kezdete</w:t>
            </w:r>
          </w:p>
        </w:tc>
      </w:tr>
      <w:tr w:rsidR="0014000D" w14:paraId="139B7A89" w14:textId="77777777" w:rsidTr="00F91A30">
        <w:tc>
          <w:tcPr>
            <w:tcW w:w="2263" w:type="dxa"/>
            <w:shd w:val="clear" w:color="auto" w:fill="D9D9D9" w:themeFill="background1" w:themeFillShade="D9"/>
          </w:tcPr>
          <w:p w14:paraId="2847050E" w14:textId="6B1F7CA6" w:rsidR="0014000D" w:rsidRDefault="0014000D" w:rsidP="00F91A30">
            <w:r w:rsidRPr="0014000D">
              <w:t>jogviszonyVege</w:t>
            </w:r>
          </w:p>
        </w:tc>
        <w:tc>
          <w:tcPr>
            <w:tcW w:w="1843" w:type="dxa"/>
            <w:shd w:val="clear" w:color="auto" w:fill="D9D9D9" w:themeFill="background1" w:themeFillShade="D9"/>
          </w:tcPr>
          <w:p w14:paraId="4799A787" w14:textId="77777777" w:rsidR="0014000D" w:rsidRPr="006C16E2" w:rsidRDefault="0014000D" w:rsidP="00F91A30">
            <w:pPr>
              <w:jc w:val="center"/>
            </w:pPr>
            <w:r>
              <w:t>date</w:t>
            </w:r>
          </w:p>
        </w:tc>
        <w:tc>
          <w:tcPr>
            <w:tcW w:w="709" w:type="dxa"/>
            <w:shd w:val="clear" w:color="auto" w:fill="D9D9D9" w:themeFill="background1" w:themeFillShade="D9"/>
          </w:tcPr>
          <w:p w14:paraId="6CBCBDC8" w14:textId="77777777" w:rsidR="0014000D" w:rsidRDefault="0014000D" w:rsidP="00F91A30">
            <w:pPr>
              <w:jc w:val="center"/>
            </w:pPr>
            <w:r>
              <w:t>nem</w:t>
            </w:r>
          </w:p>
        </w:tc>
        <w:tc>
          <w:tcPr>
            <w:tcW w:w="4252" w:type="dxa"/>
            <w:shd w:val="clear" w:color="auto" w:fill="D9D9D9" w:themeFill="background1" w:themeFillShade="D9"/>
          </w:tcPr>
          <w:p w14:paraId="1FC99666" w14:textId="3E1392C8" w:rsidR="0014000D" w:rsidRDefault="0014000D" w:rsidP="00F91A30">
            <w:r w:rsidRPr="0014000D">
              <w:t>Jogviszony vége</w:t>
            </w:r>
          </w:p>
        </w:tc>
      </w:tr>
      <w:tr w:rsidR="0014000D" w14:paraId="44E068C4" w14:textId="77777777" w:rsidTr="00F91A30">
        <w:tc>
          <w:tcPr>
            <w:tcW w:w="2263" w:type="dxa"/>
            <w:shd w:val="clear" w:color="auto" w:fill="D9D9D9" w:themeFill="background1" w:themeFillShade="D9"/>
          </w:tcPr>
          <w:p w14:paraId="7B65B03C" w14:textId="08303897" w:rsidR="0014000D" w:rsidRPr="003F6E80" w:rsidRDefault="0014000D" w:rsidP="00F91A30">
            <w:r w:rsidRPr="0014000D">
              <w:t>jogviszonyKodMegnevezes</w:t>
            </w:r>
          </w:p>
        </w:tc>
        <w:tc>
          <w:tcPr>
            <w:tcW w:w="1843" w:type="dxa"/>
            <w:shd w:val="clear" w:color="auto" w:fill="D9D9D9" w:themeFill="background1" w:themeFillShade="D9"/>
          </w:tcPr>
          <w:p w14:paraId="0726E11E" w14:textId="1735252C" w:rsidR="0014000D" w:rsidRDefault="0014000D" w:rsidP="00F91A30">
            <w:pPr>
              <w:jc w:val="center"/>
            </w:pPr>
            <w:r>
              <w:t>string</w:t>
            </w:r>
          </w:p>
        </w:tc>
        <w:tc>
          <w:tcPr>
            <w:tcW w:w="709" w:type="dxa"/>
            <w:shd w:val="clear" w:color="auto" w:fill="D9D9D9" w:themeFill="background1" w:themeFillShade="D9"/>
          </w:tcPr>
          <w:p w14:paraId="7996DDFD" w14:textId="57385ED8" w:rsidR="0014000D" w:rsidRDefault="0014000D" w:rsidP="00F91A30">
            <w:pPr>
              <w:jc w:val="center"/>
            </w:pPr>
            <w:r>
              <w:t>nem</w:t>
            </w:r>
          </w:p>
        </w:tc>
        <w:tc>
          <w:tcPr>
            <w:tcW w:w="4252" w:type="dxa"/>
            <w:shd w:val="clear" w:color="auto" w:fill="D9D9D9" w:themeFill="background1" w:themeFillShade="D9"/>
          </w:tcPr>
          <w:p w14:paraId="2BCF258D" w14:textId="78E8C456" w:rsidR="0014000D" w:rsidRPr="0014000D" w:rsidRDefault="0014000D" w:rsidP="00F91A30">
            <w:r w:rsidRPr="0014000D">
              <w:t>Jogviszony kódja és megnevezése</w:t>
            </w:r>
          </w:p>
        </w:tc>
      </w:tr>
    </w:tbl>
    <w:p w14:paraId="4C9DD07E" w14:textId="77777777" w:rsidR="003F6E80" w:rsidRDefault="003F6E80" w:rsidP="00766A19">
      <w:pPr>
        <w:rPr>
          <w:b/>
          <w:bCs/>
          <w:u w:val="single"/>
        </w:rPr>
      </w:pPr>
    </w:p>
    <w:p w14:paraId="30E72661" w14:textId="77777777" w:rsidR="00364208" w:rsidRDefault="00364208" w:rsidP="00364208"/>
    <w:p w14:paraId="222FB6E4" w14:textId="13D3583A" w:rsidR="00364208" w:rsidRPr="003F6E80" w:rsidRDefault="00364208" w:rsidP="00364208">
      <w:r>
        <w:t>Szuneteltetes</w:t>
      </w:r>
      <w:r w:rsidRPr="003F6E80">
        <w:t xml:space="preserve"> attribútumai:</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364208" w14:paraId="315A0E6A" w14:textId="77777777" w:rsidTr="00F91A30">
        <w:tc>
          <w:tcPr>
            <w:tcW w:w="2263" w:type="dxa"/>
            <w:shd w:val="clear" w:color="auto" w:fill="D9D9D9" w:themeFill="background1" w:themeFillShade="D9"/>
          </w:tcPr>
          <w:p w14:paraId="1B8804A0" w14:textId="77777777" w:rsidR="00364208" w:rsidRPr="00B30389" w:rsidRDefault="00364208" w:rsidP="00F91A30">
            <w:pPr>
              <w:jc w:val="center"/>
              <w:rPr>
                <w:b/>
                <w:bCs/>
              </w:rPr>
            </w:pPr>
            <w:r w:rsidRPr="00B30389">
              <w:rPr>
                <w:b/>
                <w:bCs/>
              </w:rPr>
              <w:t>név</w:t>
            </w:r>
          </w:p>
        </w:tc>
        <w:tc>
          <w:tcPr>
            <w:tcW w:w="1843" w:type="dxa"/>
            <w:shd w:val="clear" w:color="auto" w:fill="D9D9D9" w:themeFill="background1" w:themeFillShade="D9"/>
          </w:tcPr>
          <w:p w14:paraId="4C261FA7" w14:textId="77777777" w:rsidR="00364208" w:rsidRPr="00B30389" w:rsidRDefault="00364208" w:rsidP="00F91A30">
            <w:pPr>
              <w:jc w:val="center"/>
              <w:rPr>
                <w:b/>
                <w:bCs/>
              </w:rPr>
            </w:pPr>
            <w:r w:rsidRPr="00B30389">
              <w:rPr>
                <w:b/>
                <w:bCs/>
              </w:rPr>
              <w:t>típus</w:t>
            </w:r>
          </w:p>
        </w:tc>
        <w:tc>
          <w:tcPr>
            <w:tcW w:w="709" w:type="dxa"/>
            <w:shd w:val="clear" w:color="auto" w:fill="D9D9D9" w:themeFill="background1" w:themeFillShade="D9"/>
          </w:tcPr>
          <w:p w14:paraId="6D9925FA" w14:textId="77777777" w:rsidR="00364208" w:rsidRPr="00B30389" w:rsidRDefault="00364208" w:rsidP="00F91A30">
            <w:pPr>
              <w:jc w:val="center"/>
              <w:rPr>
                <w:b/>
                <w:bCs/>
              </w:rPr>
            </w:pPr>
            <w:r>
              <w:rPr>
                <w:b/>
                <w:bCs/>
              </w:rPr>
              <w:t>kötelező</w:t>
            </w:r>
          </w:p>
        </w:tc>
        <w:tc>
          <w:tcPr>
            <w:tcW w:w="4252" w:type="dxa"/>
            <w:shd w:val="clear" w:color="auto" w:fill="D9D9D9" w:themeFill="background1" w:themeFillShade="D9"/>
          </w:tcPr>
          <w:p w14:paraId="2752DFA2" w14:textId="77777777" w:rsidR="00364208" w:rsidRPr="00B30389" w:rsidRDefault="00364208" w:rsidP="00F91A30">
            <w:pPr>
              <w:jc w:val="center"/>
              <w:rPr>
                <w:b/>
                <w:bCs/>
              </w:rPr>
            </w:pPr>
            <w:r w:rsidRPr="00B30389">
              <w:rPr>
                <w:b/>
                <w:bCs/>
              </w:rPr>
              <w:t>leírás</w:t>
            </w:r>
          </w:p>
        </w:tc>
      </w:tr>
      <w:tr w:rsidR="00364208" w14:paraId="21E0C271" w14:textId="77777777" w:rsidTr="00F91A30">
        <w:tc>
          <w:tcPr>
            <w:tcW w:w="2263" w:type="dxa"/>
            <w:shd w:val="clear" w:color="auto" w:fill="D9D9D9" w:themeFill="background1" w:themeFillShade="D9"/>
          </w:tcPr>
          <w:p w14:paraId="66E7B3B3" w14:textId="7C55AB13" w:rsidR="00364208" w:rsidRDefault="00364208" w:rsidP="00F91A30">
            <w:r w:rsidRPr="00364208">
              <w:t>szuneteltetesKezdete</w:t>
            </w:r>
          </w:p>
        </w:tc>
        <w:tc>
          <w:tcPr>
            <w:tcW w:w="1843" w:type="dxa"/>
            <w:shd w:val="clear" w:color="auto" w:fill="D9D9D9" w:themeFill="background1" w:themeFillShade="D9"/>
          </w:tcPr>
          <w:p w14:paraId="61E5C6E5" w14:textId="77777777" w:rsidR="00364208" w:rsidRPr="006C16E2" w:rsidRDefault="00364208" w:rsidP="00F91A30">
            <w:pPr>
              <w:jc w:val="center"/>
            </w:pPr>
            <w:r>
              <w:t>date</w:t>
            </w:r>
          </w:p>
        </w:tc>
        <w:tc>
          <w:tcPr>
            <w:tcW w:w="709" w:type="dxa"/>
            <w:shd w:val="clear" w:color="auto" w:fill="D9D9D9" w:themeFill="background1" w:themeFillShade="D9"/>
          </w:tcPr>
          <w:p w14:paraId="470C3C79" w14:textId="77777777" w:rsidR="00364208" w:rsidRDefault="00364208" w:rsidP="00F91A30">
            <w:pPr>
              <w:jc w:val="center"/>
            </w:pPr>
            <w:r>
              <w:t>nem</w:t>
            </w:r>
          </w:p>
        </w:tc>
        <w:tc>
          <w:tcPr>
            <w:tcW w:w="4252" w:type="dxa"/>
            <w:shd w:val="clear" w:color="auto" w:fill="D9D9D9" w:themeFill="background1" w:themeFillShade="D9"/>
          </w:tcPr>
          <w:p w14:paraId="3B78BC68" w14:textId="45FFBC63" w:rsidR="00364208" w:rsidRDefault="00364208" w:rsidP="00F91A30">
            <w:r>
              <w:t>Szüneteltetés</w:t>
            </w:r>
            <w:r w:rsidRPr="0014000D">
              <w:t xml:space="preserve"> kezdete</w:t>
            </w:r>
          </w:p>
        </w:tc>
      </w:tr>
      <w:tr w:rsidR="00364208" w14:paraId="659E33B0" w14:textId="77777777" w:rsidTr="00F91A30">
        <w:tc>
          <w:tcPr>
            <w:tcW w:w="2263" w:type="dxa"/>
            <w:shd w:val="clear" w:color="auto" w:fill="D9D9D9" w:themeFill="background1" w:themeFillShade="D9"/>
          </w:tcPr>
          <w:p w14:paraId="469028AA" w14:textId="4E8FABD9" w:rsidR="00364208" w:rsidRDefault="00364208" w:rsidP="00F91A30">
            <w:r w:rsidRPr="00364208">
              <w:t>szuneteltetesVege</w:t>
            </w:r>
          </w:p>
        </w:tc>
        <w:tc>
          <w:tcPr>
            <w:tcW w:w="1843" w:type="dxa"/>
            <w:shd w:val="clear" w:color="auto" w:fill="D9D9D9" w:themeFill="background1" w:themeFillShade="D9"/>
          </w:tcPr>
          <w:p w14:paraId="2374E3C4" w14:textId="77777777" w:rsidR="00364208" w:rsidRPr="006C16E2" w:rsidRDefault="00364208" w:rsidP="00F91A30">
            <w:pPr>
              <w:jc w:val="center"/>
            </w:pPr>
            <w:r>
              <w:t>date</w:t>
            </w:r>
          </w:p>
        </w:tc>
        <w:tc>
          <w:tcPr>
            <w:tcW w:w="709" w:type="dxa"/>
            <w:shd w:val="clear" w:color="auto" w:fill="D9D9D9" w:themeFill="background1" w:themeFillShade="D9"/>
          </w:tcPr>
          <w:p w14:paraId="5652A028" w14:textId="77777777" w:rsidR="00364208" w:rsidRDefault="00364208" w:rsidP="00F91A30">
            <w:pPr>
              <w:jc w:val="center"/>
            </w:pPr>
            <w:r>
              <w:t>nem</w:t>
            </w:r>
          </w:p>
        </w:tc>
        <w:tc>
          <w:tcPr>
            <w:tcW w:w="4252" w:type="dxa"/>
            <w:shd w:val="clear" w:color="auto" w:fill="D9D9D9" w:themeFill="background1" w:themeFillShade="D9"/>
          </w:tcPr>
          <w:p w14:paraId="3AD70316" w14:textId="289C4ED9" w:rsidR="00364208" w:rsidRDefault="00364208" w:rsidP="00F91A30">
            <w:r>
              <w:t>Szüneteltetés</w:t>
            </w:r>
            <w:r w:rsidRPr="0014000D">
              <w:t xml:space="preserve"> vége</w:t>
            </w:r>
          </w:p>
        </w:tc>
      </w:tr>
    </w:tbl>
    <w:p w14:paraId="17D629A8" w14:textId="77777777" w:rsidR="0014000D" w:rsidRDefault="0014000D" w:rsidP="00766A19">
      <w:pPr>
        <w:rPr>
          <w:b/>
          <w:bCs/>
          <w:u w:val="single"/>
        </w:rPr>
      </w:pPr>
    </w:p>
    <w:p w14:paraId="278EB8A0" w14:textId="77777777" w:rsidR="00310629" w:rsidRDefault="00310629" w:rsidP="00310629">
      <w:pPr>
        <w:rPr>
          <w:b/>
          <w:bCs/>
          <w:u w:val="single"/>
        </w:rPr>
      </w:pPr>
    </w:p>
    <w:p w14:paraId="294D939D" w14:textId="59A991BD" w:rsidR="00310629" w:rsidRPr="003F6E80" w:rsidRDefault="00310629" w:rsidP="00310629">
      <w:r>
        <w:t>Feor</w:t>
      </w:r>
      <w:r w:rsidRPr="003F6E80">
        <w:t xml:space="preserve"> attribútumai:</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310629" w14:paraId="539C9C3A" w14:textId="77777777" w:rsidTr="00F91A30">
        <w:tc>
          <w:tcPr>
            <w:tcW w:w="2263" w:type="dxa"/>
            <w:shd w:val="clear" w:color="auto" w:fill="D9D9D9" w:themeFill="background1" w:themeFillShade="D9"/>
          </w:tcPr>
          <w:p w14:paraId="2024BE6F" w14:textId="77777777" w:rsidR="00310629" w:rsidRPr="00B30389" w:rsidRDefault="00310629" w:rsidP="00F91A30">
            <w:pPr>
              <w:jc w:val="center"/>
              <w:rPr>
                <w:b/>
                <w:bCs/>
              </w:rPr>
            </w:pPr>
            <w:r w:rsidRPr="00B30389">
              <w:rPr>
                <w:b/>
                <w:bCs/>
              </w:rPr>
              <w:lastRenderedPageBreak/>
              <w:t>név</w:t>
            </w:r>
          </w:p>
        </w:tc>
        <w:tc>
          <w:tcPr>
            <w:tcW w:w="1843" w:type="dxa"/>
            <w:shd w:val="clear" w:color="auto" w:fill="D9D9D9" w:themeFill="background1" w:themeFillShade="D9"/>
          </w:tcPr>
          <w:p w14:paraId="3CAA7E58" w14:textId="77777777" w:rsidR="00310629" w:rsidRPr="00B30389" w:rsidRDefault="00310629" w:rsidP="00F91A30">
            <w:pPr>
              <w:jc w:val="center"/>
              <w:rPr>
                <w:b/>
                <w:bCs/>
              </w:rPr>
            </w:pPr>
            <w:r w:rsidRPr="00B30389">
              <w:rPr>
                <w:b/>
                <w:bCs/>
              </w:rPr>
              <w:t>típus</w:t>
            </w:r>
          </w:p>
        </w:tc>
        <w:tc>
          <w:tcPr>
            <w:tcW w:w="709" w:type="dxa"/>
            <w:shd w:val="clear" w:color="auto" w:fill="D9D9D9" w:themeFill="background1" w:themeFillShade="D9"/>
          </w:tcPr>
          <w:p w14:paraId="73BDBD86" w14:textId="77777777" w:rsidR="00310629" w:rsidRPr="00B30389" w:rsidRDefault="00310629" w:rsidP="00F91A30">
            <w:pPr>
              <w:jc w:val="center"/>
              <w:rPr>
                <w:b/>
                <w:bCs/>
              </w:rPr>
            </w:pPr>
            <w:r>
              <w:rPr>
                <w:b/>
                <w:bCs/>
              </w:rPr>
              <w:t>kötelező</w:t>
            </w:r>
          </w:p>
        </w:tc>
        <w:tc>
          <w:tcPr>
            <w:tcW w:w="4252" w:type="dxa"/>
            <w:shd w:val="clear" w:color="auto" w:fill="D9D9D9" w:themeFill="background1" w:themeFillShade="D9"/>
          </w:tcPr>
          <w:p w14:paraId="511CA96D" w14:textId="77777777" w:rsidR="00310629" w:rsidRPr="00B30389" w:rsidRDefault="00310629" w:rsidP="00F91A30">
            <w:pPr>
              <w:jc w:val="center"/>
              <w:rPr>
                <w:b/>
                <w:bCs/>
              </w:rPr>
            </w:pPr>
            <w:r w:rsidRPr="00B30389">
              <w:rPr>
                <w:b/>
                <w:bCs/>
              </w:rPr>
              <w:t>leírás</w:t>
            </w:r>
          </w:p>
        </w:tc>
      </w:tr>
      <w:tr w:rsidR="00310629" w14:paraId="7FFECEF5" w14:textId="77777777" w:rsidTr="00F91A30">
        <w:tc>
          <w:tcPr>
            <w:tcW w:w="2263" w:type="dxa"/>
            <w:shd w:val="clear" w:color="auto" w:fill="D9D9D9" w:themeFill="background1" w:themeFillShade="D9"/>
          </w:tcPr>
          <w:p w14:paraId="3A2250E9" w14:textId="1B1DD9A8" w:rsidR="00310629" w:rsidRDefault="00310629" w:rsidP="00F91A30">
            <w:r w:rsidRPr="00310629">
              <w:t>feorKod</w:t>
            </w:r>
          </w:p>
        </w:tc>
        <w:tc>
          <w:tcPr>
            <w:tcW w:w="1843" w:type="dxa"/>
            <w:shd w:val="clear" w:color="auto" w:fill="D9D9D9" w:themeFill="background1" w:themeFillShade="D9"/>
          </w:tcPr>
          <w:p w14:paraId="5186CD71" w14:textId="4514C742" w:rsidR="00310629" w:rsidRPr="006C16E2" w:rsidRDefault="00310629" w:rsidP="00F91A30">
            <w:pPr>
              <w:jc w:val="center"/>
            </w:pPr>
            <w:r>
              <w:t>string</w:t>
            </w:r>
          </w:p>
        </w:tc>
        <w:tc>
          <w:tcPr>
            <w:tcW w:w="709" w:type="dxa"/>
            <w:shd w:val="clear" w:color="auto" w:fill="D9D9D9" w:themeFill="background1" w:themeFillShade="D9"/>
          </w:tcPr>
          <w:p w14:paraId="3B8436E0" w14:textId="77777777" w:rsidR="00310629" w:rsidRDefault="00310629" w:rsidP="00F91A30">
            <w:pPr>
              <w:jc w:val="center"/>
            </w:pPr>
            <w:r>
              <w:t>nem</w:t>
            </w:r>
          </w:p>
        </w:tc>
        <w:tc>
          <w:tcPr>
            <w:tcW w:w="4252" w:type="dxa"/>
            <w:shd w:val="clear" w:color="auto" w:fill="D9D9D9" w:themeFill="background1" w:themeFillShade="D9"/>
          </w:tcPr>
          <w:p w14:paraId="5A3A0C82" w14:textId="7CCE4A30" w:rsidR="00310629" w:rsidRDefault="00310629" w:rsidP="00F91A30">
            <w:r w:rsidRPr="00310629">
              <w:t>FEOR kód</w:t>
            </w:r>
          </w:p>
        </w:tc>
      </w:tr>
      <w:tr w:rsidR="00310629" w14:paraId="59B15F81" w14:textId="77777777" w:rsidTr="00F91A30">
        <w:tc>
          <w:tcPr>
            <w:tcW w:w="2263" w:type="dxa"/>
            <w:shd w:val="clear" w:color="auto" w:fill="D9D9D9" w:themeFill="background1" w:themeFillShade="D9"/>
          </w:tcPr>
          <w:p w14:paraId="6D56973F" w14:textId="1443EB00" w:rsidR="00310629" w:rsidRDefault="00310629" w:rsidP="00F91A30">
            <w:r w:rsidRPr="00310629">
              <w:t>feorErvenyessegKezdete</w:t>
            </w:r>
          </w:p>
        </w:tc>
        <w:tc>
          <w:tcPr>
            <w:tcW w:w="1843" w:type="dxa"/>
            <w:shd w:val="clear" w:color="auto" w:fill="D9D9D9" w:themeFill="background1" w:themeFillShade="D9"/>
          </w:tcPr>
          <w:p w14:paraId="2DF52AAC" w14:textId="77777777" w:rsidR="00310629" w:rsidRPr="006C16E2" w:rsidRDefault="00310629" w:rsidP="00F91A30">
            <w:pPr>
              <w:jc w:val="center"/>
            </w:pPr>
            <w:r>
              <w:t>date</w:t>
            </w:r>
          </w:p>
        </w:tc>
        <w:tc>
          <w:tcPr>
            <w:tcW w:w="709" w:type="dxa"/>
            <w:shd w:val="clear" w:color="auto" w:fill="D9D9D9" w:themeFill="background1" w:themeFillShade="D9"/>
          </w:tcPr>
          <w:p w14:paraId="3172D9C8" w14:textId="77777777" w:rsidR="00310629" w:rsidRDefault="00310629" w:rsidP="00F91A30">
            <w:pPr>
              <w:jc w:val="center"/>
            </w:pPr>
            <w:r>
              <w:t>nem</w:t>
            </w:r>
          </w:p>
        </w:tc>
        <w:tc>
          <w:tcPr>
            <w:tcW w:w="4252" w:type="dxa"/>
            <w:shd w:val="clear" w:color="auto" w:fill="D9D9D9" w:themeFill="background1" w:themeFillShade="D9"/>
          </w:tcPr>
          <w:p w14:paraId="1E19AA92" w14:textId="741AA261" w:rsidR="00310629" w:rsidRDefault="00310629" w:rsidP="00F91A30">
            <w:r w:rsidRPr="00310629">
              <w:t>FEOR érvényesség kezdete</w:t>
            </w:r>
          </w:p>
        </w:tc>
      </w:tr>
      <w:tr w:rsidR="00310629" w14:paraId="63B9657B" w14:textId="77777777" w:rsidTr="00F91A30">
        <w:tc>
          <w:tcPr>
            <w:tcW w:w="2263" w:type="dxa"/>
            <w:shd w:val="clear" w:color="auto" w:fill="D9D9D9" w:themeFill="background1" w:themeFillShade="D9"/>
          </w:tcPr>
          <w:p w14:paraId="04A9C81C" w14:textId="4BD6BFD9" w:rsidR="00310629" w:rsidRPr="003F6E80" w:rsidRDefault="00310629" w:rsidP="00F91A30">
            <w:r w:rsidRPr="00310629">
              <w:t>feorMegnevezes</w:t>
            </w:r>
          </w:p>
        </w:tc>
        <w:tc>
          <w:tcPr>
            <w:tcW w:w="1843" w:type="dxa"/>
            <w:shd w:val="clear" w:color="auto" w:fill="D9D9D9" w:themeFill="background1" w:themeFillShade="D9"/>
          </w:tcPr>
          <w:p w14:paraId="006E9166" w14:textId="77777777" w:rsidR="00310629" w:rsidRDefault="00310629" w:rsidP="00F91A30">
            <w:pPr>
              <w:jc w:val="center"/>
            </w:pPr>
            <w:r>
              <w:t>string</w:t>
            </w:r>
          </w:p>
        </w:tc>
        <w:tc>
          <w:tcPr>
            <w:tcW w:w="709" w:type="dxa"/>
            <w:shd w:val="clear" w:color="auto" w:fill="D9D9D9" w:themeFill="background1" w:themeFillShade="D9"/>
          </w:tcPr>
          <w:p w14:paraId="2CCCA483" w14:textId="77777777" w:rsidR="00310629" w:rsidRDefault="00310629" w:rsidP="00F91A30">
            <w:pPr>
              <w:jc w:val="center"/>
            </w:pPr>
            <w:r>
              <w:t>nem</w:t>
            </w:r>
          </w:p>
        </w:tc>
        <w:tc>
          <w:tcPr>
            <w:tcW w:w="4252" w:type="dxa"/>
            <w:shd w:val="clear" w:color="auto" w:fill="D9D9D9" w:themeFill="background1" w:themeFillShade="D9"/>
          </w:tcPr>
          <w:p w14:paraId="41D000BF" w14:textId="06D3F722" w:rsidR="00310629" w:rsidRPr="0014000D" w:rsidRDefault="00310629" w:rsidP="00F91A30">
            <w:r w:rsidRPr="00310629">
              <w:t>FEOR megnevezés</w:t>
            </w:r>
          </w:p>
        </w:tc>
      </w:tr>
    </w:tbl>
    <w:p w14:paraId="5A7709C8" w14:textId="77777777" w:rsidR="00310629" w:rsidRDefault="00310629" w:rsidP="00310629">
      <w:pPr>
        <w:rPr>
          <w:b/>
          <w:bCs/>
          <w:u w:val="single"/>
        </w:rPr>
      </w:pPr>
    </w:p>
    <w:p w14:paraId="72142F40" w14:textId="77777777" w:rsidR="00364208" w:rsidRDefault="00364208" w:rsidP="00766A19">
      <w:pPr>
        <w:rPr>
          <w:b/>
          <w:bCs/>
          <w:u w:val="single"/>
        </w:rPr>
      </w:pPr>
    </w:p>
    <w:p w14:paraId="3BA9F39E" w14:textId="42B669AB" w:rsidR="004C1A43" w:rsidRDefault="004C1A43" w:rsidP="004C1A43">
      <w:r>
        <w:t>RequestData</w:t>
      </w:r>
      <w:r w:rsidRPr="008318F3">
        <w:t xml:space="preserve"> </w:t>
      </w:r>
      <w:r>
        <w:t>attribútumai a következők:</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4C1A43" w14:paraId="5FA92DCD" w14:textId="77777777" w:rsidTr="00FB40A9">
        <w:tc>
          <w:tcPr>
            <w:tcW w:w="2263" w:type="dxa"/>
            <w:shd w:val="clear" w:color="auto" w:fill="D9D9D9" w:themeFill="background1" w:themeFillShade="D9"/>
          </w:tcPr>
          <w:p w14:paraId="01F3C83F" w14:textId="77777777" w:rsidR="004C1A43" w:rsidRPr="00B30389" w:rsidRDefault="004C1A43" w:rsidP="00FB40A9">
            <w:pPr>
              <w:jc w:val="center"/>
              <w:rPr>
                <w:b/>
                <w:bCs/>
              </w:rPr>
            </w:pPr>
            <w:r w:rsidRPr="00B30389">
              <w:rPr>
                <w:b/>
                <w:bCs/>
              </w:rPr>
              <w:t>név</w:t>
            </w:r>
          </w:p>
        </w:tc>
        <w:tc>
          <w:tcPr>
            <w:tcW w:w="1843" w:type="dxa"/>
            <w:shd w:val="clear" w:color="auto" w:fill="D9D9D9" w:themeFill="background1" w:themeFillShade="D9"/>
          </w:tcPr>
          <w:p w14:paraId="0055D62F" w14:textId="77777777" w:rsidR="004C1A43" w:rsidRPr="00B30389" w:rsidRDefault="004C1A43" w:rsidP="00FB40A9">
            <w:pPr>
              <w:jc w:val="center"/>
              <w:rPr>
                <w:b/>
                <w:bCs/>
              </w:rPr>
            </w:pPr>
            <w:r w:rsidRPr="00B30389">
              <w:rPr>
                <w:b/>
                <w:bCs/>
              </w:rPr>
              <w:t>típus</w:t>
            </w:r>
          </w:p>
        </w:tc>
        <w:tc>
          <w:tcPr>
            <w:tcW w:w="709" w:type="dxa"/>
            <w:shd w:val="clear" w:color="auto" w:fill="D9D9D9" w:themeFill="background1" w:themeFillShade="D9"/>
          </w:tcPr>
          <w:p w14:paraId="78066C84" w14:textId="77777777" w:rsidR="004C1A43" w:rsidRPr="00B30389" w:rsidRDefault="004C1A43" w:rsidP="00FB40A9">
            <w:pPr>
              <w:jc w:val="center"/>
              <w:rPr>
                <w:b/>
                <w:bCs/>
              </w:rPr>
            </w:pPr>
            <w:r>
              <w:rPr>
                <w:b/>
                <w:bCs/>
              </w:rPr>
              <w:t>kötelező</w:t>
            </w:r>
          </w:p>
        </w:tc>
        <w:tc>
          <w:tcPr>
            <w:tcW w:w="4252" w:type="dxa"/>
            <w:shd w:val="clear" w:color="auto" w:fill="D9D9D9" w:themeFill="background1" w:themeFillShade="D9"/>
          </w:tcPr>
          <w:p w14:paraId="297DF192" w14:textId="77777777" w:rsidR="004C1A43" w:rsidRPr="00B30389" w:rsidRDefault="004C1A43" w:rsidP="00FB40A9">
            <w:pPr>
              <w:jc w:val="center"/>
              <w:rPr>
                <w:b/>
                <w:bCs/>
              </w:rPr>
            </w:pPr>
            <w:r w:rsidRPr="00B30389">
              <w:rPr>
                <w:b/>
                <w:bCs/>
              </w:rPr>
              <w:t>leírás</w:t>
            </w:r>
          </w:p>
        </w:tc>
      </w:tr>
      <w:tr w:rsidR="004C1A43" w14:paraId="3D0E32C1" w14:textId="77777777" w:rsidTr="00FB40A9">
        <w:tc>
          <w:tcPr>
            <w:tcW w:w="2263" w:type="dxa"/>
            <w:shd w:val="clear" w:color="auto" w:fill="D9D9D9" w:themeFill="background1" w:themeFillShade="D9"/>
          </w:tcPr>
          <w:p w14:paraId="784F016A" w14:textId="22D4BA24" w:rsidR="004C1A43" w:rsidRDefault="004C1A43" w:rsidP="00FB40A9">
            <w:r w:rsidRPr="004C1A43">
              <w:t>requestId</w:t>
            </w:r>
          </w:p>
        </w:tc>
        <w:tc>
          <w:tcPr>
            <w:tcW w:w="1843" w:type="dxa"/>
            <w:shd w:val="clear" w:color="auto" w:fill="D9D9D9" w:themeFill="background1" w:themeFillShade="D9"/>
          </w:tcPr>
          <w:p w14:paraId="09F62796" w14:textId="77777777" w:rsidR="004C1A43" w:rsidRPr="006C16E2" w:rsidRDefault="004C1A43" w:rsidP="00FB40A9">
            <w:pPr>
              <w:jc w:val="center"/>
            </w:pPr>
            <w:r w:rsidRPr="002D0B17">
              <w:t>string</w:t>
            </w:r>
          </w:p>
        </w:tc>
        <w:tc>
          <w:tcPr>
            <w:tcW w:w="709" w:type="dxa"/>
            <w:shd w:val="clear" w:color="auto" w:fill="D9D9D9" w:themeFill="background1" w:themeFillShade="D9"/>
          </w:tcPr>
          <w:p w14:paraId="43596482" w14:textId="384027D2" w:rsidR="004C1A43" w:rsidRDefault="004C1A43" w:rsidP="00FB40A9">
            <w:pPr>
              <w:jc w:val="center"/>
            </w:pPr>
            <w:r>
              <w:t>igen</w:t>
            </w:r>
          </w:p>
        </w:tc>
        <w:tc>
          <w:tcPr>
            <w:tcW w:w="4252" w:type="dxa"/>
            <w:shd w:val="clear" w:color="auto" w:fill="D9D9D9" w:themeFill="background1" w:themeFillShade="D9"/>
          </w:tcPr>
          <w:p w14:paraId="57719FD9" w14:textId="7B2415A1" w:rsidR="004C1A43" w:rsidRDefault="00222AF1" w:rsidP="00FB40A9">
            <w:r>
              <w:t>A l</w:t>
            </w:r>
            <w:r w:rsidR="004C1A43" w:rsidRPr="004C1A43">
              <w:t>ekérdezés egyedi azonosítója</w:t>
            </w:r>
          </w:p>
        </w:tc>
      </w:tr>
      <w:tr w:rsidR="004C1A43" w14:paraId="4E2707E8" w14:textId="77777777" w:rsidTr="00FB40A9">
        <w:tc>
          <w:tcPr>
            <w:tcW w:w="2263" w:type="dxa"/>
            <w:shd w:val="clear" w:color="auto" w:fill="D9D9D9" w:themeFill="background1" w:themeFillShade="D9"/>
          </w:tcPr>
          <w:p w14:paraId="64BDF7AB" w14:textId="1617924B" w:rsidR="004C1A43" w:rsidRDefault="004C1A43" w:rsidP="00FB40A9">
            <w:r w:rsidRPr="004C1A43">
              <w:t>pageNumber</w:t>
            </w:r>
          </w:p>
        </w:tc>
        <w:tc>
          <w:tcPr>
            <w:tcW w:w="1843" w:type="dxa"/>
            <w:shd w:val="clear" w:color="auto" w:fill="D9D9D9" w:themeFill="background1" w:themeFillShade="D9"/>
          </w:tcPr>
          <w:p w14:paraId="66D347FD" w14:textId="0ABC22C4" w:rsidR="004C1A43" w:rsidRPr="006C16E2" w:rsidRDefault="004C1A43" w:rsidP="00FB40A9">
            <w:pPr>
              <w:jc w:val="center"/>
            </w:pPr>
            <w:r>
              <w:t>int</w:t>
            </w:r>
          </w:p>
        </w:tc>
        <w:tc>
          <w:tcPr>
            <w:tcW w:w="709" w:type="dxa"/>
            <w:shd w:val="clear" w:color="auto" w:fill="D9D9D9" w:themeFill="background1" w:themeFillShade="D9"/>
          </w:tcPr>
          <w:p w14:paraId="527DB231" w14:textId="77777777" w:rsidR="004C1A43" w:rsidRDefault="004C1A43" w:rsidP="00FB40A9">
            <w:pPr>
              <w:jc w:val="center"/>
            </w:pPr>
            <w:r>
              <w:t>nem</w:t>
            </w:r>
          </w:p>
        </w:tc>
        <w:tc>
          <w:tcPr>
            <w:tcW w:w="4252" w:type="dxa"/>
            <w:shd w:val="clear" w:color="auto" w:fill="D9D9D9" w:themeFill="background1" w:themeFillShade="D9"/>
          </w:tcPr>
          <w:p w14:paraId="3B29D040" w14:textId="60F44E58" w:rsidR="004C1A43" w:rsidRDefault="004C1A43" w:rsidP="00FB40A9">
            <w:r w:rsidRPr="004C1A43">
              <w:t>Annak a lapnak a száma, ahonnan az adatok  lekérdezése indul a lapméretnek megfelelő adatmennyiséggel. A kezdő lapszám a nulla.</w:t>
            </w:r>
          </w:p>
        </w:tc>
      </w:tr>
      <w:tr w:rsidR="004C1A43" w14:paraId="2D4383BB" w14:textId="77777777" w:rsidTr="00FB40A9">
        <w:tc>
          <w:tcPr>
            <w:tcW w:w="2263" w:type="dxa"/>
            <w:shd w:val="clear" w:color="auto" w:fill="D9D9D9" w:themeFill="background1" w:themeFillShade="D9"/>
          </w:tcPr>
          <w:p w14:paraId="4A673542" w14:textId="7BD4EEEC" w:rsidR="004C1A43" w:rsidRPr="000D6741" w:rsidRDefault="00222AF1" w:rsidP="00FB40A9">
            <w:r w:rsidRPr="00222AF1">
              <w:t>numberOfElements</w:t>
            </w:r>
          </w:p>
        </w:tc>
        <w:tc>
          <w:tcPr>
            <w:tcW w:w="1843" w:type="dxa"/>
            <w:shd w:val="clear" w:color="auto" w:fill="D9D9D9" w:themeFill="background1" w:themeFillShade="D9"/>
          </w:tcPr>
          <w:p w14:paraId="747306FB" w14:textId="657BE830" w:rsidR="004C1A43" w:rsidRDefault="00222AF1" w:rsidP="00FB40A9">
            <w:pPr>
              <w:jc w:val="center"/>
            </w:pPr>
            <w:r>
              <w:t>int</w:t>
            </w:r>
          </w:p>
        </w:tc>
        <w:tc>
          <w:tcPr>
            <w:tcW w:w="709" w:type="dxa"/>
            <w:shd w:val="clear" w:color="auto" w:fill="D9D9D9" w:themeFill="background1" w:themeFillShade="D9"/>
          </w:tcPr>
          <w:p w14:paraId="7BDFBB7F" w14:textId="77777777" w:rsidR="004C1A43" w:rsidRDefault="004C1A43" w:rsidP="00FB40A9">
            <w:pPr>
              <w:jc w:val="center"/>
            </w:pPr>
            <w:r>
              <w:t>nem</w:t>
            </w:r>
          </w:p>
        </w:tc>
        <w:tc>
          <w:tcPr>
            <w:tcW w:w="4252" w:type="dxa"/>
            <w:shd w:val="clear" w:color="auto" w:fill="D9D9D9" w:themeFill="background1" w:themeFillShade="D9"/>
          </w:tcPr>
          <w:p w14:paraId="51290221" w14:textId="52C98B67" w:rsidR="004C1A43" w:rsidRDefault="00222AF1" w:rsidP="00FB40A9">
            <w:r w:rsidRPr="00222AF1">
              <w:t>A visszaadott elemek száma.</w:t>
            </w:r>
            <w:r w:rsidR="002D548F">
              <w:t xml:space="preserve"> Alapértelmezetten maximum 1000 lehet.</w:t>
            </w:r>
          </w:p>
        </w:tc>
      </w:tr>
      <w:tr w:rsidR="004C1A43" w14:paraId="3A0F38E4" w14:textId="77777777" w:rsidTr="00FB40A9">
        <w:tc>
          <w:tcPr>
            <w:tcW w:w="2263" w:type="dxa"/>
            <w:shd w:val="clear" w:color="auto" w:fill="D9D9D9" w:themeFill="background1" w:themeFillShade="D9"/>
          </w:tcPr>
          <w:p w14:paraId="12216B50" w14:textId="45EBB660" w:rsidR="004C1A43" w:rsidRDefault="00222AF1" w:rsidP="00FB40A9">
            <w:r w:rsidRPr="00222AF1">
              <w:t>numberOfAllElements</w:t>
            </w:r>
          </w:p>
        </w:tc>
        <w:tc>
          <w:tcPr>
            <w:tcW w:w="1843" w:type="dxa"/>
            <w:shd w:val="clear" w:color="auto" w:fill="D9D9D9" w:themeFill="background1" w:themeFillShade="D9"/>
          </w:tcPr>
          <w:p w14:paraId="271E8F64" w14:textId="0DF7C2A7" w:rsidR="004C1A43" w:rsidRDefault="00222AF1" w:rsidP="00FB40A9">
            <w:pPr>
              <w:jc w:val="center"/>
            </w:pPr>
            <w:r>
              <w:t>int</w:t>
            </w:r>
          </w:p>
        </w:tc>
        <w:tc>
          <w:tcPr>
            <w:tcW w:w="709" w:type="dxa"/>
            <w:shd w:val="clear" w:color="auto" w:fill="D9D9D9" w:themeFill="background1" w:themeFillShade="D9"/>
          </w:tcPr>
          <w:p w14:paraId="5A6FB310" w14:textId="77777777" w:rsidR="004C1A43" w:rsidRDefault="004C1A43" w:rsidP="00FB40A9">
            <w:pPr>
              <w:jc w:val="center"/>
            </w:pPr>
            <w:r>
              <w:t>nem</w:t>
            </w:r>
          </w:p>
        </w:tc>
        <w:tc>
          <w:tcPr>
            <w:tcW w:w="4252" w:type="dxa"/>
            <w:shd w:val="clear" w:color="auto" w:fill="D9D9D9" w:themeFill="background1" w:themeFillShade="D9"/>
          </w:tcPr>
          <w:p w14:paraId="0A354E73" w14:textId="78EC1050" w:rsidR="004C1A43" w:rsidRDefault="00222AF1" w:rsidP="00FB40A9">
            <w:r w:rsidRPr="00222AF1">
              <w:t>Az összes elem száma.</w:t>
            </w:r>
          </w:p>
        </w:tc>
      </w:tr>
      <w:tr w:rsidR="004C1A43" w14:paraId="3D9FAE9E" w14:textId="77777777" w:rsidTr="00FB40A9">
        <w:tc>
          <w:tcPr>
            <w:tcW w:w="2263" w:type="dxa"/>
            <w:shd w:val="clear" w:color="auto" w:fill="D9D9D9" w:themeFill="background1" w:themeFillShade="D9"/>
          </w:tcPr>
          <w:p w14:paraId="7506559F" w14:textId="785E8A0E" w:rsidR="004C1A43" w:rsidRPr="002D0B17" w:rsidRDefault="00222AF1" w:rsidP="00FB40A9">
            <w:r w:rsidRPr="00222AF1">
              <w:t>timeOfRequest</w:t>
            </w:r>
          </w:p>
        </w:tc>
        <w:tc>
          <w:tcPr>
            <w:tcW w:w="1843" w:type="dxa"/>
            <w:shd w:val="clear" w:color="auto" w:fill="D9D9D9" w:themeFill="background1" w:themeFillShade="D9"/>
          </w:tcPr>
          <w:p w14:paraId="0F0FA9F4" w14:textId="1D701288" w:rsidR="004C1A43" w:rsidRPr="002D0B17" w:rsidRDefault="00222AF1" w:rsidP="00FB40A9">
            <w:pPr>
              <w:jc w:val="center"/>
            </w:pPr>
            <w:r>
              <w:t>datetime</w:t>
            </w:r>
          </w:p>
        </w:tc>
        <w:tc>
          <w:tcPr>
            <w:tcW w:w="709" w:type="dxa"/>
            <w:shd w:val="clear" w:color="auto" w:fill="D9D9D9" w:themeFill="background1" w:themeFillShade="D9"/>
          </w:tcPr>
          <w:p w14:paraId="66F7AC69" w14:textId="77777777" w:rsidR="004C1A43" w:rsidRDefault="004C1A43" w:rsidP="00FB40A9">
            <w:pPr>
              <w:jc w:val="center"/>
            </w:pPr>
            <w:r>
              <w:t>nem</w:t>
            </w:r>
          </w:p>
        </w:tc>
        <w:tc>
          <w:tcPr>
            <w:tcW w:w="4252" w:type="dxa"/>
            <w:shd w:val="clear" w:color="auto" w:fill="D9D9D9" w:themeFill="background1" w:themeFillShade="D9"/>
          </w:tcPr>
          <w:p w14:paraId="469E2FE1" w14:textId="4D318BDD" w:rsidR="004C1A43" w:rsidRDefault="00222AF1" w:rsidP="00FB40A9">
            <w:r w:rsidRPr="00222AF1">
              <w:t>Az adatok lekérdezésének időpontja. Erre az időpontra vonatkozó állapotot tükröznek az adatok.</w:t>
            </w:r>
          </w:p>
        </w:tc>
      </w:tr>
    </w:tbl>
    <w:p w14:paraId="7E41C184" w14:textId="77777777" w:rsidR="004C1A43" w:rsidRDefault="004C1A43" w:rsidP="00766A19">
      <w:pPr>
        <w:rPr>
          <w:b/>
          <w:bCs/>
          <w:u w:val="single"/>
        </w:rPr>
      </w:pPr>
    </w:p>
    <w:p w14:paraId="0528591A" w14:textId="31FDD654" w:rsidR="00766A19" w:rsidRDefault="00766A19" w:rsidP="00766A19">
      <w:pPr>
        <w:rPr>
          <w:b/>
          <w:bCs/>
          <w:u w:val="single"/>
        </w:rPr>
      </w:pPr>
      <w:r w:rsidRPr="00873EAF">
        <w:rPr>
          <w:b/>
          <w:bCs/>
          <w:u w:val="single"/>
        </w:rPr>
        <w:t>Válaszkódok:</w:t>
      </w:r>
      <w:r w:rsidRPr="00432177" w:rsidDel="00E50E06">
        <w:rPr>
          <w:b/>
          <w:bCs/>
          <w:u w:val="single"/>
        </w:rPr>
        <w:t xml:space="preserve"> </w:t>
      </w:r>
    </w:p>
    <w:p w14:paraId="77EEE753" w14:textId="67E81BA0" w:rsidR="00766A19" w:rsidRPr="00297905" w:rsidRDefault="00766A19" w:rsidP="00766A19">
      <w:pPr>
        <w:rPr>
          <w:b/>
          <w:bCs/>
          <w:u w:val="single"/>
        </w:rPr>
      </w:pPr>
      <w:r>
        <w:t>A G</w:t>
      </w:r>
      <w:r w:rsidRPr="0098156A">
        <w:t>et</w:t>
      </w:r>
      <w:r w:rsidR="00A1639B" w:rsidRPr="00324221">
        <w:t>BiztositottiJogviszonyFoglalkoztatoAdat</w:t>
      </w:r>
      <w:r>
        <w:t>Result 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5092"/>
        <w:gridCol w:w="3973"/>
      </w:tblGrid>
      <w:tr w:rsidR="00766A19" w14:paraId="5F066F1B" w14:textId="77777777" w:rsidTr="00DA6F09">
        <w:tc>
          <w:tcPr>
            <w:tcW w:w="5092" w:type="dxa"/>
            <w:shd w:val="clear" w:color="auto" w:fill="D9D9D9" w:themeFill="background1" w:themeFillShade="D9"/>
          </w:tcPr>
          <w:p w14:paraId="232D53CA" w14:textId="77777777" w:rsidR="00766A19" w:rsidRPr="0019127B" w:rsidRDefault="00766A19" w:rsidP="00981924">
            <w:pPr>
              <w:jc w:val="center"/>
              <w:rPr>
                <w:b/>
                <w:bCs/>
              </w:rPr>
            </w:pPr>
            <w:r w:rsidRPr="0019127B">
              <w:rPr>
                <w:b/>
                <w:bCs/>
              </w:rPr>
              <w:t>kód</w:t>
            </w:r>
          </w:p>
        </w:tc>
        <w:tc>
          <w:tcPr>
            <w:tcW w:w="3973" w:type="dxa"/>
            <w:shd w:val="clear" w:color="auto" w:fill="D9D9D9" w:themeFill="background1" w:themeFillShade="D9"/>
          </w:tcPr>
          <w:p w14:paraId="1CF430F2" w14:textId="77777777" w:rsidR="00766A19" w:rsidRPr="0019127B" w:rsidRDefault="00766A19" w:rsidP="00981924">
            <w:pPr>
              <w:jc w:val="center"/>
              <w:rPr>
                <w:b/>
                <w:bCs/>
              </w:rPr>
            </w:pPr>
            <w:r w:rsidRPr="0019127B">
              <w:rPr>
                <w:b/>
                <w:bCs/>
              </w:rPr>
              <w:t>jelentés</w:t>
            </w:r>
          </w:p>
        </w:tc>
      </w:tr>
      <w:tr w:rsidR="00766A19" w14:paraId="6D33A570" w14:textId="77777777" w:rsidTr="00DA6F09">
        <w:tc>
          <w:tcPr>
            <w:tcW w:w="5092" w:type="dxa"/>
            <w:shd w:val="clear" w:color="auto" w:fill="D9D9D9" w:themeFill="background1" w:themeFillShade="D9"/>
          </w:tcPr>
          <w:p w14:paraId="14E14BAF" w14:textId="4FB0E5DC" w:rsidR="00766A19" w:rsidRPr="0019127B" w:rsidRDefault="00DA6F09" w:rsidP="00981924">
            <w:r>
              <w:rPr>
                <w:sz w:val="20"/>
                <w:szCs w:val="20"/>
              </w:rPr>
              <w:t>SIKERES</w:t>
            </w:r>
          </w:p>
        </w:tc>
        <w:tc>
          <w:tcPr>
            <w:tcW w:w="3973" w:type="dxa"/>
            <w:shd w:val="clear" w:color="auto" w:fill="D9D9D9" w:themeFill="background1" w:themeFillShade="D9"/>
          </w:tcPr>
          <w:p w14:paraId="22212921" w14:textId="77777777" w:rsidR="00766A19" w:rsidRPr="0019127B" w:rsidRDefault="00766A19" w:rsidP="00981924">
            <w:r>
              <w:t>Sikeres művelet</w:t>
            </w:r>
          </w:p>
        </w:tc>
      </w:tr>
      <w:tr w:rsidR="00DA6F09" w14:paraId="13C770BD" w14:textId="77777777" w:rsidTr="00DA6F09">
        <w:tc>
          <w:tcPr>
            <w:tcW w:w="5092" w:type="dxa"/>
            <w:shd w:val="clear" w:color="auto" w:fill="D9D9D9" w:themeFill="background1" w:themeFillShade="D9"/>
          </w:tcPr>
          <w:p w14:paraId="715E9A58" w14:textId="5071C7A2" w:rsidR="00DA6F09" w:rsidRDefault="00DA6F09" w:rsidP="00DA6F09">
            <w:pPr>
              <w:rPr>
                <w:sz w:val="20"/>
                <w:szCs w:val="20"/>
              </w:rPr>
            </w:pPr>
            <w:r w:rsidRPr="00A61E75">
              <w:t>ERVENYTELEN_ALAIRAS</w:t>
            </w:r>
          </w:p>
        </w:tc>
        <w:tc>
          <w:tcPr>
            <w:tcW w:w="3973" w:type="dxa"/>
            <w:shd w:val="clear" w:color="auto" w:fill="D9D9D9" w:themeFill="background1" w:themeFillShade="D9"/>
          </w:tcPr>
          <w:p w14:paraId="55540818" w14:textId="77777777" w:rsidR="00DA6F09" w:rsidRDefault="00DA6F09" w:rsidP="00DA6F09">
            <w:r>
              <w:t>Érvénytelen aláírás</w:t>
            </w:r>
          </w:p>
        </w:tc>
      </w:tr>
      <w:tr w:rsidR="00DA6F09" w14:paraId="1FEB746A" w14:textId="77777777" w:rsidTr="00DA6F09">
        <w:tc>
          <w:tcPr>
            <w:tcW w:w="5092" w:type="dxa"/>
            <w:shd w:val="clear" w:color="auto" w:fill="D9D9D9" w:themeFill="background1" w:themeFillShade="D9"/>
          </w:tcPr>
          <w:p w14:paraId="653CCB57" w14:textId="1AE6AB05" w:rsidR="00DA6F09" w:rsidRPr="0019127B" w:rsidRDefault="00DA6F09" w:rsidP="00DA6F09">
            <w:r w:rsidRPr="00A61E75">
              <w:rPr>
                <w:sz w:val="20"/>
                <w:szCs w:val="20"/>
              </w:rPr>
              <w:t>ERVENYTELEN_ADOALANY_AZONOSITO</w:t>
            </w:r>
          </w:p>
        </w:tc>
        <w:tc>
          <w:tcPr>
            <w:tcW w:w="3973" w:type="dxa"/>
            <w:shd w:val="clear" w:color="auto" w:fill="D9D9D9" w:themeFill="background1" w:themeFillShade="D9"/>
          </w:tcPr>
          <w:p w14:paraId="6851A9C9" w14:textId="77777777" w:rsidR="00DA6F09" w:rsidRPr="0019127B" w:rsidRDefault="00DA6F09" w:rsidP="00DA6F09">
            <w:r>
              <w:t>Érvénytelen adóalany azonosító</w:t>
            </w:r>
          </w:p>
        </w:tc>
      </w:tr>
      <w:tr w:rsidR="00DA6F09" w14:paraId="536C84A7" w14:textId="77777777" w:rsidTr="00DA6F09">
        <w:tc>
          <w:tcPr>
            <w:tcW w:w="5092" w:type="dxa"/>
            <w:shd w:val="clear" w:color="auto" w:fill="D9D9D9" w:themeFill="background1" w:themeFillShade="D9"/>
          </w:tcPr>
          <w:p w14:paraId="48579874" w14:textId="17A1EAAA" w:rsidR="00DA6F09" w:rsidRDefault="005F5735" w:rsidP="00DA6F09">
            <w:pPr>
              <w:rPr>
                <w:sz w:val="20"/>
                <w:szCs w:val="20"/>
              </w:rPr>
            </w:pPr>
            <w:r w:rsidRPr="005F5735">
              <w:rPr>
                <w:sz w:val="20"/>
                <w:szCs w:val="20"/>
              </w:rPr>
              <w:t>ERVENYTELEN_JOGVISZONY_TIPUS</w:t>
            </w:r>
          </w:p>
        </w:tc>
        <w:tc>
          <w:tcPr>
            <w:tcW w:w="3973" w:type="dxa"/>
            <w:shd w:val="clear" w:color="auto" w:fill="D9D9D9" w:themeFill="background1" w:themeFillShade="D9"/>
          </w:tcPr>
          <w:p w14:paraId="63807DF1" w14:textId="5F95EF7C" w:rsidR="00DA6F09" w:rsidRDefault="00DA6F09" w:rsidP="00DA6F09">
            <w:r w:rsidRPr="00265600">
              <w:t xml:space="preserve">A </w:t>
            </w:r>
            <w:r w:rsidR="001D25FD">
              <w:t>jogviszonyTipus</w:t>
            </w:r>
            <w:r w:rsidRPr="00265600">
              <w:t xml:space="preserve"> parameter nem </w:t>
            </w:r>
            <w:r w:rsidR="005F5735">
              <w:t>NYITOTT</w:t>
            </w:r>
            <w:r w:rsidRPr="00265600">
              <w:t xml:space="preserve">, vagy </w:t>
            </w:r>
            <w:r w:rsidR="005F5735">
              <w:t>MIND</w:t>
            </w:r>
            <w:r w:rsidRPr="00265600">
              <w:t>.</w:t>
            </w:r>
          </w:p>
        </w:tc>
      </w:tr>
      <w:tr w:rsidR="00DA6F09" w14:paraId="64283DEE" w14:textId="77777777" w:rsidTr="00DA6F09">
        <w:tc>
          <w:tcPr>
            <w:tcW w:w="5092" w:type="dxa"/>
            <w:shd w:val="clear" w:color="auto" w:fill="D9D9D9" w:themeFill="background1" w:themeFillShade="D9"/>
          </w:tcPr>
          <w:p w14:paraId="26DDCBAB" w14:textId="50A2381A" w:rsidR="00DA6F09" w:rsidRPr="0019127B" w:rsidRDefault="00DA6F09" w:rsidP="00DA6F09">
            <w:r w:rsidRPr="00A61E75">
              <w:t>JOGOSULTSAG_ELLENORZES_PROBLEMA</w:t>
            </w:r>
          </w:p>
        </w:tc>
        <w:tc>
          <w:tcPr>
            <w:tcW w:w="3973" w:type="dxa"/>
            <w:shd w:val="clear" w:color="auto" w:fill="D9D9D9" w:themeFill="background1" w:themeFillShade="D9"/>
          </w:tcPr>
          <w:p w14:paraId="25DB2BB3" w14:textId="77777777" w:rsidR="00DA6F09" w:rsidRPr="0019127B" w:rsidRDefault="00DA6F09" w:rsidP="00DA6F09">
            <w:r w:rsidRPr="008520F8">
              <w:t>A</w:t>
            </w:r>
            <w:r>
              <w:t xml:space="preserve">z EKNYI </w:t>
            </w:r>
            <w:r w:rsidRPr="008520F8">
              <w:t>jogosultságvizsgálat nem érhető el</w:t>
            </w:r>
          </w:p>
        </w:tc>
      </w:tr>
      <w:tr w:rsidR="00DA6F09" w14:paraId="50C3E14C" w14:textId="77777777" w:rsidTr="00DA6F09">
        <w:tc>
          <w:tcPr>
            <w:tcW w:w="5092" w:type="dxa"/>
            <w:shd w:val="clear" w:color="auto" w:fill="D9D9D9" w:themeFill="background1" w:themeFillShade="D9"/>
          </w:tcPr>
          <w:p w14:paraId="76DCAD5F" w14:textId="492E66D1" w:rsidR="00DA6F09" w:rsidRPr="0019127B" w:rsidRDefault="00DA6F09" w:rsidP="00DA6F09">
            <w:r w:rsidRPr="00A61E75">
              <w:t>NINCS_JOGOSULTSAG</w:t>
            </w:r>
          </w:p>
        </w:tc>
        <w:tc>
          <w:tcPr>
            <w:tcW w:w="3973" w:type="dxa"/>
            <w:shd w:val="clear" w:color="auto" w:fill="D9D9D9" w:themeFill="background1" w:themeFillShade="D9"/>
          </w:tcPr>
          <w:p w14:paraId="0AF41485" w14:textId="77777777" w:rsidR="00DA6F09" w:rsidRPr="0019127B" w:rsidRDefault="00DA6F09" w:rsidP="00DA6F09">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DA6F09" w14:paraId="2DF47E75" w14:textId="77777777" w:rsidTr="00DA6F09">
        <w:tc>
          <w:tcPr>
            <w:tcW w:w="5092" w:type="dxa"/>
            <w:shd w:val="clear" w:color="auto" w:fill="D9D9D9" w:themeFill="background1" w:themeFillShade="D9"/>
          </w:tcPr>
          <w:p w14:paraId="75C7310A" w14:textId="073879BE" w:rsidR="00DA6F09" w:rsidRPr="008520F8" w:rsidRDefault="00DA6F09" w:rsidP="00DA6F09">
            <w:r>
              <w:t>FOLYAMATBAN</w:t>
            </w:r>
          </w:p>
        </w:tc>
        <w:tc>
          <w:tcPr>
            <w:tcW w:w="3973" w:type="dxa"/>
            <w:shd w:val="clear" w:color="auto" w:fill="D9D9D9" w:themeFill="background1" w:themeFillShade="D9"/>
          </w:tcPr>
          <w:p w14:paraId="75B14D6E" w14:textId="2D590B94" w:rsidR="00DA6F09" w:rsidRPr="008520F8" w:rsidRDefault="00DA6F09" w:rsidP="00DA6F09">
            <w:pPr>
              <w:autoSpaceDE w:val="0"/>
              <w:autoSpaceDN w:val="0"/>
              <w:adjustRightInd w:val="0"/>
              <w:spacing w:after="80"/>
            </w:pPr>
            <w:r w:rsidRPr="00265600">
              <w:t>A válaszadás sokáig tart a vélhetően nagy lekérdezett adatmenny</w:t>
            </w:r>
            <w:r w:rsidR="00A317D4">
              <w:t>i</w:t>
            </w:r>
            <w:r w:rsidRPr="00265600">
              <w:t>ség miatt, ezért a getLegalRelationshipEmployerDataStatus művelettel kell később lekérdezni az eredményt.</w:t>
            </w:r>
          </w:p>
        </w:tc>
      </w:tr>
      <w:tr w:rsidR="00DA6F09" w14:paraId="311223E6" w14:textId="77777777" w:rsidTr="00DA6F09">
        <w:tc>
          <w:tcPr>
            <w:tcW w:w="5092" w:type="dxa"/>
            <w:shd w:val="clear" w:color="auto" w:fill="D9D9D9" w:themeFill="background1" w:themeFillShade="D9"/>
          </w:tcPr>
          <w:p w14:paraId="3246CD1E" w14:textId="4ED8EA67" w:rsidR="00DA6F09" w:rsidRPr="008520F8" w:rsidRDefault="00DE472A" w:rsidP="00DA6F09">
            <w:r w:rsidRPr="00DE472A">
              <w:t>TUL_SOK_KERES</w:t>
            </w:r>
          </w:p>
        </w:tc>
        <w:tc>
          <w:tcPr>
            <w:tcW w:w="3973" w:type="dxa"/>
            <w:shd w:val="clear" w:color="auto" w:fill="D9D9D9" w:themeFill="background1" w:themeFillShade="D9"/>
          </w:tcPr>
          <w:p w14:paraId="6137B470" w14:textId="2E196E3A" w:rsidR="00DA6F09" w:rsidRPr="008520F8" w:rsidRDefault="00DA6F09" w:rsidP="00DA6F09">
            <w:pPr>
              <w:autoSpaceDE w:val="0"/>
              <w:autoSpaceDN w:val="0"/>
              <w:adjustRightInd w:val="0"/>
              <w:spacing w:after="80"/>
            </w:pPr>
            <w:r>
              <w:t>E</w:t>
            </w:r>
            <w:r w:rsidRPr="00265600">
              <w:t>gy felhasználó egyszerre csak egyet kezdeményezhet. Új lekérdezés nem kezdeményezhe</w:t>
            </w:r>
            <w:r w:rsidR="00A317D4">
              <w:t>t</w:t>
            </w:r>
            <w:r w:rsidRPr="00265600">
              <w:t>ő, amíg az előző nem fejeződött be.</w:t>
            </w:r>
          </w:p>
        </w:tc>
      </w:tr>
      <w:tr w:rsidR="00DA6F09" w14:paraId="5AC315AE" w14:textId="77777777" w:rsidTr="00DA6F09">
        <w:tc>
          <w:tcPr>
            <w:tcW w:w="5092" w:type="dxa"/>
            <w:shd w:val="clear" w:color="auto" w:fill="D9D9D9" w:themeFill="background1" w:themeFillShade="D9"/>
          </w:tcPr>
          <w:p w14:paraId="6C4799B1" w14:textId="63E57B98" w:rsidR="00DA6F09" w:rsidRPr="008520F8" w:rsidRDefault="00DE472A" w:rsidP="00DA6F09">
            <w:r w:rsidRPr="00DE472A">
              <w:t>FOGLALKOZTATO_NEM_TALALHATO</w:t>
            </w:r>
          </w:p>
        </w:tc>
        <w:tc>
          <w:tcPr>
            <w:tcW w:w="3973" w:type="dxa"/>
            <w:shd w:val="clear" w:color="auto" w:fill="D9D9D9" w:themeFill="background1" w:themeFillShade="D9"/>
          </w:tcPr>
          <w:p w14:paraId="11E008ED" w14:textId="2ED09FC8" w:rsidR="00DA6F09" w:rsidRPr="008520F8" w:rsidRDefault="00DA6F09" w:rsidP="00DA6F09">
            <w:pPr>
              <w:autoSpaceDE w:val="0"/>
              <w:autoSpaceDN w:val="0"/>
              <w:adjustRightInd w:val="0"/>
              <w:spacing w:after="80"/>
            </w:pPr>
            <w:r w:rsidRPr="00BB6A50">
              <w:t>A foglalkoztató nem található</w:t>
            </w:r>
          </w:p>
        </w:tc>
      </w:tr>
      <w:tr w:rsidR="00DA6F09" w14:paraId="63700427" w14:textId="77777777" w:rsidTr="00DA6F09">
        <w:tc>
          <w:tcPr>
            <w:tcW w:w="5092" w:type="dxa"/>
            <w:shd w:val="clear" w:color="auto" w:fill="D9D9D9" w:themeFill="background1" w:themeFillShade="D9"/>
          </w:tcPr>
          <w:p w14:paraId="6FD099CC" w14:textId="746BAC68" w:rsidR="00DA6F09" w:rsidRPr="008520F8" w:rsidRDefault="00DE472A" w:rsidP="00DA6F09">
            <w:r w:rsidRPr="00DE472A">
              <w:lastRenderedPageBreak/>
              <w:t>NINCS_BEJELENTETT_JOGVISZONY</w:t>
            </w:r>
          </w:p>
        </w:tc>
        <w:tc>
          <w:tcPr>
            <w:tcW w:w="3973" w:type="dxa"/>
            <w:shd w:val="clear" w:color="auto" w:fill="D9D9D9" w:themeFill="background1" w:themeFillShade="D9"/>
          </w:tcPr>
          <w:p w14:paraId="30A92152" w14:textId="3740E103" w:rsidR="00DA6F09" w:rsidRPr="008520F8" w:rsidRDefault="00DA6F09" w:rsidP="00DA6F09">
            <w:pPr>
              <w:autoSpaceDE w:val="0"/>
              <w:autoSpaceDN w:val="0"/>
              <w:adjustRightInd w:val="0"/>
              <w:spacing w:after="80"/>
            </w:pPr>
            <w:r w:rsidRPr="00BB6A50">
              <w:t>A foglalkoztató az adott időszakra nem jelentett be jogviszonyt</w:t>
            </w:r>
          </w:p>
        </w:tc>
      </w:tr>
      <w:tr w:rsidR="00DA6F09" w14:paraId="4CA51E8B" w14:textId="77777777" w:rsidTr="00DA6F09">
        <w:tc>
          <w:tcPr>
            <w:tcW w:w="5092" w:type="dxa"/>
            <w:shd w:val="clear" w:color="auto" w:fill="D9D9D9" w:themeFill="background1" w:themeFillShade="D9"/>
          </w:tcPr>
          <w:p w14:paraId="723BCBE5" w14:textId="7603284B" w:rsidR="00DA6F09" w:rsidRPr="008520F8" w:rsidRDefault="00DE472A" w:rsidP="00DA6F09">
            <w:r w:rsidRPr="00DE472A">
              <w:t>NINCS_BENYUJTOTT_ADATLAP</w:t>
            </w:r>
          </w:p>
        </w:tc>
        <w:tc>
          <w:tcPr>
            <w:tcW w:w="3973" w:type="dxa"/>
            <w:shd w:val="clear" w:color="auto" w:fill="D9D9D9" w:themeFill="background1" w:themeFillShade="D9"/>
          </w:tcPr>
          <w:p w14:paraId="7B0A13C3" w14:textId="1E26F578" w:rsidR="00DA6F09" w:rsidRPr="008520F8" w:rsidRDefault="00DA6F09" w:rsidP="00DA6F09">
            <w:pPr>
              <w:autoSpaceDE w:val="0"/>
              <w:autoSpaceDN w:val="0"/>
              <w:adjustRightInd w:val="0"/>
              <w:spacing w:after="80"/>
            </w:pPr>
            <w:r>
              <w:t xml:space="preserve">A </w:t>
            </w:r>
            <w:r w:rsidRPr="00BB6A50">
              <w:t>foglalkoztató nem nyújtott be egészségügyi szolgáltatási járulékfizetési kötelezettséggel kapcsolatos adatlapot</w:t>
            </w:r>
          </w:p>
        </w:tc>
      </w:tr>
      <w:tr w:rsidR="00DA6F09" w14:paraId="19F58467" w14:textId="77777777" w:rsidTr="00DA6F09">
        <w:tc>
          <w:tcPr>
            <w:tcW w:w="5092" w:type="dxa"/>
            <w:shd w:val="clear" w:color="auto" w:fill="D9D9D9" w:themeFill="background1" w:themeFillShade="D9"/>
          </w:tcPr>
          <w:p w14:paraId="05A6F62E" w14:textId="0711DDA7" w:rsidR="00DA6F09" w:rsidRDefault="00DE472A" w:rsidP="00DA6F09">
            <w:r w:rsidRPr="00DE472A">
              <w:t>NINCS_ADAT</w:t>
            </w:r>
          </w:p>
        </w:tc>
        <w:tc>
          <w:tcPr>
            <w:tcW w:w="3973" w:type="dxa"/>
            <w:shd w:val="clear" w:color="auto" w:fill="D9D9D9" w:themeFill="background1" w:themeFillShade="D9"/>
          </w:tcPr>
          <w:p w14:paraId="713F06D1" w14:textId="2F2BAAEB" w:rsidR="00DA6F09" w:rsidRDefault="00DA6F09" w:rsidP="00DA6F09">
            <w:pPr>
              <w:autoSpaceDE w:val="0"/>
              <w:autoSpaceDN w:val="0"/>
              <w:adjustRightInd w:val="0"/>
              <w:spacing w:after="80"/>
            </w:pPr>
            <w:r w:rsidRPr="00BB6A50">
              <w:t>Nincs a szűrési paraméternek megfelelő jogviszony</w:t>
            </w:r>
          </w:p>
        </w:tc>
      </w:tr>
      <w:tr w:rsidR="00DA6F09" w14:paraId="07435FF5" w14:textId="77777777" w:rsidTr="00DA6F09">
        <w:tc>
          <w:tcPr>
            <w:tcW w:w="5092" w:type="dxa"/>
            <w:shd w:val="clear" w:color="auto" w:fill="D9D9D9" w:themeFill="background1" w:themeFillShade="D9"/>
          </w:tcPr>
          <w:p w14:paraId="7AE51C49" w14:textId="5B0DC6D3" w:rsidR="00DA6F09" w:rsidRDefault="00DE472A" w:rsidP="00DA6F09">
            <w:r w:rsidRPr="00DE472A">
              <w:t>EGYEB_HIBA</w:t>
            </w:r>
          </w:p>
        </w:tc>
        <w:tc>
          <w:tcPr>
            <w:tcW w:w="3973" w:type="dxa"/>
            <w:shd w:val="clear" w:color="auto" w:fill="D9D9D9" w:themeFill="background1" w:themeFillShade="D9"/>
          </w:tcPr>
          <w:p w14:paraId="427B178D" w14:textId="77777777" w:rsidR="00DA6F09" w:rsidRDefault="00DA6F09" w:rsidP="00DA6F09">
            <w:pPr>
              <w:autoSpaceDE w:val="0"/>
              <w:autoSpaceDN w:val="0"/>
              <w:adjustRightInd w:val="0"/>
              <w:spacing w:after="80"/>
            </w:pPr>
            <w:r>
              <w:t>Egyéb h</w:t>
            </w:r>
            <w:r w:rsidRPr="008520F8">
              <w:t>iba lépett fel a művelet végrehajtása közben</w:t>
            </w:r>
          </w:p>
        </w:tc>
      </w:tr>
    </w:tbl>
    <w:p w14:paraId="6A9F87C4" w14:textId="77777777" w:rsidR="00766A19" w:rsidRDefault="00766A19">
      <w:pPr>
        <w:rPr>
          <w:rFonts w:ascii="Times New Roman" w:eastAsia="Times New Roman" w:hAnsi="Times New Roman" w:cs="Times New Roman"/>
          <w:b/>
          <w:sz w:val="30"/>
        </w:rPr>
      </w:pPr>
    </w:p>
    <w:p w14:paraId="7878AF65" w14:textId="53A4206D" w:rsidR="00487CD9" w:rsidRPr="003B618D" w:rsidRDefault="00487CD9" w:rsidP="00487CD9">
      <w:pPr>
        <w:pStyle w:val="Cmsor2"/>
        <w:numPr>
          <w:ilvl w:val="2"/>
          <w:numId w:val="3"/>
        </w:numPr>
        <w:rPr>
          <w:i/>
          <w:iCs/>
          <w:sz w:val="24"/>
          <w:szCs w:val="24"/>
        </w:rPr>
      </w:pPr>
      <w:bookmarkStart w:id="330" w:name="_Toc228879317"/>
      <w:r>
        <w:rPr>
          <w:i/>
          <w:iCs/>
          <w:sz w:val="24"/>
          <w:szCs w:val="24"/>
        </w:rPr>
        <w:t>Biztosítotti jogviszony (foglalkoztató) státusz lekérdezés művelet</w:t>
      </w:r>
      <w:bookmarkEnd w:id="330"/>
    </w:p>
    <w:p w14:paraId="48ED9DEB" w14:textId="77777777" w:rsidR="00487CD9" w:rsidRPr="00D4717D" w:rsidRDefault="00487CD9" w:rsidP="00487CD9">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007"/>
        <w:gridCol w:w="8058"/>
      </w:tblGrid>
      <w:tr w:rsidR="00487CD9" w14:paraId="6F8DDA13" w14:textId="77777777" w:rsidTr="00981924">
        <w:tc>
          <w:tcPr>
            <w:tcW w:w="1980" w:type="dxa"/>
            <w:shd w:val="clear" w:color="auto" w:fill="D9D9D9" w:themeFill="background1" w:themeFillShade="D9"/>
          </w:tcPr>
          <w:p w14:paraId="5ED00D52" w14:textId="77777777" w:rsidR="00487CD9" w:rsidRPr="00B30389" w:rsidRDefault="00487CD9" w:rsidP="00981924">
            <w:pPr>
              <w:rPr>
                <w:b/>
                <w:bCs/>
              </w:rPr>
            </w:pPr>
            <w:r w:rsidRPr="00B30389">
              <w:rPr>
                <w:b/>
                <w:bCs/>
              </w:rPr>
              <w:t>művelet</w:t>
            </w:r>
          </w:p>
        </w:tc>
        <w:tc>
          <w:tcPr>
            <w:tcW w:w="7085" w:type="dxa"/>
            <w:shd w:val="clear" w:color="auto" w:fill="D9D9D9" w:themeFill="background1" w:themeFillShade="D9"/>
          </w:tcPr>
          <w:p w14:paraId="6E9BF188" w14:textId="117B584A" w:rsidR="00487CD9" w:rsidRDefault="00487CD9" w:rsidP="00981924">
            <w:r w:rsidRPr="006C16E2">
              <w:t>get</w:t>
            </w:r>
            <w:r w:rsidR="00487BE0" w:rsidRPr="00324221">
              <w:t>BiztositottiJogviszonyFoglalkoztatoAdat</w:t>
            </w:r>
            <w:r>
              <w:t>Status</w:t>
            </w:r>
            <w:r w:rsidR="00487BE0">
              <w:t>z</w:t>
            </w:r>
          </w:p>
        </w:tc>
      </w:tr>
      <w:tr w:rsidR="00487CD9" w14:paraId="478C36DA" w14:textId="77777777" w:rsidTr="00981924">
        <w:tc>
          <w:tcPr>
            <w:tcW w:w="1980" w:type="dxa"/>
            <w:shd w:val="clear" w:color="auto" w:fill="D9D9D9" w:themeFill="background1" w:themeFillShade="D9"/>
          </w:tcPr>
          <w:p w14:paraId="2FF40BDB" w14:textId="77777777" w:rsidR="00487CD9" w:rsidRPr="00B30389" w:rsidRDefault="00487CD9" w:rsidP="00981924">
            <w:pPr>
              <w:rPr>
                <w:b/>
                <w:bCs/>
              </w:rPr>
            </w:pPr>
            <w:r w:rsidRPr="00B30389">
              <w:rPr>
                <w:b/>
                <w:bCs/>
              </w:rPr>
              <w:t>művelettípus</w:t>
            </w:r>
          </w:p>
        </w:tc>
        <w:tc>
          <w:tcPr>
            <w:tcW w:w="7085" w:type="dxa"/>
            <w:shd w:val="clear" w:color="auto" w:fill="D9D9D9" w:themeFill="background1" w:themeFillShade="D9"/>
          </w:tcPr>
          <w:p w14:paraId="40779B43" w14:textId="77777777" w:rsidR="00487CD9" w:rsidRDefault="00487CD9" w:rsidP="00981924">
            <w:r>
              <w:t>GET</w:t>
            </w:r>
          </w:p>
        </w:tc>
      </w:tr>
      <w:tr w:rsidR="00487CD9" w14:paraId="3C6B856F" w14:textId="77777777" w:rsidTr="00981924">
        <w:tc>
          <w:tcPr>
            <w:tcW w:w="1980" w:type="dxa"/>
            <w:shd w:val="clear" w:color="auto" w:fill="D9D9D9" w:themeFill="background1" w:themeFillShade="D9"/>
          </w:tcPr>
          <w:p w14:paraId="6921170B" w14:textId="77777777" w:rsidR="00487CD9" w:rsidRPr="00B30389" w:rsidRDefault="00487CD9" w:rsidP="00981924">
            <w:pPr>
              <w:rPr>
                <w:b/>
                <w:bCs/>
              </w:rPr>
            </w:pPr>
            <w:r w:rsidRPr="00B30389">
              <w:rPr>
                <w:b/>
                <w:bCs/>
              </w:rPr>
              <w:t>path</w:t>
            </w:r>
          </w:p>
        </w:tc>
        <w:tc>
          <w:tcPr>
            <w:tcW w:w="7085" w:type="dxa"/>
            <w:shd w:val="clear" w:color="auto" w:fill="D9D9D9" w:themeFill="background1" w:themeFillShade="D9"/>
          </w:tcPr>
          <w:p w14:paraId="357DF6A2" w14:textId="6DD1AB53" w:rsidR="00487CD9" w:rsidRDefault="00487CD9" w:rsidP="00981924">
            <w:r w:rsidRPr="003542DD">
              <w:t>/NavM2m</w:t>
            </w:r>
            <w:r w:rsidR="00487BE0">
              <w:t>Adozo</w:t>
            </w:r>
            <w:r w:rsidRPr="003542DD">
              <w:t>/</w:t>
            </w:r>
            <w:r w:rsidR="00487BE0">
              <w:t>adozo</w:t>
            </w:r>
            <w:r w:rsidRPr="003542DD">
              <w:t>Service/</w:t>
            </w:r>
            <w:r w:rsidR="00487BE0" w:rsidRPr="00324221">
              <w:t>BiztositottiJogviszonyFoglalkoztatoAdat</w:t>
            </w:r>
            <w:r w:rsidR="00487BE0">
              <w:t>Statusz</w:t>
            </w:r>
          </w:p>
        </w:tc>
      </w:tr>
      <w:tr w:rsidR="00487CD9" w14:paraId="5FF82F4E" w14:textId="77777777" w:rsidTr="00981924">
        <w:tc>
          <w:tcPr>
            <w:tcW w:w="1980" w:type="dxa"/>
            <w:shd w:val="clear" w:color="auto" w:fill="D9D9D9" w:themeFill="background1" w:themeFillShade="D9"/>
          </w:tcPr>
          <w:p w14:paraId="03EAD256" w14:textId="77777777" w:rsidR="00487CD9" w:rsidRPr="00B30389" w:rsidRDefault="00487CD9" w:rsidP="00981924">
            <w:pPr>
              <w:rPr>
                <w:b/>
                <w:bCs/>
              </w:rPr>
            </w:pPr>
            <w:r>
              <w:rPr>
                <w:b/>
                <w:bCs/>
              </w:rPr>
              <w:t>OpenAPI</w:t>
            </w:r>
          </w:p>
        </w:tc>
        <w:tc>
          <w:tcPr>
            <w:tcW w:w="7085" w:type="dxa"/>
            <w:shd w:val="clear" w:color="auto" w:fill="D9D9D9" w:themeFill="background1" w:themeFillShade="D9"/>
          </w:tcPr>
          <w:p w14:paraId="6293ED01" w14:textId="09407F6E" w:rsidR="00487CD9" w:rsidRPr="00D42669" w:rsidRDefault="00487BE0" w:rsidP="00981924">
            <w:hyperlink r:id="rId19" w:anchor="/AdozService/getBiztositottiJogviszonyFoglalkoztatoAdatStatusz" w:history="1">
              <w:r w:rsidRPr="001E2F18">
                <w:rPr>
                  <w:rStyle w:val="Hiperhivatkozs"/>
                </w:rPr>
                <w:t>https://app.swaggerhub.com/apis//NAVGOVHU/</w:t>
              </w:r>
              <w:r w:rsidR="00CD55F2">
                <w:rPr>
                  <w:rStyle w:val="Hiperhivatkozs"/>
                </w:rPr>
                <w:t>NavM2mAdozo</w:t>
              </w:r>
              <w:r w:rsidRPr="001E2F18">
                <w:rPr>
                  <w:rStyle w:val="Hiperhivatkozs"/>
                </w:rPr>
                <w:t xml:space="preserve">/1.0#/AdozService/getBiztositottiJogviszonyFoglalkoztatoAdatStatusz </w:t>
              </w:r>
            </w:hyperlink>
          </w:p>
        </w:tc>
      </w:tr>
      <w:tr w:rsidR="00487CD9" w14:paraId="0C82C56F" w14:textId="77777777" w:rsidTr="00981924">
        <w:tc>
          <w:tcPr>
            <w:tcW w:w="1980" w:type="dxa"/>
            <w:shd w:val="clear" w:color="auto" w:fill="D9D9D9" w:themeFill="background1" w:themeFillShade="D9"/>
          </w:tcPr>
          <w:p w14:paraId="4F3BAB69" w14:textId="77777777" w:rsidR="00487CD9" w:rsidRPr="00B30389" w:rsidRDefault="00487CD9" w:rsidP="00981924">
            <w:pPr>
              <w:rPr>
                <w:b/>
                <w:bCs/>
              </w:rPr>
            </w:pPr>
            <w:r w:rsidRPr="00B30389">
              <w:rPr>
                <w:b/>
                <w:bCs/>
              </w:rPr>
              <w:t>leírás</w:t>
            </w:r>
          </w:p>
        </w:tc>
        <w:tc>
          <w:tcPr>
            <w:tcW w:w="7085" w:type="dxa"/>
            <w:shd w:val="clear" w:color="auto" w:fill="D9D9D9" w:themeFill="background1" w:themeFillShade="D9"/>
          </w:tcPr>
          <w:p w14:paraId="3F2BC073" w14:textId="2129B84F" w:rsidR="00487CD9" w:rsidRPr="00D4717D" w:rsidRDefault="00487CD9"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Foglalkoztató foglalkoztatottjainak biztosítotti jogviszony adatainak lekérdezését</w:t>
            </w:r>
            <w:r w:rsidRPr="00D4717D">
              <w:rPr>
                <w:rFonts w:eastAsiaTheme="minorEastAsia"/>
                <w:color w:val="auto"/>
                <w:sz w:val="20"/>
                <w:szCs w:val="20"/>
              </w:rPr>
              <w:t xml:space="preserve"> biztosító művelet</w:t>
            </w:r>
            <w:r w:rsidR="003A5937">
              <w:rPr>
                <w:rFonts w:eastAsiaTheme="minorEastAsia"/>
                <w:color w:val="auto"/>
                <w:sz w:val="20"/>
                <w:szCs w:val="20"/>
              </w:rPr>
              <w:t>(</w:t>
            </w:r>
            <w:r w:rsidR="00487BE0" w:rsidRPr="006C16E2">
              <w:t>get</w:t>
            </w:r>
            <w:r w:rsidR="00487BE0" w:rsidRPr="00324221">
              <w:t>BiztositottiJogviszonyFoglalkoztatoAdat</w:t>
            </w:r>
            <w:r w:rsidR="003A5937">
              <w:rPr>
                <w:rFonts w:eastAsiaTheme="minorEastAsia"/>
                <w:color w:val="auto"/>
                <w:sz w:val="20"/>
                <w:szCs w:val="20"/>
              </w:rPr>
              <w:t xml:space="preserve">) státuszát lekérdező művelet. </w:t>
            </w:r>
            <w:r>
              <w:rPr>
                <w:rFonts w:eastAsiaTheme="minorEastAsia"/>
                <w:color w:val="auto"/>
                <w:sz w:val="20"/>
                <w:szCs w:val="20"/>
              </w:rPr>
              <w:t xml:space="preserve">Amennyiben a </w:t>
            </w:r>
            <w:r w:rsidR="00487BE0" w:rsidRPr="006C16E2">
              <w:t>get</w:t>
            </w:r>
            <w:r w:rsidR="00487BE0" w:rsidRPr="00324221">
              <w:t>BiztositottiJogviszonyFoglalkoztatoAdat</w:t>
            </w:r>
            <w:r w:rsidR="00487BE0">
              <w:t xml:space="preserve"> </w:t>
            </w:r>
            <w:r>
              <w:rPr>
                <w:rFonts w:eastAsiaTheme="minorEastAsia"/>
                <w:color w:val="auto"/>
                <w:sz w:val="20"/>
                <w:szCs w:val="20"/>
              </w:rPr>
              <w:t>válaszban nem érkezne</w:t>
            </w:r>
            <w:r w:rsidR="003A5937">
              <w:rPr>
                <w:rFonts w:eastAsiaTheme="minorEastAsia"/>
                <w:color w:val="auto"/>
                <w:sz w:val="20"/>
                <w:szCs w:val="20"/>
              </w:rPr>
              <w:t>k</w:t>
            </w:r>
            <w:r>
              <w:rPr>
                <w:rFonts w:eastAsiaTheme="minorEastAsia"/>
                <w:color w:val="auto"/>
                <w:sz w:val="20"/>
                <w:szCs w:val="20"/>
              </w:rPr>
              <w:t xml:space="preserve"> meg az adatok, akkor vélhetően sok foglalkoztatott adatait visszaadó, elhúzódó műveletről van szó, aminek eredménye a </w:t>
            </w:r>
            <w:r w:rsidR="00487BE0" w:rsidRPr="006C16E2">
              <w:t>get</w:t>
            </w:r>
            <w:r w:rsidR="00487BE0" w:rsidRPr="00324221">
              <w:t>BiztositottiJogviszonyFoglalkoztatoAdat</w:t>
            </w:r>
            <w:r w:rsidR="00487BE0">
              <w:t xml:space="preserve">Statusz </w:t>
            </w:r>
            <w:r>
              <w:rPr>
                <w:rFonts w:eastAsiaTheme="minorEastAsia"/>
                <w:color w:val="auto"/>
                <w:sz w:val="20"/>
                <w:szCs w:val="20"/>
              </w:rPr>
              <w:t>művelettel kérdezhető le.</w:t>
            </w:r>
          </w:p>
        </w:tc>
      </w:tr>
    </w:tbl>
    <w:p w14:paraId="0FDCFC02" w14:textId="77777777" w:rsidR="00487CD9" w:rsidRDefault="00487CD9" w:rsidP="00487CD9"/>
    <w:p w14:paraId="2BBC938C" w14:textId="77777777" w:rsidR="00487CD9" w:rsidRDefault="00487CD9" w:rsidP="00487CD9">
      <w:pPr>
        <w:rPr>
          <w:b/>
          <w:bCs/>
          <w:u w:val="single"/>
        </w:rPr>
      </w:pPr>
      <w:r w:rsidRPr="00D4717D">
        <w:rPr>
          <w:b/>
          <w:bCs/>
          <w:u w:val="single"/>
        </w:rPr>
        <w:t>Bemenő paraméterek:</w:t>
      </w:r>
    </w:p>
    <w:p w14:paraId="7C752BE3" w14:textId="2175478C" w:rsidR="00487CD9" w:rsidRDefault="00487CD9" w:rsidP="00487CD9">
      <w:r>
        <w:t xml:space="preserve">A </w:t>
      </w:r>
      <w:r w:rsidRPr="000244A0">
        <w:t>6.1.1 fejezet</w:t>
      </w:r>
      <w:r>
        <w:t>ben szereplő általános adózói adat lekérdezésen felül a következő paraméterek</w:t>
      </w:r>
      <w:r w:rsidR="00235878">
        <w:t xml:space="preserve">. A </w:t>
      </w:r>
      <w:r w:rsidR="00B9248C">
        <w:t>adoalanyAzonosito</w:t>
      </w:r>
      <w:r w:rsidR="00235878">
        <w:t xml:space="preserve"> helyett </w:t>
      </w:r>
      <w:r w:rsidR="00235878" w:rsidRPr="00235878">
        <w:t>requestId</w:t>
      </w:r>
      <w:r w:rsidR="00235878">
        <w:t>-t kell megadni.</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2263"/>
        <w:gridCol w:w="851"/>
        <w:gridCol w:w="850"/>
        <w:gridCol w:w="1134"/>
        <w:gridCol w:w="3967"/>
      </w:tblGrid>
      <w:tr w:rsidR="00487CD9" w14:paraId="504CC381" w14:textId="77777777" w:rsidTr="00981924">
        <w:tc>
          <w:tcPr>
            <w:tcW w:w="2263" w:type="dxa"/>
            <w:shd w:val="clear" w:color="auto" w:fill="D9D9D9" w:themeFill="background1" w:themeFillShade="D9"/>
          </w:tcPr>
          <w:p w14:paraId="36218EFD" w14:textId="77777777" w:rsidR="00487CD9" w:rsidRPr="00B30389" w:rsidRDefault="00487CD9" w:rsidP="00981924">
            <w:pPr>
              <w:jc w:val="center"/>
              <w:rPr>
                <w:b/>
                <w:bCs/>
              </w:rPr>
            </w:pPr>
            <w:r w:rsidRPr="00B30389">
              <w:rPr>
                <w:b/>
                <w:bCs/>
              </w:rPr>
              <w:t>név</w:t>
            </w:r>
          </w:p>
        </w:tc>
        <w:tc>
          <w:tcPr>
            <w:tcW w:w="851" w:type="dxa"/>
            <w:shd w:val="clear" w:color="auto" w:fill="D9D9D9" w:themeFill="background1" w:themeFillShade="D9"/>
          </w:tcPr>
          <w:p w14:paraId="40774C90" w14:textId="77777777" w:rsidR="00487CD9" w:rsidRPr="00B30389" w:rsidRDefault="00487CD9" w:rsidP="00981924">
            <w:pPr>
              <w:jc w:val="center"/>
              <w:rPr>
                <w:b/>
                <w:bCs/>
              </w:rPr>
            </w:pPr>
            <w:r w:rsidRPr="00B30389">
              <w:rPr>
                <w:b/>
                <w:bCs/>
              </w:rPr>
              <w:t>típus</w:t>
            </w:r>
          </w:p>
        </w:tc>
        <w:tc>
          <w:tcPr>
            <w:tcW w:w="850" w:type="dxa"/>
            <w:shd w:val="clear" w:color="auto" w:fill="D9D9D9" w:themeFill="background1" w:themeFillShade="D9"/>
          </w:tcPr>
          <w:p w14:paraId="3BC1032F" w14:textId="77777777" w:rsidR="00487CD9" w:rsidRPr="00B30389" w:rsidRDefault="00487CD9" w:rsidP="00981924">
            <w:pPr>
              <w:jc w:val="center"/>
              <w:rPr>
                <w:b/>
                <w:bCs/>
              </w:rPr>
            </w:pPr>
            <w:r w:rsidRPr="00B30389">
              <w:rPr>
                <w:b/>
                <w:bCs/>
              </w:rPr>
              <w:t>hely</w:t>
            </w:r>
          </w:p>
        </w:tc>
        <w:tc>
          <w:tcPr>
            <w:tcW w:w="1134" w:type="dxa"/>
            <w:shd w:val="clear" w:color="auto" w:fill="D9D9D9" w:themeFill="background1" w:themeFillShade="D9"/>
          </w:tcPr>
          <w:p w14:paraId="76A3F7DD" w14:textId="77777777" w:rsidR="00487CD9" w:rsidRPr="00B30389" w:rsidRDefault="00487CD9" w:rsidP="00981924">
            <w:pPr>
              <w:jc w:val="center"/>
              <w:rPr>
                <w:b/>
                <w:bCs/>
              </w:rPr>
            </w:pPr>
            <w:r>
              <w:rPr>
                <w:b/>
                <w:bCs/>
              </w:rPr>
              <w:t>kötelező</w:t>
            </w:r>
          </w:p>
        </w:tc>
        <w:tc>
          <w:tcPr>
            <w:tcW w:w="3967" w:type="dxa"/>
            <w:shd w:val="clear" w:color="auto" w:fill="D9D9D9" w:themeFill="background1" w:themeFillShade="D9"/>
          </w:tcPr>
          <w:p w14:paraId="0B68D8AB" w14:textId="77777777" w:rsidR="00487CD9" w:rsidRPr="00B30389" w:rsidRDefault="00487CD9" w:rsidP="00981924">
            <w:pPr>
              <w:jc w:val="center"/>
              <w:rPr>
                <w:b/>
                <w:bCs/>
              </w:rPr>
            </w:pPr>
            <w:r w:rsidRPr="00B30389">
              <w:rPr>
                <w:b/>
                <w:bCs/>
              </w:rPr>
              <w:t>leírás</w:t>
            </w:r>
          </w:p>
        </w:tc>
      </w:tr>
      <w:tr w:rsidR="00487CD9" w14:paraId="2E7E0961" w14:textId="77777777" w:rsidTr="00981924">
        <w:tc>
          <w:tcPr>
            <w:tcW w:w="2263" w:type="dxa"/>
            <w:shd w:val="clear" w:color="auto" w:fill="D9D9D9" w:themeFill="background1" w:themeFillShade="D9"/>
          </w:tcPr>
          <w:p w14:paraId="2BF50C39" w14:textId="4191786E" w:rsidR="00487CD9" w:rsidRDefault="00235878" w:rsidP="00981924">
            <w:r w:rsidRPr="00235878">
              <w:t>requestId</w:t>
            </w:r>
          </w:p>
        </w:tc>
        <w:tc>
          <w:tcPr>
            <w:tcW w:w="851" w:type="dxa"/>
            <w:shd w:val="clear" w:color="auto" w:fill="D9D9D9" w:themeFill="background1" w:themeFillShade="D9"/>
          </w:tcPr>
          <w:p w14:paraId="72E2B0CF" w14:textId="56F3916B" w:rsidR="00487CD9" w:rsidRDefault="00235878" w:rsidP="00981924">
            <w:pPr>
              <w:jc w:val="center"/>
            </w:pPr>
            <w:r>
              <w:t>string</w:t>
            </w:r>
          </w:p>
        </w:tc>
        <w:tc>
          <w:tcPr>
            <w:tcW w:w="850" w:type="dxa"/>
            <w:shd w:val="clear" w:color="auto" w:fill="D9D9D9" w:themeFill="background1" w:themeFillShade="D9"/>
          </w:tcPr>
          <w:p w14:paraId="7DA5E7B0" w14:textId="65472A4B" w:rsidR="00487CD9" w:rsidRDefault="00235878" w:rsidP="00981924">
            <w:pPr>
              <w:jc w:val="center"/>
            </w:pPr>
            <w:r>
              <w:t>path</w:t>
            </w:r>
          </w:p>
        </w:tc>
        <w:tc>
          <w:tcPr>
            <w:tcW w:w="1134" w:type="dxa"/>
            <w:shd w:val="clear" w:color="auto" w:fill="D9D9D9" w:themeFill="background1" w:themeFillShade="D9"/>
          </w:tcPr>
          <w:p w14:paraId="60B639C1" w14:textId="1BD86451" w:rsidR="00487CD9" w:rsidRDefault="00235878" w:rsidP="00981924">
            <w:pPr>
              <w:jc w:val="center"/>
            </w:pPr>
            <w:r>
              <w:t>igen</w:t>
            </w:r>
          </w:p>
        </w:tc>
        <w:tc>
          <w:tcPr>
            <w:tcW w:w="3967" w:type="dxa"/>
            <w:shd w:val="clear" w:color="auto" w:fill="D9D9D9" w:themeFill="background1" w:themeFillShade="D9"/>
          </w:tcPr>
          <w:p w14:paraId="49D293D4" w14:textId="04E558E9" w:rsidR="00487CD9" w:rsidRDefault="00235878" w:rsidP="00981924">
            <w:r>
              <w:t>A lekérdezés egyedi azonosítója</w:t>
            </w:r>
          </w:p>
        </w:tc>
      </w:tr>
      <w:tr w:rsidR="002D548F" w14:paraId="31B5B710" w14:textId="77777777" w:rsidTr="00981924">
        <w:tc>
          <w:tcPr>
            <w:tcW w:w="2263" w:type="dxa"/>
            <w:shd w:val="clear" w:color="auto" w:fill="D9D9D9" w:themeFill="background1" w:themeFillShade="D9"/>
          </w:tcPr>
          <w:p w14:paraId="5406C1F7" w14:textId="187D0C25" w:rsidR="002D548F" w:rsidRPr="00235878" w:rsidRDefault="002D548F" w:rsidP="00981924">
            <w:r>
              <w:t>pageNumber</w:t>
            </w:r>
          </w:p>
        </w:tc>
        <w:tc>
          <w:tcPr>
            <w:tcW w:w="851" w:type="dxa"/>
            <w:shd w:val="clear" w:color="auto" w:fill="D9D9D9" w:themeFill="background1" w:themeFillShade="D9"/>
          </w:tcPr>
          <w:p w14:paraId="224C09A2" w14:textId="27645711" w:rsidR="002D548F" w:rsidRDefault="002D548F" w:rsidP="00981924">
            <w:pPr>
              <w:jc w:val="center"/>
            </w:pPr>
            <w:r>
              <w:t>int</w:t>
            </w:r>
          </w:p>
        </w:tc>
        <w:tc>
          <w:tcPr>
            <w:tcW w:w="850" w:type="dxa"/>
            <w:shd w:val="clear" w:color="auto" w:fill="D9D9D9" w:themeFill="background1" w:themeFillShade="D9"/>
          </w:tcPr>
          <w:p w14:paraId="5A1A4AB7" w14:textId="71957750" w:rsidR="002D548F" w:rsidRDefault="002D548F" w:rsidP="00981924">
            <w:pPr>
              <w:jc w:val="center"/>
            </w:pPr>
            <w:r>
              <w:t>path</w:t>
            </w:r>
          </w:p>
        </w:tc>
        <w:tc>
          <w:tcPr>
            <w:tcW w:w="1134" w:type="dxa"/>
            <w:shd w:val="clear" w:color="auto" w:fill="D9D9D9" w:themeFill="background1" w:themeFillShade="D9"/>
          </w:tcPr>
          <w:p w14:paraId="3DB13788" w14:textId="44FA1C76" w:rsidR="002D548F" w:rsidRDefault="002D548F" w:rsidP="00981924">
            <w:pPr>
              <w:jc w:val="center"/>
            </w:pPr>
            <w:r>
              <w:t>igen</w:t>
            </w:r>
          </w:p>
        </w:tc>
        <w:tc>
          <w:tcPr>
            <w:tcW w:w="3967" w:type="dxa"/>
            <w:shd w:val="clear" w:color="auto" w:fill="D9D9D9" w:themeFill="background1" w:themeFillShade="D9"/>
          </w:tcPr>
          <w:p w14:paraId="52AC2935" w14:textId="61D7B52D" w:rsidR="002D548F" w:rsidRDefault="002D548F" w:rsidP="00981924">
            <w:r>
              <w:t>A kért oldalszám. A lap méret alapértelmezetten 1000 elemszámú.</w:t>
            </w:r>
          </w:p>
        </w:tc>
      </w:tr>
    </w:tbl>
    <w:p w14:paraId="79F6FD31" w14:textId="77777777" w:rsidR="00487CD9" w:rsidRDefault="00487CD9" w:rsidP="00487CD9"/>
    <w:p w14:paraId="135C49EC" w14:textId="77777777" w:rsidR="00487CD9" w:rsidRPr="007D1C33" w:rsidRDefault="00487CD9" w:rsidP="00487CD9">
      <w:pPr>
        <w:rPr>
          <w:b/>
          <w:bCs/>
          <w:u w:val="single"/>
        </w:rPr>
      </w:pPr>
      <w:r w:rsidRPr="007523CD">
        <w:rPr>
          <w:b/>
          <w:bCs/>
          <w:u w:val="single"/>
        </w:rPr>
        <w:t>Válasz:</w:t>
      </w:r>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1555"/>
        <w:gridCol w:w="2126"/>
        <w:gridCol w:w="1134"/>
        <w:gridCol w:w="4252"/>
      </w:tblGrid>
      <w:tr w:rsidR="00487CD9" w14:paraId="2DFC8768" w14:textId="77777777" w:rsidTr="00981924">
        <w:tc>
          <w:tcPr>
            <w:tcW w:w="1555" w:type="dxa"/>
            <w:shd w:val="clear" w:color="auto" w:fill="D9D9D9" w:themeFill="background1" w:themeFillShade="D9"/>
          </w:tcPr>
          <w:p w14:paraId="568CA5CB" w14:textId="77777777" w:rsidR="00487CD9" w:rsidRPr="00B30389" w:rsidRDefault="00487CD9" w:rsidP="00981924">
            <w:pPr>
              <w:jc w:val="center"/>
              <w:rPr>
                <w:b/>
                <w:bCs/>
              </w:rPr>
            </w:pPr>
            <w:r w:rsidRPr="00B30389">
              <w:rPr>
                <w:b/>
                <w:bCs/>
              </w:rPr>
              <w:t>név</w:t>
            </w:r>
          </w:p>
        </w:tc>
        <w:tc>
          <w:tcPr>
            <w:tcW w:w="2126" w:type="dxa"/>
            <w:shd w:val="clear" w:color="auto" w:fill="D9D9D9" w:themeFill="background1" w:themeFillShade="D9"/>
          </w:tcPr>
          <w:p w14:paraId="6CC14C63" w14:textId="77777777" w:rsidR="00487CD9" w:rsidRPr="00B30389" w:rsidRDefault="00487CD9" w:rsidP="00981924">
            <w:pPr>
              <w:jc w:val="center"/>
              <w:rPr>
                <w:b/>
                <w:bCs/>
              </w:rPr>
            </w:pPr>
            <w:r w:rsidRPr="00B30389">
              <w:rPr>
                <w:b/>
                <w:bCs/>
              </w:rPr>
              <w:t>típus</w:t>
            </w:r>
          </w:p>
        </w:tc>
        <w:tc>
          <w:tcPr>
            <w:tcW w:w="1134" w:type="dxa"/>
            <w:shd w:val="clear" w:color="auto" w:fill="D9D9D9" w:themeFill="background1" w:themeFillShade="D9"/>
          </w:tcPr>
          <w:p w14:paraId="4E9C6488" w14:textId="77777777" w:rsidR="00487CD9" w:rsidRPr="00B30389" w:rsidRDefault="00487CD9" w:rsidP="00981924">
            <w:pPr>
              <w:jc w:val="center"/>
              <w:rPr>
                <w:b/>
                <w:bCs/>
              </w:rPr>
            </w:pPr>
            <w:r>
              <w:rPr>
                <w:b/>
                <w:bCs/>
              </w:rPr>
              <w:t>kötelező</w:t>
            </w:r>
          </w:p>
        </w:tc>
        <w:tc>
          <w:tcPr>
            <w:tcW w:w="4252" w:type="dxa"/>
            <w:shd w:val="clear" w:color="auto" w:fill="D9D9D9" w:themeFill="background1" w:themeFillShade="D9"/>
          </w:tcPr>
          <w:p w14:paraId="60C984E7" w14:textId="77777777" w:rsidR="00487CD9" w:rsidRPr="00B30389" w:rsidRDefault="00487CD9" w:rsidP="00981924">
            <w:pPr>
              <w:jc w:val="center"/>
              <w:rPr>
                <w:b/>
                <w:bCs/>
              </w:rPr>
            </w:pPr>
            <w:r w:rsidRPr="00B30389">
              <w:rPr>
                <w:b/>
                <w:bCs/>
              </w:rPr>
              <w:t>leírás</w:t>
            </w:r>
          </w:p>
        </w:tc>
      </w:tr>
      <w:tr w:rsidR="006D6C01" w14:paraId="2CCA7326" w14:textId="77777777" w:rsidTr="00981924">
        <w:tc>
          <w:tcPr>
            <w:tcW w:w="1555" w:type="dxa"/>
            <w:shd w:val="clear" w:color="auto" w:fill="D9D9D9" w:themeFill="background1" w:themeFillShade="D9"/>
          </w:tcPr>
          <w:p w14:paraId="4BE3736D" w14:textId="5C859B57" w:rsidR="006D6C01" w:rsidRDefault="006D6C01" w:rsidP="006D6C01">
            <w:r w:rsidRPr="00336480">
              <w:t>foglalkoztatottak</w:t>
            </w:r>
          </w:p>
        </w:tc>
        <w:tc>
          <w:tcPr>
            <w:tcW w:w="2126" w:type="dxa"/>
            <w:shd w:val="clear" w:color="auto" w:fill="D9D9D9" w:themeFill="background1" w:themeFillShade="D9"/>
          </w:tcPr>
          <w:p w14:paraId="1A308136" w14:textId="3833F519" w:rsidR="006D6C01" w:rsidRPr="006C16E2" w:rsidRDefault="006D6C01" w:rsidP="006D6C01">
            <w:pPr>
              <w:jc w:val="center"/>
            </w:pPr>
            <w:r w:rsidRPr="00336480">
              <w:t>BiztositottiJogviszonyFoglalkoztatoAdatai</w:t>
            </w:r>
          </w:p>
        </w:tc>
        <w:tc>
          <w:tcPr>
            <w:tcW w:w="1134" w:type="dxa"/>
            <w:shd w:val="clear" w:color="auto" w:fill="D9D9D9" w:themeFill="background1" w:themeFillShade="D9"/>
          </w:tcPr>
          <w:p w14:paraId="51D9C550" w14:textId="77777777" w:rsidR="006D6C01" w:rsidRDefault="006D6C01" w:rsidP="006D6C01">
            <w:pPr>
              <w:jc w:val="center"/>
            </w:pPr>
            <w:r>
              <w:t>nem</w:t>
            </w:r>
          </w:p>
        </w:tc>
        <w:tc>
          <w:tcPr>
            <w:tcW w:w="4252" w:type="dxa"/>
            <w:shd w:val="clear" w:color="auto" w:fill="D9D9D9" w:themeFill="background1" w:themeFillShade="D9"/>
          </w:tcPr>
          <w:p w14:paraId="6ADCEE24" w14:textId="77777777" w:rsidR="00E75289" w:rsidRDefault="00E75289" w:rsidP="00E75289">
            <w:pPr>
              <w:jc w:val="both"/>
            </w:pPr>
            <w:r w:rsidRPr="00813D1C">
              <w:t xml:space="preserve">A foglalkoztató foglalkoztatottjainak biztosítotti </w:t>
            </w:r>
            <w:r>
              <w:t>j</w:t>
            </w:r>
            <w:r w:rsidRPr="00813D1C">
              <w:t>ogviszony adatai</w:t>
            </w:r>
            <w:r>
              <w:t>.</w:t>
            </w:r>
          </w:p>
          <w:p w14:paraId="2C009114" w14:textId="38A8D01E" w:rsidR="006D6C01" w:rsidRDefault="00E75289" w:rsidP="00E75289">
            <w:pPr>
              <w:jc w:val="both"/>
            </w:pPr>
            <w:r>
              <w:t xml:space="preserve">Ha nincs kitöltve, és FOLYAMATBAN a válaszkód, akkor a </w:t>
            </w:r>
            <w:r w:rsidRPr="00324221">
              <w:t xml:space="preserve"> getBiztositottiJogviszonyFoglalkoztatoAdat</w:t>
            </w:r>
            <w:r>
              <w:t>S</w:t>
            </w:r>
            <w:r w:rsidRPr="00E82872">
              <w:rPr>
                <w:rFonts w:eastAsiaTheme="minorEastAsia"/>
                <w:color w:val="auto"/>
                <w:sz w:val="20"/>
                <w:szCs w:val="20"/>
              </w:rPr>
              <w:t>tatus</w:t>
            </w:r>
            <w:r>
              <w:rPr>
                <w:rFonts w:eastAsiaTheme="minorEastAsia"/>
                <w:color w:val="auto"/>
                <w:sz w:val="20"/>
                <w:szCs w:val="20"/>
              </w:rPr>
              <w:t>z később kell lekérdezni az eredményt.</w:t>
            </w:r>
          </w:p>
        </w:tc>
      </w:tr>
      <w:tr w:rsidR="00D92252" w14:paraId="057EEE0C" w14:textId="77777777" w:rsidTr="00981924">
        <w:tc>
          <w:tcPr>
            <w:tcW w:w="1555" w:type="dxa"/>
            <w:shd w:val="clear" w:color="auto" w:fill="D9D9D9" w:themeFill="background1" w:themeFillShade="D9"/>
          </w:tcPr>
          <w:p w14:paraId="239C7EC8" w14:textId="0C92B402" w:rsidR="00D92252" w:rsidRDefault="00D92252" w:rsidP="00D92252">
            <w:r w:rsidRPr="005E3BAE">
              <w:lastRenderedPageBreak/>
              <w:t>request</w:t>
            </w:r>
            <w:r>
              <w:t>Data</w:t>
            </w:r>
          </w:p>
        </w:tc>
        <w:tc>
          <w:tcPr>
            <w:tcW w:w="2126" w:type="dxa"/>
            <w:shd w:val="clear" w:color="auto" w:fill="D9D9D9" w:themeFill="background1" w:themeFillShade="D9"/>
          </w:tcPr>
          <w:p w14:paraId="45B88CA8" w14:textId="73105583" w:rsidR="00D92252" w:rsidRDefault="00D92252" w:rsidP="00D92252">
            <w:pPr>
              <w:jc w:val="center"/>
            </w:pPr>
            <w:r>
              <w:t>RequestData</w:t>
            </w:r>
          </w:p>
        </w:tc>
        <w:tc>
          <w:tcPr>
            <w:tcW w:w="1134" w:type="dxa"/>
            <w:shd w:val="clear" w:color="auto" w:fill="D9D9D9" w:themeFill="background1" w:themeFillShade="D9"/>
          </w:tcPr>
          <w:p w14:paraId="53F8E63E" w14:textId="54AD89E9" w:rsidR="00D92252" w:rsidRDefault="00D92252" w:rsidP="00D92252">
            <w:pPr>
              <w:jc w:val="center"/>
            </w:pPr>
            <w:r>
              <w:t>igen</w:t>
            </w:r>
          </w:p>
        </w:tc>
        <w:tc>
          <w:tcPr>
            <w:tcW w:w="4252" w:type="dxa"/>
            <w:shd w:val="clear" w:color="auto" w:fill="D9D9D9" w:themeFill="background1" w:themeFillShade="D9"/>
          </w:tcPr>
          <w:p w14:paraId="0EA5B0DE" w14:textId="1B3F875D" w:rsidR="00D92252" w:rsidRDefault="00D92252" w:rsidP="00D92252">
            <w:r w:rsidRPr="005E3BAE">
              <w:t xml:space="preserve">A lekérdezés </w:t>
            </w:r>
            <w:r w:rsidR="00977C45">
              <w:t>adatai</w:t>
            </w:r>
            <w:r w:rsidRPr="005E3BAE">
              <w:t>.</w:t>
            </w:r>
          </w:p>
        </w:tc>
      </w:tr>
      <w:tr w:rsidR="00D92252" w14:paraId="3FB6538A" w14:textId="77777777" w:rsidTr="00981924">
        <w:tc>
          <w:tcPr>
            <w:tcW w:w="1555" w:type="dxa"/>
            <w:shd w:val="clear" w:color="auto" w:fill="D9D9D9" w:themeFill="background1" w:themeFillShade="D9"/>
          </w:tcPr>
          <w:p w14:paraId="251AE99F" w14:textId="77777777" w:rsidR="00D92252" w:rsidRPr="000D6741" w:rsidRDefault="00D92252" w:rsidP="00D92252">
            <w:r>
              <w:t>resultCode</w:t>
            </w:r>
          </w:p>
        </w:tc>
        <w:tc>
          <w:tcPr>
            <w:tcW w:w="2126" w:type="dxa"/>
            <w:shd w:val="clear" w:color="auto" w:fill="D9D9D9" w:themeFill="background1" w:themeFillShade="D9"/>
          </w:tcPr>
          <w:p w14:paraId="148150BB" w14:textId="11482D62" w:rsidR="00D92252" w:rsidRDefault="00D92252" w:rsidP="00D92252">
            <w:pPr>
              <w:jc w:val="center"/>
            </w:pPr>
            <w:r>
              <w:t>G</w:t>
            </w:r>
            <w:r w:rsidRPr="0098156A">
              <w:t>et</w:t>
            </w:r>
            <w:r w:rsidRPr="00324221">
              <w:t>BiztositottiJogviszonyFoglalkoztatoAdat</w:t>
            </w:r>
            <w:r>
              <w:t>StatuszResult</w:t>
            </w:r>
          </w:p>
        </w:tc>
        <w:tc>
          <w:tcPr>
            <w:tcW w:w="1134" w:type="dxa"/>
            <w:shd w:val="clear" w:color="auto" w:fill="D9D9D9" w:themeFill="background1" w:themeFillShade="D9"/>
          </w:tcPr>
          <w:p w14:paraId="4002D2DA" w14:textId="77777777" w:rsidR="00D92252" w:rsidRDefault="00D92252" w:rsidP="00D92252">
            <w:pPr>
              <w:jc w:val="center"/>
            </w:pPr>
            <w:r>
              <w:t>igen</w:t>
            </w:r>
          </w:p>
        </w:tc>
        <w:tc>
          <w:tcPr>
            <w:tcW w:w="4252" w:type="dxa"/>
            <w:shd w:val="clear" w:color="auto" w:fill="D9D9D9" w:themeFill="background1" w:themeFillShade="D9"/>
          </w:tcPr>
          <w:p w14:paraId="475FC285" w14:textId="77777777" w:rsidR="00D92252" w:rsidRDefault="00D92252" w:rsidP="00D92252">
            <w:r>
              <w:t>Válaszkód</w:t>
            </w:r>
          </w:p>
        </w:tc>
      </w:tr>
      <w:tr w:rsidR="00D92252" w14:paraId="6D893654" w14:textId="77777777" w:rsidTr="00981924">
        <w:tc>
          <w:tcPr>
            <w:tcW w:w="1555" w:type="dxa"/>
            <w:shd w:val="clear" w:color="auto" w:fill="D9D9D9" w:themeFill="background1" w:themeFillShade="D9"/>
          </w:tcPr>
          <w:p w14:paraId="50AFAC33" w14:textId="77777777" w:rsidR="00D92252" w:rsidRDefault="00D92252" w:rsidP="00D92252">
            <w:r>
              <w:t>resultMessage</w:t>
            </w:r>
          </w:p>
        </w:tc>
        <w:tc>
          <w:tcPr>
            <w:tcW w:w="2126" w:type="dxa"/>
            <w:shd w:val="clear" w:color="auto" w:fill="D9D9D9" w:themeFill="background1" w:themeFillShade="D9"/>
          </w:tcPr>
          <w:p w14:paraId="7E6DFCE9" w14:textId="77777777" w:rsidR="00D92252" w:rsidRDefault="00D92252" w:rsidP="00D92252">
            <w:pPr>
              <w:jc w:val="center"/>
            </w:pPr>
            <w:r>
              <w:t>string</w:t>
            </w:r>
          </w:p>
        </w:tc>
        <w:tc>
          <w:tcPr>
            <w:tcW w:w="1134" w:type="dxa"/>
            <w:shd w:val="clear" w:color="auto" w:fill="D9D9D9" w:themeFill="background1" w:themeFillShade="D9"/>
          </w:tcPr>
          <w:p w14:paraId="5C8C756C" w14:textId="77777777" w:rsidR="00D92252" w:rsidRDefault="00D92252" w:rsidP="00D92252">
            <w:pPr>
              <w:jc w:val="center"/>
            </w:pPr>
            <w:r>
              <w:t>nem</w:t>
            </w:r>
          </w:p>
        </w:tc>
        <w:tc>
          <w:tcPr>
            <w:tcW w:w="4252" w:type="dxa"/>
            <w:shd w:val="clear" w:color="auto" w:fill="D9D9D9" w:themeFill="background1" w:themeFillShade="D9"/>
          </w:tcPr>
          <w:p w14:paraId="138196F7" w14:textId="77777777" w:rsidR="00D92252" w:rsidRDefault="00D92252" w:rsidP="00D92252">
            <w:r>
              <w:t>Válaszüzenet</w:t>
            </w:r>
          </w:p>
        </w:tc>
      </w:tr>
    </w:tbl>
    <w:p w14:paraId="43F621FC" w14:textId="75F118E8" w:rsidR="00487CD9" w:rsidRDefault="00487CD9" w:rsidP="00487CD9">
      <w:r>
        <w:t>A G</w:t>
      </w:r>
      <w:r w:rsidRPr="0098156A">
        <w:t>et</w:t>
      </w:r>
      <w:r w:rsidR="00DE2791" w:rsidRPr="00324221">
        <w:t>BiztositottiJogviszonyFoglalkoztatoAdat</w:t>
      </w:r>
      <w:r w:rsidR="00DE2791">
        <w:t>Statusz</w:t>
      </w:r>
      <w:r>
        <w:t>Response</w:t>
      </w:r>
      <w:r w:rsidRPr="00B30389">
        <w:t>Ty</w:t>
      </w:r>
      <w:r>
        <w:t>pe attribútumai a következők:</w:t>
      </w:r>
    </w:p>
    <w:p w14:paraId="5482A8EC" w14:textId="77777777" w:rsidR="00487CD9" w:rsidRDefault="00487CD9" w:rsidP="00487CD9">
      <w:pPr>
        <w:rPr>
          <w:rFonts w:ascii="Times New Roman" w:eastAsia="Times New Roman" w:hAnsi="Times New Roman" w:cs="Times New Roman"/>
          <w:b/>
          <w:sz w:val="30"/>
        </w:rPr>
      </w:pPr>
    </w:p>
    <w:p w14:paraId="565B28D3" w14:textId="43EF3A9C" w:rsidR="001A18A8" w:rsidRDefault="001A18A8" w:rsidP="00E21DB9">
      <w:pPr>
        <w:jc w:val="both"/>
        <w:rPr>
          <w:rFonts w:ascii="Times New Roman" w:eastAsia="Times New Roman" w:hAnsi="Times New Roman" w:cs="Times New Roman"/>
          <w:b/>
          <w:sz w:val="30"/>
        </w:rPr>
      </w:pPr>
      <w:r>
        <w:t xml:space="preserve">A </w:t>
      </w:r>
      <w:r w:rsidRPr="00336480">
        <w:t>BiztositottiJogviszonyFoglalkoztatoAdatai</w:t>
      </w:r>
      <w:r>
        <w:t xml:space="preserve"> </w:t>
      </w:r>
      <w:r w:rsidR="00ED5261">
        <w:t xml:space="preserve">és a RequestData </w:t>
      </w:r>
      <w:r>
        <w:t>megegyezik a G</w:t>
      </w:r>
      <w:r w:rsidRPr="0098156A">
        <w:t>et</w:t>
      </w:r>
      <w:r w:rsidRPr="00324221">
        <w:t>BiztositottiJogviszonyFoglalkoztatoAdat</w:t>
      </w:r>
      <w:r>
        <w:t>Response</w:t>
      </w:r>
      <w:r w:rsidRPr="00B30389">
        <w:t>Ty</w:t>
      </w:r>
      <w:r>
        <w:t>pe-ba ntalálhatóval</w:t>
      </w:r>
    </w:p>
    <w:p w14:paraId="3397408C" w14:textId="77777777" w:rsidR="00487CD9" w:rsidRDefault="00487CD9" w:rsidP="00487CD9">
      <w:pPr>
        <w:rPr>
          <w:b/>
          <w:bCs/>
          <w:u w:val="single"/>
        </w:rPr>
      </w:pPr>
      <w:r w:rsidRPr="00873EAF">
        <w:rPr>
          <w:b/>
          <w:bCs/>
          <w:u w:val="single"/>
        </w:rPr>
        <w:t>Válaszkódok:</w:t>
      </w:r>
      <w:r w:rsidRPr="00432177" w:rsidDel="00E50E06">
        <w:rPr>
          <w:b/>
          <w:bCs/>
          <w:u w:val="single"/>
        </w:rPr>
        <w:t xml:space="preserve"> </w:t>
      </w:r>
    </w:p>
    <w:p w14:paraId="4C941A64" w14:textId="1F4F9459" w:rsidR="00487CD9" w:rsidRPr="00297905" w:rsidRDefault="00487CD9" w:rsidP="00487CD9">
      <w:pPr>
        <w:rPr>
          <w:b/>
          <w:bCs/>
          <w:u w:val="single"/>
        </w:rPr>
      </w:pPr>
      <w:r>
        <w:t>A G</w:t>
      </w:r>
      <w:r w:rsidRPr="0098156A">
        <w:t>et</w:t>
      </w:r>
      <w:r w:rsidR="00DE2791" w:rsidRPr="00324221">
        <w:t>BiztositottiJogviszonyFoglalkoztatoAdat</w:t>
      </w:r>
      <w:r w:rsidR="00DE2791">
        <w:t>Statusz</w:t>
      </w:r>
      <w:r>
        <w:t>Result enum lehetséges értékei:</w:t>
      </w:r>
    </w:p>
    <w:tbl>
      <w:tblPr>
        <w:tblStyle w:val="Rcsostblzat"/>
        <w:tblW w:w="0" w:type="auto"/>
        <w:shd w:val="clear" w:color="auto" w:fill="D9D9D9" w:themeFill="background1" w:themeFillShade="D9"/>
        <w:tblLook w:val="04A0" w:firstRow="1" w:lastRow="0" w:firstColumn="1" w:lastColumn="0" w:noHBand="0" w:noVBand="1"/>
      </w:tblPr>
      <w:tblGrid>
        <w:gridCol w:w="5092"/>
        <w:gridCol w:w="3973"/>
      </w:tblGrid>
      <w:tr w:rsidR="00487CD9" w14:paraId="736E4A81" w14:textId="77777777" w:rsidTr="00235878">
        <w:tc>
          <w:tcPr>
            <w:tcW w:w="5092" w:type="dxa"/>
            <w:shd w:val="clear" w:color="auto" w:fill="D9D9D9" w:themeFill="background1" w:themeFillShade="D9"/>
          </w:tcPr>
          <w:p w14:paraId="68C55EDE" w14:textId="77777777" w:rsidR="00487CD9" w:rsidRPr="0019127B" w:rsidRDefault="00487CD9" w:rsidP="00981924">
            <w:pPr>
              <w:jc w:val="center"/>
              <w:rPr>
                <w:b/>
                <w:bCs/>
              </w:rPr>
            </w:pPr>
            <w:r w:rsidRPr="0019127B">
              <w:rPr>
                <w:b/>
                <w:bCs/>
              </w:rPr>
              <w:t>kód</w:t>
            </w:r>
          </w:p>
        </w:tc>
        <w:tc>
          <w:tcPr>
            <w:tcW w:w="3973" w:type="dxa"/>
            <w:shd w:val="clear" w:color="auto" w:fill="D9D9D9" w:themeFill="background1" w:themeFillShade="D9"/>
          </w:tcPr>
          <w:p w14:paraId="76D5641B" w14:textId="77777777" w:rsidR="00487CD9" w:rsidRPr="0019127B" w:rsidRDefault="00487CD9" w:rsidP="00981924">
            <w:pPr>
              <w:jc w:val="center"/>
              <w:rPr>
                <w:b/>
                <w:bCs/>
              </w:rPr>
            </w:pPr>
            <w:r w:rsidRPr="0019127B">
              <w:rPr>
                <w:b/>
                <w:bCs/>
              </w:rPr>
              <w:t>jelentés</w:t>
            </w:r>
          </w:p>
        </w:tc>
      </w:tr>
      <w:tr w:rsidR="001D25FD" w14:paraId="66456955" w14:textId="77777777" w:rsidTr="00235878">
        <w:tc>
          <w:tcPr>
            <w:tcW w:w="5092" w:type="dxa"/>
            <w:shd w:val="clear" w:color="auto" w:fill="D9D9D9" w:themeFill="background1" w:themeFillShade="D9"/>
          </w:tcPr>
          <w:p w14:paraId="692D29E0" w14:textId="4C0648DF" w:rsidR="001D25FD" w:rsidRPr="0019127B" w:rsidRDefault="001D25FD" w:rsidP="001D25FD">
            <w:r>
              <w:rPr>
                <w:sz w:val="20"/>
                <w:szCs w:val="20"/>
              </w:rPr>
              <w:t>SIKERES</w:t>
            </w:r>
          </w:p>
        </w:tc>
        <w:tc>
          <w:tcPr>
            <w:tcW w:w="3973" w:type="dxa"/>
            <w:shd w:val="clear" w:color="auto" w:fill="D9D9D9" w:themeFill="background1" w:themeFillShade="D9"/>
          </w:tcPr>
          <w:p w14:paraId="04AC6FB0" w14:textId="77777777" w:rsidR="001D25FD" w:rsidRPr="0019127B" w:rsidRDefault="001D25FD" w:rsidP="001D25FD">
            <w:r>
              <w:t>Sikeres művelet</w:t>
            </w:r>
          </w:p>
        </w:tc>
      </w:tr>
      <w:tr w:rsidR="001D25FD" w14:paraId="6F894393" w14:textId="77777777" w:rsidTr="00235878">
        <w:tc>
          <w:tcPr>
            <w:tcW w:w="5092" w:type="dxa"/>
            <w:shd w:val="clear" w:color="auto" w:fill="D9D9D9" w:themeFill="background1" w:themeFillShade="D9"/>
          </w:tcPr>
          <w:p w14:paraId="0FE6DD24" w14:textId="6897716C" w:rsidR="001D25FD" w:rsidRDefault="001D25FD" w:rsidP="001D25FD">
            <w:pPr>
              <w:rPr>
                <w:sz w:val="20"/>
                <w:szCs w:val="20"/>
              </w:rPr>
            </w:pPr>
            <w:r w:rsidRPr="00A61E75">
              <w:t>ERVENYTELEN_ALAIRAS</w:t>
            </w:r>
          </w:p>
        </w:tc>
        <w:tc>
          <w:tcPr>
            <w:tcW w:w="3973" w:type="dxa"/>
            <w:shd w:val="clear" w:color="auto" w:fill="D9D9D9" w:themeFill="background1" w:themeFillShade="D9"/>
          </w:tcPr>
          <w:p w14:paraId="26BE59D7" w14:textId="77777777" w:rsidR="001D25FD" w:rsidRDefault="001D25FD" w:rsidP="001D25FD">
            <w:r>
              <w:t>Érvénytelen aláírás</w:t>
            </w:r>
          </w:p>
        </w:tc>
      </w:tr>
      <w:tr w:rsidR="001D25FD" w14:paraId="79112E6F" w14:textId="77777777" w:rsidTr="00235878">
        <w:tc>
          <w:tcPr>
            <w:tcW w:w="5092" w:type="dxa"/>
            <w:shd w:val="clear" w:color="auto" w:fill="D9D9D9" w:themeFill="background1" w:themeFillShade="D9"/>
          </w:tcPr>
          <w:p w14:paraId="7FF260A0" w14:textId="019139B5" w:rsidR="001D25FD" w:rsidRPr="0019127B" w:rsidRDefault="001D25FD" w:rsidP="001D25FD">
            <w:r w:rsidRPr="00A61E75">
              <w:rPr>
                <w:sz w:val="20"/>
                <w:szCs w:val="20"/>
              </w:rPr>
              <w:t>ERVENYTELEN_ADOALANY_AZONOSITO</w:t>
            </w:r>
          </w:p>
        </w:tc>
        <w:tc>
          <w:tcPr>
            <w:tcW w:w="3973" w:type="dxa"/>
            <w:shd w:val="clear" w:color="auto" w:fill="D9D9D9" w:themeFill="background1" w:themeFillShade="D9"/>
          </w:tcPr>
          <w:p w14:paraId="1071CEA4" w14:textId="77777777" w:rsidR="001D25FD" w:rsidRPr="0019127B" w:rsidRDefault="001D25FD" w:rsidP="001D25FD">
            <w:r>
              <w:t>Érvénytelen adóalany azonosító</w:t>
            </w:r>
          </w:p>
        </w:tc>
      </w:tr>
      <w:tr w:rsidR="001D25FD" w14:paraId="29EE2BA9" w14:textId="77777777" w:rsidTr="00235878">
        <w:tc>
          <w:tcPr>
            <w:tcW w:w="5092" w:type="dxa"/>
            <w:shd w:val="clear" w:color="auto" w:fill="D9D9D9" w:themeFill="background1" w:themeFillShade="D9"/>
          </w:tcPr>
          <w:p w14:paraId="232F55C2" w14:textId="58E0894A" w:rsidR="001D25FD" w:rsidRDefault="001D25FD" w:rsidP="001D25FD">
            <w:pPr>
              <w:rPr>
                <w:sz w:val="20"/>
                <w:szCs w:val="20"/>
              </w:rPr>
            </w:pPr>
            <w:r w:rsidRPr="005F5735">
              <w:rPr>
                <w:sz w:val="20"/>
                <w:szCs w:val="20"/>
              </w:rPr>
              <w:t>ERVENYTELEN_JOGVISZONY_TIPUS</w:t>
            </w:r>
          </w:p>
        </w:tc>
        <w:tc>
          <w:tcPr>
            <w:tcW w:w="3973" w:type="dxa"/>
            <w:shd w:val="clear" w:color="auto" w:fill="D9D9D9" w:themeFill="background1" w:themeFillShade="D9"/>
          </w:tcPr>
          <w:p w14:paraId="69F9A9A6" w14:textId="034087B0" w:rsidR="001D25FD" w:rsidRDefault="001D25FD" w:rsidP="001D25FD">
            <w:r w:rsidRPr="00265600">
              <w:t xml:space="preserve">A </w:t>
            </w:r>
            <w:r>
              <w:t>jogviszonyTipus</w:t>
            </w:r>
            <w:r w:rsidRPr="00265600">
              <w:t xml:space="preserve"> parameter nem </w:t>
            </w:r>
            <w:r>
              <w:t>NYITOTT</w:t>
            </w:r>
            <w:r w:rsidRPr="00265600">
              <w:t xml:space="preserve">, vagy </w:t>
            </w:r>
            <w:r>
              <w:t>MIND</w:t>
            </w:r>
            <w:r w:rsidRPr="00265600">
              <w:t>.</w:t>
            </w:r>
          </w:p>
        </w:tc>
      </w:tr>
      <w:tr w:rsidR="001D25FD" w14:paraId="3E70112F" w14:textId="77777777" w:rsidTr="00235878">
        <w:tc>
          <w:tcPr>
            <w:tcW w:w="5092" w:type="dxa"/>
            <w:shd w:val="clear" w:color="auto" w:fill="D9D9D9" w:themeFill="background1" w:themeFillShade="D9"/>
          </w:tcPr>
          <w:p w14:paraId="310DAA84" w14:textId="4713330C" w:rsidR="001D25FD" w:rsidRPr="0019127B" w:rsidRDefault="001D25FD" w:rsidP="001D25FD">
            <w:r w:rsidRPr="00A61E75">
              <w:t>JOGOSULTSAG_ELLENORZES_PROBLEMA</w:t>
            </w:r>
          </w:p>
        </w:tc>
        <w:tc>
          <w:tcPr>
            <w:tcW w:w="3973" w:type="dxa"/>
            <w:shd w:val="clear" w:color="auto" w:fill="D9D9D9" w:themeFill="background1" w:themeFillShade="D9"/>
          </w:tcPr>
          <w:p w14:paraId="745365AA" w14:textId="77777777" w:rsidR="001D25FD" w:rsidRPr="0019127B" w:rsidRDefault="001D25FD" w:rsidP="001D25FD">
            <w:r w:rsidRPr="008520F8">
              <w:t>A</w:t>
            </w:r>
            <w:r>
              <w:t xml:space="preserve">z EKNYI </w:t>
            </w:r>
            <w:r w:rsidRPr="008520F8">
              <w:t>jogosultságvizsgálat nem érhető el</w:t>
            </w:r>
          </w:p>
        </w:tc>
      </w:tr>
      <w:tr w:rsidR="001D25FD" w14:paraId="206AE6B2" w14:textId="77777777" w:rsidTr="00235878">
        <w:tc>
          <w:tcPr>
            <w:tcW w:w="5092" w:type="dxa"/>
            <w:shd w:val="clear" w:color="auto" w:fill="D9D9D9" w:themeFill="background1" w:themeFillShade="D9"/>
          </w:tcPr>
          <w:p w14:paraId="6C501D9A" w14:textId="25DB7726" w:rsidR="001D25FD" w:rsidRPr="0019127B" w:rsidRDefault="001D25FD" w:rsidP="001D25FD">
            <w:r w:rsidRPr="00A61E75">
              <w:t>NINCS_JOGOSULTSAG</w:t>
            </w:r>
          </w:p>
        </w:tc>
        <w:tc>
          <w:tcPr>
            <w:tcW w:w="3973" w:type="dxa"/>
            <w:shd w:val="clear" w:color="auto" w:fill="D9D9D9" w:themeFill="background1" w:themeFillShade="D9"/>
          </w:tcPr>
          <w:p w14:paraId="588C7B81" w14:textId="77777777" w:rsidR="001D25FD" w:rsidRPr="0019127B" w:rsidRDefault="001D25FD" w:rsidP="001D25FD">
            <w:pPr>
              <w:autoSpaceDE w:val="0"/>
              <w:autoSpaceDN w:val="0"/>
              <w:adjustRightInd w:val="0"/>
              <w:spacing w:after="80"/>
              <w:rPr>
                <w:rFonts w:eastAsiaTheme="minorEastAsia"/>
                <w:color w:val="auto"/>
                <w:sz w:val="20"/>
                <w:szCs w:val="20"/>
              </w:rPr>
            </w:pPr>
            <w:r w:rsidRPr="008520F8">
              <w:t>A lekérdezőnek nincs jogosultsága a lekérd</w:t>
            </w:r>
            <w:r>
              <w:t>e</w:t>
            </w:r>
            <w:r w:rsidRPr="008520F8">
              <w:t>zett adózó adataihoz</w:t>
            </w:r>
          </w:p>
        </w:tc>
      </w:tr>
      <w:tr w:rsidR="001D25FD" w14:paraId="28E756F2" w14:textId="77777777" w:rsidTr="00235878">
        <w:tc>
          <w:tcPr>
            <w:tcW w:w="5092" w:type="dxa"/>
            <w:shd w:val="clear" w:color="auto" w:fill="D9D9D9" w:themeFill="background1" w:themeFillShade="D9"/>
          </w:tcPr>
          <w:p w14:paraId="79547A60" w14:textId="34FB3B50" w:rsidR="001D25FD" w:rsidRPr="008520F8" w:rsidRDefault="001D25FD" w:rsidP="001D25FD">
            <w:r>
              <w:t>FOLYAMATBAN</w:t>
            </w:r>
          </w:p>
        </w:tc>
        <w:tc>
          <w:tcPr>
            <w:tcW w:w="3973" w:type="dxa"/>
            <w:shd w:val="clear" w:color="auto" w:fill="D9D9D9" w:themeFill="background1" w:themeFillShade="D9"/>
          </w:tcPr>
          <w:p w14:paraId="38E79FB9" w14:textId="5AC53394" w:rsidR="001D25FD" w:rsidRPr="008520F8" w:rsidRDefault="001D25FD" w:rsidP="001D25FD">
            <w:pPr>
              <w:autoSpaceDE w:val="0"/>
              <w:autoSpaceDN w:val="0"/>
              <w:adjustRightInd w:val="0"/>
              <w:spacing w:after="80"/>
            </w:pPr>
            <w:r w:rsidRPr="00235878">
              <w:t>Az adatok lekérdezése még folyamatban van</w:t>
            </w:r>
          </w:p>
        </w:tc>
      </w:tr>
      <w:tr w:rsidR="001D25FD" w14:paraId="7AA3015B" w14:textId="77777777" w:rsidTr="00235878">
        <w:tc>
          <w:tcPr>
            <w:tcW w:w="5092" w:type="dxa"/>
            <w:shd w:val="clear" w:color="auto" w:fill="D9D9D9" w:themeFill="background1" w:themeFillShade="D9"/>
          </w:tcPr>
          <w:p w14:paraId="22ABAEEF" w14:textId="39459D8F" w:rsidR="001D25FD" w:rsidRPr="008520F8" w:rsidRDefault="001D25FD" w:rsidP="001D25FD">
            <w:r w:rsidRPr="00DE472A">
              <w:t>TUL_SOK_KERES</w:t>
            </w:r>
          </w:p>
        </w:tc>
        <w:tc>
          <w:tcPr>
            <w:tcW w:w="3973" w:type="dxa"/>
            <w:shd w:val="clear" w:color="auto" w:fill="D9D9D9" w:themeFill="background1" w:themeFillShade="D9"/>
          </w:tcPr>
          <w:p w14:paraId="2F62C16B" w14:textId="28F1DD13" w:rsidR="001D25FD" w:rsidRPr="008520F8" w:rsidRDefault="001D25FD" w:rsidP="001D25FD">
            <w:pPr>
              <w:autoSpaceDE w:val="0"/>
              <w:autoSpaceDN w:val="0"/>
              <w:adjustRightInd w:val="0"/>
              <w:spacing w:after="80"/>
            </w:pPr>
            <w:r>
              <w:t>E</w:t>
            </w:r>
            <w:r w:rsidRPr="00265600">
              <w:t>gy felhasználó egyszerre csak egyet kezdeményezhet. Új lekérdezés nem kezdeményezhe</w:t>
            </w:r>
            <w:r>
              <w:t>t</w:t>
            </w:r>
            <w:r w:rsidRPr="00265600">
              <w:t>ő, amíg az előző nem fejeződött be.</w:t>
            </w:r>
          </w:p>
        </w:tc>
      </w:tr>
      <w:tr w:rsidR="001D25FD" w14:paraId="26B34E9E" w14:textId="77777777" w:rsidTr="00235878">
        <w:tc>
          <w:tcPr>
            <w:tcW w:w="5092" w:type="dxa"/>
            <w:shd w:val="clear" w:color="auto" w:fill="D9D9D9" w:themeFill="background1" w:themeFillShade="D9"/>
          </w:tcPr>
          <w:p w14:paraId="5A77F7F1" w14:textId="0D04E3B2" w:rsidR="001D25FD" w:rsidRPr="008520F8" w:rsidRDefault="001D25FD" w:rsidP="001D25FD">
            <w:r w:rsidRPr="00DE472A">
              <w:t>FOGLALKOZTATO_NEM_TALALHATO</w:t>
            </w:r>
          </w:p>
        </w:tc>
        <w:tc>
          <w:tcPr>
            <w:tcW w:w="3973" w:type="dxa"/>
            <w:shd w:val="clear" w:color="auto" w:fill="D9D9D9" w:themeFill="background1" w:themeFillShade="D9"/>
          </w:tcPr>
          <w:p w14:paraId="476FCA5E" w14:textId="77777777" w:rsidR="001D25FD" w:rsidRPr="008520F8" w:rsidRDefault="001D25FD" w:rsidP="001D25FD">
            <w:pPr>
              <w:autoSpaceDE w:val="0"/>
              <w:autoSpaceDN w:val="0"/>
              <w:adjustRightInd w:val="0"/>
              <w:spacing w:after="80"/>
            </w:pPr>
            <w:r w:rsidRPr="00BB6A50">
              <w:t>A foglalkoztató nem található</w:t>
            </w:r>
          </w:p>
        </w:tc>
      </w:tr>
      <w:tr w:rsidR="001D25FD" w14:paraId="0AD8646C" w14:textId="77777777" w:rsidTr="00235878">
        <w:tc>
          <w:tcPr>
            <w:tcW w:w="5092" w:type="dxa"/>
            <w:shd w:val="clear" w:color="auto" w:fill="D9D9D9" w:themeFill="background1" w:themeFillShade="D9"/>
          </w:tcPr>
          <w:p w14:paraId="47DBCE67" w14:textId="032CC4D2" w:rsidR="001D25FD" w:rsidRPr="008520F8" w:rsidRDefault="001D25FD" w:rsidP="001D25FD">
            <w:r w:rsidRPr="00DE472A">
              <w:t>NINCS_BEJELENTETT_JOGVISZONY</w:t>
            </w:r>
          </w:p>
        </w:tc>
        <w:tc>
          <w:tcPr>
            <w:tcW w:w="3973" w:type="dxa"/>
            <w:shd w:val="clear" w:color="auto" w:fill="D9D9D9" w:themeFill="background1" w:themeFillShade="D9"/>
          </w:tcPr>
          <w:p w14:paraId="568A1870" w14:textId="77777777" w:rsidR="001D25FD" w:rsidRPr="008520F8" w:rsidRDefault="001D25FD" w:rsidP="001D25FD">
            <w:pPr>
              <w:autoSpaceDE w:val="0"/>
              <w:autoSpaceDN w:val="0"/>
              <w:adjustRightInd w:val="0"/>
              <w:spacing w:after="80"/>
            </w:pPr>
            <w:r w:rsidRPr="00BB6A50">
              <w:t>A foglalkoztató az adott időszakra nem jelentett be jogviszonyt</w:t>
            </w:r>
          </w:p>
        </w:tc>
      </w:tr>
      <w:tr w:rsidR="001D25FD" w14:paraId="37BED301" w14:textId="77777777" w:rsidTr="00235878">
        <w:tc>
          <w:tcPr>
            <w:tcW w:w="5092" w:type="dxa"/>
            <w:shd w:val="clear" w:color="auto" w:fill="D9D9D9" w:themeFill="background1" w:themeFillShade="D9"/>
          </w:tcPr>
          <w:p w14:paraId="2A912DA5" w14:textId="50DBE395" w:rsidR="001D25FD" w:rsidRPr="008520F8" w:rsidRDefault="001D25FD" w:rsidP="001D25FD">
            <w:r w:rsidRPr="00DE472A">
              <w:t>NINCS_BENYUJTOTT_ADATLAP</w:t>
            </w:r>
          </w:p>
        </w:tc>
        <w:tc>
          <w:tcPr>
            <w:tcW w:w="3973" w:type="dxa"/>
            <w:shd w:val="clear" w:color="auto" w:fill="D9D9D9" w:themeFill="background1" w:themeFillShade="D9"/>
          </w:tcPr>
          <w:p w14:paraId="1E90E571" w14:textId="77777777" w:rsidR="001D25FD" w:rsidRPr="008520F8" w:rsidRDefault="001D25FD" w:rsidP="001D25FD">
            <w:pPr>
              <w:autoSpaceDE w:val="0"/>
              <w:autoSpaceDN w:val="0"/>
              <w:adjustRightInd w:val="0"/>
              <w:spacing w:after="80"/>
            </w:pPr>
            <w:r>
              <w:t xml:space="preserve">A </w:t>
            </w:r>
            <w:r w:rsidRPr="00BB6A50">
              <w:t>foglalkoztató nem nyújtott be egészségügyi szolgáltatási járulékfizetési kötelezettséggel kapcsolatos adatlapot</w:t>
            </w:r>
          </w:p>
        </w:tc>
      </w:tr>
      <w:tr w:rsidR="001D25FD" w14:paraId="1757A3D2" w14:textId="77777777" w:rsidTr="00235878">
        <w:tc>
          <w:tcPr>
            <w:tcW w:w="5092" w:type="dxa"/>
            <w:shd w:val="clear" w:color="auto" w:fill="D9D9D9" w:themeFill="background1" w:themeFillShade="D9"/>
          </w:tcPr>
          <w:p w14:paraId="2EB1949F" w14:textId="60312C46" w:rsidR="001D25FD" w:rsidRDefault="001D25FD" w:rsidP="001D25FD">
            <w:r w:rsidRPr="00DE472A">
              <w:t>NINCS_ADAT</w:t>
            </w:r>
          </w:p>
        </w:tc>
        <w:tc>
          <w:tcPr>
            <w:tcW w:w="3973" w:type="dxa"/>
            <w:shd w:val="clear" w:color="auto" w:fill="D9D9D9" w:themeFill="background1" w:themeFillShade="D9"/>
          </w:tcPr>
          <w:p w14:paraId="6D9F67A2" w14:textId="77777777" w:rsidR="001D25FD" w:rsidRDefault="001D25FD" w:rsidP="001D25FD">
            <w:pPr>
              <w:autoSpaceDE w:val="0"/>
              <w:autoSpaceDN w:val="0"/>
              <w:adjustRightInd w:val="0"/>
              <w:spacing w:after="80"/>
            </w:pPr>
            <w:r w:rsidRPr="00BB6A50">
              <w:t>Nincs a szűrési paraméternek megfelelő jogviszony</w:t>
            </w:r>
          </w:p>
        </w:tc>
      </w:tr>
      <w:tr w:rsidR="001D25FD" w14:paraId="332B893D" w14:textId="77777777" w:rsidTr="00235878">
        <w:tc>
          <w:tcPr>
            <w:tcW w:w="5092" w:type="dxa"/>
            <w:shd w:val="clear" w:color="auto" w:fill="D9D9D9" w:themeFill="background1" w:themeFillShade="D9"/>
          </w:tcPr>
          <w:p w14:paraId="18346D68" w14:textId="1214A9EC" w:rsidR="001D25FD" w:rsidRDefault="001D25FD" w:rsidP="001D25FD">
            <w:r w:rsidRPr="00DE472A">
              <w:t>EGYEB_HIBA</w:t>
            </w:r>
          </w:p>
        </w:tc>
        <w:tc>
          <w:tcPr>
            <w:tcW w:w="3973" w:type="dxa"/>
            <w:shd w:val="clear" w:color="auto" w:fill="D9D9D9" w:themeFill="background1" w:themeFillShade="D9"/>
          </w:tcPr>
          <w:p w14:paraId="2E55F883" w14:textId="77777777" w:rsidR="001D25FD" w:rsidRDefault="001D25FD" w:rsidP="001D25FD">
            <w:pPr>
              <w:autoSpaceDE w:val="0"/>
              <w:autoSpaceDN w:val="0"/>
              <w:adjustRightInd w:val="0"/>
              <w:spacing w:after="80"/>
            </w:pPr>
            <w:r>
              <w:t>Egyéb h</w:t>
            </w:r>
            <w:r w:rsidRPr="008520F8">
              <w:t>iba lépett fel a művelet végrehajtása közben</w:t>
            </w:r>
          </w:p>
        </w:tc>
      </w:tr>
    </w:tbl>
    <w:p w14:paraId="70834EF3" w14:textId="77777777" w:rsidR="00487CD9" w:rsidRDefault="00487CD9">
      <w:pPr>
        <w:rPr>
          <w:ins w:id="331" w:author="Nánássy László" w:date="2026-04-29T08:58:00Z" w16du:dateUtc="2026-04-29T06:58:00Z"/>
          <w:rFonts w:ascii="Times New Roman" w:eastAsia="Times New Roman" w:hAnsi="Times New Roman" w:cs="Times New Roman"/>
          <w:b/>
          <w:sz w:val="30"/>
        </w:rPr>
      </w:pPr>
    </w:p>
    <w:p w14:paraId="62DC925A" w14:textId="3C067A7F" w:rsidR="006E7EFA" w:rsidRPr="003B618D" w:rsidRDefault="006E7EFA" w:rsidP="006E7EFA">
      <w:pPr>
        <w:pStyle w:val="Cmsor2"/>
        <w:numPr>
          <w:ilvl w:val="2"/>
          <w:numId w:val="3"/>
        </w:numPr>
        <w:rPr>
          <w:ins w:id="332" w:author="Nánássy László" w:date="2026-04-29T08:58:00Z" w16du:dateUtc="2026-04-29T06:58:00Z"/>
          <w:i/>
          <w:iCs/>
          <w:sz w:val="24"/>
          <w:szCs w:val="24"/>
        </w:rPr>
      </w:pPr>
      <w:bookmarkStart w:id="333" w:name="_Toc228879318"/>
      <w:ins w:id="334" w:author="Nánássy László" w:date="2026-04-29T08:59:00Z" w16du:dateUtc="2026-04-29T06:59:00Z">
        <w:r>
          <w:rPr>
            <w:i/>
            <w:iCs/>
            <w:sz w:val="24"/>
            <w:szCs w:val="24"/>
          </w:rPr>
          <w:t>Egyszerűsített foglalkoztatás adatainak lekér</w:t>
        </w:r>
      </w:ins>
      <w:ins w:id="335" w:author="Nánássy László" w:date="2026-04-29T09:28:00Z" w16du:dateUtc="2026-04-29T07:28:00Z">
        <w:r w:rsidR="00431FF9">
          <w:rPr>
            <w:i/>
            <w:iCs/>
            <w:sz w:val="24"/>
            <w:szCs w:val="24"/>
          </w:rPr>
          <w:t>d</w:t>
        </w:r>
      </w:ins>
      <w:ins w:id="336" w:author="Nánássy László" w:date="2026-04-29T08:59:00Z" w16du:dateUtc="2026-04-29T06:59:00Z">
        <w:r>
          <w:rPr>
            <w:i/>
            <w:iCs/>
            <w:sz w:val="24"/>
            <w:szCs w:val="24"/>
          </w:rPr>
          <w:t>ezése</w:t>
        </w:r>
      </w:ins>
      <w:ins w:id="337" w:author="Nánássy László" w:date="2026-04-29T14:53:00Z" w16du:dateUtc="2026-04-29T12:53:00Z">
        <w:r w:rsidR="00E15AA4">
          <w:rPr>
            <w:i/>
            <w:iCs/>
            <w:sz w:val="24"/>
            <w:szCs w:val="24"/>
          </w:rPr>
          <w:t xml:space="preserve"> egy adózóra vonatkozóan</w:t>
        </w:r>
      </w:ins>
      <w:bookmarkEnd w:id="333"/>
    </w:p>
    <w:p w14:paraId="42E76E2C" w14:textId="77777777" w:rsidR="006E7EFA" w:rsidRPr="00D4717D" w:rsidRDefault="006E7EFA" w:rsidP="006E7EFA">
      <w:pPr>
        <w:rPr>
          <w:ins w:id="338" w:author="Nánássy László" w:date="2026-04-29T08:58:00Z" w16du:dateUtc="2026-04-29T06:58:00Z"/>
          <w:b/>
          <w:bCs/>
          <w:u w:val="single"/>
        </w:rPr>
      </w:pPr>
      <w:ins w:id="339" w:author="Nánássy László" w:date="2026-04-29T08:58:00Z" w16du:dateUtc="2026-04-29T06:58: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127"/>
        <w:gridCol w:w="7938"/>
      </w:tblGrid>
      <w:tr w:rsidR="006E7EFA" w14:paraId="3D492B2E" w14:textId="77777777" w:rsidTr="007E17F2">
        <w:trPr>
          <w:ins w:id="340" w:author="Nánássy László" w:date="2026-04-29T08:58:00Z"/>
        </w:trPr>
        <w:tc>
          <w:tcPr>
            <w:tcW w:w="1980" w:type="dxa"/>
            <w:shd w:val="clear" w:color="auto" w:fill="D9D9D9" w:themeFill="background1" w:themeFillShade="D9"/>
          </w:tcPr>
          <w:p w14:paraId="437A61E7" w14:textId="77777777" w:rsidR="006E7EFA" w:rsidRPr="00B30389" w:rsidRDefault="006E7EFA" w:rsidP="007E17F2">
            <w:pPr>
              <w:rPr>
                <w:ins w:id="341" w:author="Nánássy László" w:date="2026-04-29T08:58:00Z" w16du:dateUtc="2026-04-29T06:58:00Z"/>
                <w:b/>
                <w:bCs/>
              </w:rPr>
            </w:pPr>
            <w:ins w:id="342" w:author="Nánássy László" w:date="2026-04-29T08:58:00Z" w16du:dateUtc="2026-04-29T06:58:00Z">
              <w:r w:rsidRPr="00B30389">
                <w:rPr>
                  <w:b/>
                  <w:bCs/>
                </w:rPr>
                <w:t>művelet</w:t>
              </w:r>
            </w:ins>
          </w:p>
        </w:tc>
        <w:tc>
          <w:tcPr>
            <w:tcW w:w="7085" w:type="dxa"/>
            <w:shd w:val="clear" w:color="auto" w:fill="D9D9D9" w:themeFill="background1" w:themeFillShade="D9"/>
          </w:tcPr>
          <w:p w14:paraId="490AC58A" w14:textId="322721C1" w:rsidR="006E7EFA" w:rsidRDefault="006E7EFA" w:rsidP="007E17F2">
            <w:pPr>
              <w:rPr>
                <w:ins w:id="343" w:author="Nánássy László" w:date="2026-04-29T08:58:00Z" w16du:dateUtc="2026-04-29T06:58:00Z"/>
              </w:rPr>
            </w:pPr>
            <w:ins w:id="344" w:author="Nánássy László" w:date="2026-04-29T08:58:00Z" w16du:dateUtc="2026-04-29T06:58:00Z">
              <w:r w:rsidRPr="006C16E2">
                <w:t>get</w:t>
              </w:r>
            </w:ins>
            <w:ins w:id="345" w:author="Nánássy László" w:date="2026-04-29T09:01:00Z" w16du:dateUtc="2026-04-29T07:01:00Z">
              <w:r w:rsidR="005739A5">
                <w:t>EgyszerusitettFoglalkoztatas</w:t>
              </w:r>
            </w:ins>
          </w:p>
        </w:tc>
      </w:tr>
      <w:tr w:rsidR="006E7EFA" w14:paraId="06C861BD" w14:textId="77777777" w:rsidTr="007E17F2">
        <w:trPr>
          <w:ins w:id="346" w:author="Nánássy László" w:date="2026-04-29T08:58:00Z"/>
        </w:trPr>
        <w:tc>
          <w:tcPr>
            <w:tcW w:w="1980" w:type="dxa"/>
            <w:shd w:val="clear" w:color="auto" w:fill="D9D9D9" w:themeFill="background1" w:themeFillShade="D9"/>
          </w:tcPr>
          <w:p w14:paraId="3B0A5AB4" w14:textId="77777777" w:rsidR="006E7EFA" w:rsidRPr="00B30389" w:rsidRDefault="006E7EFA" w:rsidP="007E17F2">
            <w:pPr>
              <w:rPr>
                <w:ins w:id="347" w:author="Nánássy László" w:date="2026-04-29T08:58:00Z" w16du:dateUtc="2026-04-29T06:58:00Z"/>
                <w:b/>
                <w:bCs/>
              </w:rPr>
            </w:pPr>
            <w:ins w:id="348" w:author="Nánássy László" w:date="2026-04-29T08:58:00Z" w16du:dateUtc="2026-04-29T06:58:00Z">
              <w:r w:rsidRPr="00B30389">
                <w:rPr>
                  <w:b/>
                  <w:bCs/>
                </w:rPr>
                <w:lastRenderedPageBreak/>
                <w:t>művelettípus</w:t>
              </w:r>
            </w:ins>
          </w:p>
        </w:tc>
        <w:tc>
          <w:tcPr>
            <w:tcW w:w="7085" w:type="dxa"/>
            <w:shd w:val="clear" w:color="auto" w:fill="D9D9D9" w:themeFill="background1" w:themeFillShade="D9"/>
          </w:tcPr>
          <w:p w14:paraId="174680D0" w14:textId="77777777" w:rsidR="006E7EFA" w:rsidRDefault="006E7EFA" w:rsidP="007E17F2">
            <w:pPr>
              <w:rPr>
                <w:ins w:id="349" w:author="Nánássy László" w:date="2026-04-29T08:58:00Z" w16du:dateUtc="2026-04-29T06:58:00Z"/>
              </w:rPr>
            </w:pPr>
            <w:ins w:id="350" w:author="Nánássy László" w:date="2026-04-29T08:58:00Z" w16du:dateUtc="2026-04-29T06:58:00Z">
              <w:r>
                <w:t>GET</w:t>
              </w:r>
            </w:ins>
          </w:p>
        </w:tc>
      </w:tr>
      <w:tr w:rsidR="006E7EFA" w14:paraId="46502E18" w14:textId="77777777" w:rsidTr="007E17F2">
        <w:trPr>
          <w:ins w:id="351" w:author="Nánássy László" w:date="2026-04-29T08:58:00Z"/>
        </w:trPr>
        <w:tc>
          <w:tcPr>
            <w:tcW w:w="1980" w:type="dxa"/>
            <w:shd w:val="clear" w:color="auto" w:fill="D9D9D9" w:themeFill="background1" w:themeFillShade="D9"/>
          </w:tcPr>
          <w:p w14:paraId="505A4FA6" w14:textId="77777777" w:rsidR="006E7EFA" w:rsidRPr="00B30389" w:rsidRDefault="006E7EFA" w:rsidP="007E17F2">
            <w:pPr>
              <w:rPr>
                <w:ins w:id="352" w:author="Nánássy László" w:date="2026-04-29T08:58:00Z" w16du:dateUtc="2026-04-29T06:58:00Z"/>
                <w:b/>
                <w:bCs/>
              </w:rPr>
            </w:pPr>
            <w:ins w:id="353" w:author="Nánássy László" w:date="2026-04-29T08:58:00Z" w16du:dateUtc="2026-04-29T06:58:00Z">
              <w:r w:rsidRPr="00B30389">
                <w:rPr>
                  <w:b/>
                  <w:bCs/>
                </w:rPr>
                <w:t>path</w:t>
              </w:r>
            </w:ins>
          </w:p>
        </w:tc>
        <w:tc>
          <w:tcPr>
            <w:tcW w:w="7085" w:type="dxa"/>
            <w:shd w:val="clear" w:color="auto" w:fill="D9D9D9" w:themeFill="background1" w:themeFillShade="D9"/>
          </w:tcPr>
          <w:p w14:paraId="33AE71CA" w14:textId="6A1D2B5E" w:rsidR="006E7EFA" w:rsidRDefault="006E7EFA" w:rsidP="007E17F2">
            <w:pPr>
              <w:rPr>
                <w:ins w:id="354" w:author="Nánássy László" w:date="2026-04-29T08:58:00Z" w16du:dateUtc="2026-04-29T06:58:00Z"/>
              </w:rPr>
            </w:pPr>
            <w:ins w:id="355" w:author="Nánássy László" w:date="2026-04-29T08:58:00Z" w16du:dateUtc="2026-04-29T06:58:00Z">
              <w:r w:rsidRPr="003542DD">
                <w:t>/NavM2m</w:t>
              </w:r>
              <w:r>
                <w:t>Adozo</w:t>
              </w:r>
              <w:r w:rsidRPr="003542DD">
                <w:t>/</w:t>
              </w:r>
              <w:r>
                <w:t>adozo</w:t>
              </w:r>
              <w:r w:rsidRPr="003542DD">
                <w:t>Service/</w:t>
              </w:r>
            </w:ins>
            <w:ins w:id="356" w:author="Nánássy László" w:date="2026-04-29T09:19:00Z" w16du:dateUtc="2026-04-29T07:19:00Z">
              <w:r w:rsidR="00FA682A">
                <w:t>EgyszerusitettFoglalkoztatas</w:t>
              </w:r>
            </w:ins>
          </w:p>
        </w:tc>
      </w:tr>
      <w:tr w:rsidR="006E7EFA" w14:paraId="49B975C8" w14:textId="77777777" w:rsidTr="007E17F2">
        <w:trPr>
          <w:ins w:id="357" w:author="Nánássy László" w:date="2026-04-29T08:58:00Z"/>
        </w:trPr>
        <w:tc>
          <w:tcPr>
            <w:tcW w:w="1980" w:type="dxa"/>
            <w:shd w:val="clear" w:color="auto" w:fill="D9D9D9" w:themeFill="background1" w:themeFillShade="D9"/>
          </w:tcPr>
          <w:p w14:paraId="0D053526" w14:textId="77777777" w:rsidR="006E7EFA" w:rsidRPr="00B30389" w:rsidRDefault="006E7EFA" w:rsidP="007E17F2">
            <w:pPr>
              <w:rPr>
                <w:ins w:id="358" w:author="Nánássy László" w:date="2026-04-29T08:58:00Z" w16du:dateUtc="2026-04-29T06:58:00Z"/>
                <w:b/>
                <w:bCs/>
              </w:rPr>
            </w:pPr>
            <w:ins w:id="359" w:author="Nánássy László" w:date="2026-04-29T08:58:00Z" w16du:dateUtc="2026-04-29T06:58:00Z">
              <w:r>
                <w:rPr>
                  <w:b/>
                  <w:bCs/>
                </w:rPr>
                <w:t>OpenAPI</w:t>
              </w:r>
            </w:ins>
          </w:p>
        </w:tc>
        <w:tc>
          <w:tcPr>
            <w:tcW w:w="7085" w:type="dxa"/>
            <w:shd w:val="clear" w:color="auto" w:fill="D9D9D9" w:themeFill="background1" w:themeFillShade="D9"/>
          </w:tcPr>
          <w:p w14:paraId="1BD4B1E6" w14:textId="1972B831" w:rsidR="006E7EFA" w:rsidRPr="00D42669" w:rsidRDefault="00FA682A" w:rsidP="007E17F2">
            <w:pPr>
              <w:rPr>
                <w:ins w:id="360" w:author="Nánássy László" w:date="2026-04-29T08:58:00Z" w16du:dateUtc="2026-04-29T06:58:00Z"/>
              </w:rPr>
            </w:pPr>
            <w:ins w:id="361" w:author="Nánássy László" w:date="2026-04-29T09:19:00Z" w16du:dateUtc="2026-04-29T07:19:00Z">
              <w:r>
                <w:fldChar w:fldCharType="begin"/>
              </w:r>
              <w:r>
                <w:instrText xml:space="preserve">HYPERLINK " </w:instrText>
              </w:r>
              <w:r w:rsidRPr="00FA682A">
                <w:instrText>https://app.swaggerhub.com/apis/NAVGOVHU/NavM2mAdozo/1.0#/AdozService/getEgyszerusitettFoglalkoztatas</w:instrText>
              </w:r>
              <w:r>
                <w:instrText xml:space="preserve"> </w:instrText>
              </w:r>
            </w:ins>
            <w:ins w:id="362" w:author="Nánássy László" w:date="2026-04-29T08:58:00Z" w16du:dateUtc="2026-04-29T06:58:00Z">
              <w:r w:rsidRPr="00FA682A">
                <w:rPr>
                  <w:rPrChange w:id="363" w:author="Nánássy László" w:date="2026-04-29T09:19:00Z" w16du:dateUtc="2026-04-29T07:19:00Z">
                    <w:rPr>
                      <w:rStyle w:val="Hiperhivatkozs"/>
                    </w:rPr>
                  </w:rPrChange>
                </w:rPr>
                <w:instrText xml:space="preserve"> </w:instrText>
              </w:r>
            </w:ins>
            <w:ins w:id="364" w:author="Nánássy László" w:date="2026-04-29T09:19:00Z" w16du:dateUtc="2026-04-29T07:19:00Z">
              <w:r>
                <w:instrText>"</w:instrText>
              </w:r>
              <w:r>
                <w:fldChar w:fldCharType="separate"/>
              </w:r>
              <w:r w:rsidRPr="004C0A9E">
                <w:rPr>
                  <w:rStyle w:val="Hiperhivatkozs"/>
                </w:rPr>
                <w:t xml:space="preserve"> https://app.swaggerhub.com/apis/NAVGOVHU/NavM2mAdozo/1.0#/AdozService/getEgyszerusitettFoglalkoztatas </w:t>
              </w:r>
            </w:ins>
            <w:ins w:id="365" w:author="Nánássy László" w:date="2026-04-29T08:58:00Z" w16du:dateUtc="2026-04-29T06:58:00Z">
              <w:r w:rsidRPr="00FA682A">
                <w:rPr>
                  <w:rStyle w:val="Hiperhivatkozs"/>
                </w:rPr>
                <w:t xml:space="preserve"> </w:t>
              </w:r>
            </w:ins>
            <w:ins w:id="366" w:author="Nánássy László" w:date="2026-04-29T09:19:00Z" w16du:dateUtc="2026-04-29T07:19:00Z">
              <w:r>
                <w:fldChar w:fldCharType="end"/>
              </w:r>
            </w:ins>
          </w:p>
        </w:tc>
      </w:tr>
      <w:tr w:rsidR="006E7EFA" w14:paraId="18396DC0" w14:textId="77777777" w:rsidTr="007E17F2">
        <w:trPr>
          <w:ins w:id="367" w:author="Nánássy László" w:date="2026-04-29T08:58:00Z"/>
        </w:trPr>
        <w:tc>
          <w:tcPr>
            <w:tcW w:w="1980" w:type="dxa"/>
            <w:shd w:val="clear" w:color="auto" w:fill="D9D9D9" w:themeFill="background1" w:themeFillShade="D9"/>
          </w:tcPr>
          <w:p w14:paraId="6AE86075" w14:textId="77777777" w:rsidR="006E7EFA" w:rsidRPr="00B30389" w:rsidRDefault="006E7EFA" w:rsidP="007E17F2">
            <w:pPr>
              <w:rPr>
                <w:ins w:id="368" w:author="Nánássy László" w:date="2026-04-29T08:58:00Z" w16du:dateUtc="2026-04-29T06:58:00Z"/>
                <w:b/>
                <w:bCs/>
              </w:rPr>
            </w:pPr>
            <w:ins w:id="369" w:author="Nánássy László" w:date="2026-04-29T08:58:00Z" w16du:dateUtc="2026-04-29T06:58:00Z">
              <w:r w:rsidRPr="00B30389">
                <w:rPr>
                  <w:b/>
                  <w:bCs/>
                </w:rPr>
                <w:t>leírás</w:t>
              </w:r>
            </w:ins>
          </w:p>
        </w:tc>
        <w:tc>
          <w:tcPr>
            <w:tcW w:w="7085" w:type="dxa"/>
            <w:shd w:val="clear" w:color="auto" w:fill="D9D9D9" w:themeFill="background1" w:themeFillShade="D9"/>
          </w:tcPr>
          <w:p w14:paraId="6FC94A6F" w14:textId="0A525069" w:rsidR="006E7EFA" w:rsidRPr="00D4717D" w:rsidRDefault="00FA682A" w:rsidP="007E17F2">
            <w:pPr>
              <w:autoSpaceDE w:val="0"/>
              <w:autoSpaceDN w:val="0"/>
              <w:adjustRightInd w:val="0"/>
              <w:spacing w:after="80"/>
              <w:jc w:val="both"/>
              <w:rPr>
                <w:ins w:id="370" w:author="Nánássy László" w:date="2026-04-29T08:58:00Z" w16du:dateUtc="2026-04-29T06:58:00Z"/>
                <w:rFonts w:eastAsiaTheme="minorEastAsia"/>
                <w:color w:val="auto"/>
                <w:sz w:val="20"/>
                <w:szCs w:val="20"/>
              </w:rPr>
            </w:pPr>
            <w:ins w:id="371" w:author="Nánássy László" w:date="2026-04-29T09:20:00Z">
              <w:r w:rsidRPr="00FA682A">
                <w:rPr>
                  <w:rFonts w:eastAsiaTheme="minorEastAsia"/>
                  <w:color w:val="auto"/>
                  <w:sz w:val="20"/>
                  <w:szCs w:val="20"/>
                </w:rPr>
                <w:t>Egy munkavállaló egyszerűsített foglalkoztatás adatainak lekérdezését biztosító művelet.</w:t>
              </w:r>
            </w:ins>
            <w:ins w:id="372" w:author="Nánássy László" w:date="2026-04-29T09:20:00Z" w16du:dateUtc="2026-04-29T07:20:00Z">
              <w:r>
                <w:rPr>
                  <w:rFonts w:eastAsiaTheme="minorEastAsia"/>
                  <w:color w:val="auto"/>
                  <w:sz w:val="20"/>
                  <w:szCs w:val="20"/>
                </w:rPr>
                <w:t xml:space="preserve"> A művelet viss</w:t>
              </w:r>
            </w:ins>
            <w:ins w:id="373" w:author="Nánássy László" w:date="2026-04-29T09:21:00Z" w16du:dateUtc="2026-04-29T07:21:00Z">
              <w:r>
                <w:rPr>
                  <w:rFonts w:eastAsiaTheme="minorEastAsia"/>
                  <w:color w:val="auto"/>
                  <w:sz w:val="20"/>
                  <w:szCs w:val="20"/>
                </w:rPr>
                <w:t>zaadja az aktuális évben már felhasznált és a még felhasználható napok számát, valamint az esetleges hibákat</w:t>
              </w:r>
            </w:ins>
            <w:ins w:id="374" w:author="Nánássy László" w:date="2026-04-30T07:42:00Z" w16du:dateUtc="2026-04-30T05:42:00Z">
              <w:r w:rsidR="000F7D76">
                <w:rPr>
                  <w:rFonts w:eastAsiaTheme="minorEastAsia"/>
                  <w:color w:val="auto"/>
                  <w:sz w:val="20"/>
                  <w:szCs w:val="20"/>
                </w:rPr>
                <w:t>.</w:t>
              </w:r>
            </w:ins>
          </w:p>
        </w:tc>
      </w:tr>
    </w:tbl>
    <w:p w14:paraId="759C6D47" w14:textId="77777777" w:rsidR="00E36D89" w:rsidRDefault="00E36D89" w:rsidP="00E36D89">
      <w:pPr>
        <w:rPr>
          <w:ins w:id="375" w:author="Nánássy László" w:date="2026-04-29T09:23:00Z" w16du:dateUtc="2026-04-29T07:23:00Z"/>
        </w:rPr>
      </w:pPr>
    </w:p>
    <w:p w14:paraId="0D193488" w14:textId="77777777" w:rsidR="00E36D89" w:rsidRDefault="00E36D89" w:rsidP="00E36D89">
      <w:pPr>
        <w:rPr>
          <w:ins w:id="376" w:author="Nánássy László" w:date="2026-04-29T09:23:00Z" w16du:dateUtc="2026-04-29T07:23:00Z"/>
          <w:b/>
          <w:bCs/>
          <w:u w:val="single"/>
        </w:rPr>
      </w:pPr>
      <w:ins w:id="377" w:author="Nánássy László" w:date="2026-04-29T09:23:00Z" w16du:dateUtc="2026-04-29T07:23:00Z">
        <w:r w:rsidRPr="00D4717D">
          <w:rPr>
            <w:b/>
            <w:bCs/>
            <w:u w:val="single"/>
          </w:rPr>
          <w:t>Bemenő paraméterek:</w:t>
        </w:r>
      </w:ins>
    </w:p>
    <w:p w14:paraId="1B010313" w14:textId="5CCAEF9B" w:rsidR="00E36D89" w:rsidRDefault="00E36D89" w:rsidP="00E36D89">
      <w:pPr>
        <w:rPr>
          <w:ins w:id="378" w:author="Nánássy László" w:date="2026-04-29T09:23:00Z" w16du:dateUtc="2026-04-29T07:23:00Z"/>
        </w:rPr>
      </w:pPr>
      <w:ins w:id="379" w:author="Nánássy László" w:date="2026-04-29T09:23:00Z" w16du:dateUtc="2026-04-29T07:23:00Z">
        <w:r>
          <w:t xml:space="preserve">A </w:t>
        </w:r>
        <w:r w:rsidRPr="000244A0">
          <w:t>6.1.1 fejezet</w:t>
        </w:r>
        <w:r>
          <w:t>ben szereplő általános adózói adat lekérdezésen felül a következő paraméterek. A</w:t>
        </w:r>
      </w:ins>
      <w:ins w:id="380" w:author="Nánássy László" w:date="2026-04-29T09:25:00Z" w16du:dateUtc="2026-04-29T07:25:00Z">
        <w:r w:rsidR="00DA0D1C">
          <w:t>z</w:t>
        </w:r>
      </w:ins>
      <w:ins w:id="381" w:author="Nánássy László" w:date="2026-04-29T09:23:00Z" w16du:dateUtc="2026-04-29T07:23:00Z">
        <w:r>
          <w:t xml:space="preserve"> adoalanyAzonosito helyett </w:t>
        </w:r>
      </w:ins>
      <w:ins w:id="382" w:author="Nánássy László" w:date="2026-04-29T09:25:00Z" w16du:dateUtc="2026-04-29T07:25:00Z">
        <w:r w:rsidR="00DA0D1C" w:rsidRPr="00DA0D1C">
          <w:t>foglalkoztatottAdoazonositoJele</w:t>
        </w:r>
      </w:ins>
      <w:ins w:id="383" w:author="Nánássy László" w:date="2026-04-29T09:23:00Z" w16du:dateUtc="2026-04-29T07:23:00Z">
        <w:r>
          <w:t>-t kell megadni.</w:t>
        </w:r>
      </w:ins>
    </w:p>
    <w:tbl>
      <w:tblPr>
        <w:tblStyle w:val="Rcsostblzat"/>
        <w:tblW w:w="0" w:type="auto"/>
        <w:shd w:val="clear" w:color="auto" w:fill="D9D9D9" w:themeFill="background1" w:themeFillShade="D9"/>
        <w:tblLayout w:type="fixed"/>
        <w:tblLook w:val="04A0" w:firstRow="1" w:lastRow="0" w:firstColumn="1" w:lastColumn="0" w:noHBand="0" w:noVBand="1"/>
      </w:tblPr>
      <w:tblGrid>
        <w:gridCol w:w="2263"/>
        <w:gridCol w:w="851"/>
        <w:gridCol w:w="850"/>
        <w:gridCol w:w="1134"/>
        <w:gridCol w:w="3967"/>
      </w:tblGrid>
      <w:tr w:rsidR="00E36D89" w14:paraId="61930B52" w14:textId="77777777" w:rsidTr="007E17F2">
        <w:trPr>
          <w:ins w:id="384" w:author="Nánássy László" w:date="2026-04-29T09:23:00Z"/>
        </w:trPr>
        <w:tc>
          <w:tcPr>
            <w:tcW w:w="2263" w:type="dxa"/>
            <w:shd w:val="clear" w:color="auto" w:fill="D9D9D9" w:themeFill="background1" w:themeFillShade="D9"/>
          </w:tcPr>
          <w:p w14:paraId="10DFB630" w14:textId="77777777" w:rsidR="00E36D89" w:rsidRPr="00B30389" w:rsidRDefault="00E36D89" w:rsidP="007E17F2">
            <w:pPr>
              <w:jc w:val="center"/>
              <w:rPr>
                <w:ins w:id="385" w:author="Nánássy László" w:date="2026-04-29T09:23:00Z" w16du:dateUtc="2026-04-29T07:23:00Z"/>
                <w:b/>
                <w:bCs/>
              </w:rPr>
            </w:pPr>
            <w:ins w:id="386" w:author="Nánássy László" w:date="2026-04-29T09:23:00Z" w16du:dateUtc="2026-04-29T07:23:00Z">
              <w:r w:rsidRPr="00B30389">
                <w:rPr>
                  <w:b/>
                  <w:bCs/>
                </w:rPr>
                <w:t>név</w:t>
              </w:r>
            </w:ins>
          </w:p>
        </w:tc>
        <w:tc>
          <w:tcPr>
            <w:tcW w:w="851" w:type="dxa"/>
            <w:shd w:val="clear" w:color="auto" w:fill="D9D9D9" w:themeFill="background1" w:themeFillShade="D9"/>
          </w:tcPr>
          <w:p w14:paraId="715D1172" w14:textId="77777777" w:rsidR="00E36D89" w:rsidRPr="00B30389" w:rsidRDefault="00E36D89" w:rsidP="007E17F2">
            <w:pPr>
              <w:jc w:val="center"/>
              <w:rPr>
                <w:ins w:id="387" w:author="Nánássy László" w:date="2026-04-29T09:23:00Z" w16du:dateUtc="2026-04-29T07:23:00Z"/>
                <w:b/>
                <w:bCs/>
              </w:rPr>
            </w:pPr>
            <w:ins w:id="388" w:author="Nánássy László" w:date="2026-04-29T09:23:00Z" w16du:dateUtc="2026-04-29T07:23:00Z">
              <w:r w:rsidRPr="00B30389">
                <w:rPr>
                  <w:b/>
                  <w:bCs/>
                </w:rPr>
                <w:t>típus</w:t>
              </w:r>
            </w:ins>
          </w:p>
        </w:tc>
        <w:tc>
          <w:tcPr>
            <w:tcW w:w="850" w:type="dxa"/>
            <w:shd w:val="clear" w:color="auto" w:fill="D9D9D9" w:themeFill="background1" w:themeFillShade="D9"/>
          </w:tcPr>
          <w:p w14:paraId="1A734398" w14:textId="77777777" w:rsidR="00E36D89" w:rsidRPr="00B30389" w:rsidRDefault="00E36D89" w:rsidP="007E17F2">
            <w:pPr>
              <w:jc w:val="center"/>
              <w:rPr>
                <w:ins w:id="389" w:author="Nánássy László" w:date="2026-04-29T09:23:00Z" w16du:dateUtc="2026-04-29T07:23:00Z"/>
                <w:b/>
                <w:bCs/>
              </w:rPr>
            </w:pPr>
            <w:ins w:id="390" w:author="Nánássy László" w:date="2026-04-29T09:23:00Z" w16du:dateUtc="2026-04-29T07:23:00Z">
              <w:r w:rsidRPr="00B30389">
                <w:rPr>
                  <w:b/>
                  <w:bCs/>
                </w:rPr>
                <w:t>hely</w:t>
              </w:r>
            </w:ins>
          </w:p>
        </w:tc>
        <w:tc>
          <w:tcPr>
            <w:tcW w:w="1134" w:type="dxa"/>
            <w:shd w:val="clear" w:color="auto" w:fill="D9D9D9" w:themeFill="background1" w:themeFillShade="D9"/>
          </w:tcPr>
          <w:p w14:paraId="52F4D763" w14:textId="77777777" w:rsidR="00E36D89" w:rsidRPr="00B30389" w:rsidRDefault="00E36D89" w:rsidP="007E17F2">
            <w:pPr>
              <w:jc w:val="center"/>
              <w:rPr>
                <w:ins w:id="391" w:author="Nánássy László" w:date="2026-04-29T09:23:00Z" w16du:dateUtc="2026-04-29T07:23:00Z"/>
                <w:b/>
                <w:bCs/>
              </w:rPr>
            </w:pPr>
            <w:ins w:id="392" w:author="Nánássy László" w:date="2026-04-29T09:23:00Z" w16du:dateUtc="2026-04-29T07:23:00Z">
              <w:r>
                <w:rPr>
                  <w:b/>
                  <w:bCs/>
                </w:rPr>
                <w:t>kötelező</w:t>
              </w:r>
            </w:ins>
          </w:p>
        </w:tc>
        <w:tc>
          <w:tcPr>
            <w:tcW w:w="3967" w:type="dxa"/>
            <w:shd w:val="clear" w:color="auto" w:fill="D9D9D9" w:themeFill="background1" w:themeFillShade="D9"/>
          </w:tcPr>
          <w:p w14:paraId="15F7E183" w14:textId="77777777" w:rsidR="00E36D89" w:rsidRPr="00B30389" w:rsidRDefault="00E36D89" w:rsidP="007E17F2">
            <w:pPr>
              <w:jc w:val="center"/>
              <w:rPr>
                <w:ins w:id="393" w:author="Nánássy László" w:date="2026-04-29T09:23:00Z" w16du:dateUtc="2026-04-29T07:23:00Z"/>
                <w:b/>
                <w:bCs/>
              </w:rPr>
            </w:pPr>
            <w:ins w:id="394" w:author="Nánássy László" w:date="2026-04-29T09:23:00Z" w16du:dateUtc="2026-04-29T07:23:00Z">
              <w:r w:rsidRPr="00B30389">
                <w:rPr>
                  <w:b/>
                  <w:bCs/>
                </w:rPr>
                <w:t>leírás</w:t>
              </w:r>
            </w:ins>
          </w:p>
        </w:tc>
      </w:tr>
      <w:tr w:rsidR="00E36D89" w14:paraId="5B670E01" w14:textId="77777777" w:rsidTr="007E17F2">
        <w:trPr>
          <w:ins w:id="395" w:author="Nánássy László" w:date="2026-04-29T09:23:00Z"/>
        </w:trPr>
        <w:tc>
          <w:tcPr>
            <w:tcW w:w="2263" w:type="dxa"/>
            <w:shd w:val="clear" w:color="auto" w:fill="D9D9D9" w:themeFill="background1" w:themeFillShade="D9"/>
          </w:tcPr>
          <w:p w14:paraId="6126337C" w14:textId="516544B8" w:rsidR="00E36D89" w:rsidRDefault="00DA0D1C" w:rsidP="007E17F2">
            <w:pPr>
              <w:rPr>
                <w:ins w:id="396" w:author="Nánássy László" w:date="2026-04-29T09:23:00Z" w16du:dateUtc="2026-04-29T07:23:00Z"/>
              </w:rPr>
            </w:pPr>
            <w:ins w:id="397" w:author="Nánássy László" w:date="2026-04-29T09:25:00Z" w16du:dateUtc="2026-04-29T07:25:00Z">
              <w:r w:rsidRPr="00DA0D1C">
                <w:t>foglalkoztatottAdoazonositoJele</w:t>
              </w:r>
            </w:ins>
          </w:p>
        </w:tc>
        <w:tc>
          <w:tcPr>
            <w:tcW w:w="851" w:type="dxa"/>
            <w:shd w:val="clear" w:color="auto" w:fill="D9D9D9" w:themeFill="background1" w:themeFillShade="D9"/>
          </w:tcPr>
          <w:p w14:paraId="11920F11" w14:textId="77777777" w:rsidR="00E36D89" w:rsidRDefault="00E36D89" w:rsidP="007E17F2">
            <w:pPr>
              <w:jc w:val="center"/>
              <w:rPr>
                <w:ins w:id="398" w:author="Nánássy László" w:date="2026-04-29T09:23:00Z" w16du:dateUtc="2026-04-29T07:23:00Z"/>
              </w:rPr>
            </w:pPr>
            <w:ins w:id="399" w:author="Nánássy László" w:date="2026-04-29T09:23:00Z" w16du:dateUtc="2026-04-29T07:23:00Z">
              <w:r>
                <w:t>string</w:t>
              </w:r>
            </w:ins>
          </w:p>
        </w:tc>
        <w:tc>
          <w:tcPr>
            <w:tcW w:w="850" w:type="dxa"/>
            <w:shd w:val="clear" w:color="auto" w:fill="D9D9D9" w:themeFill="background1" w:themeFillShade="D9"/>
          </w:tcPr>
          <w:p w14:paraId="2B58ABAF" w14:textId="77777777" w:rsidR="00E36D89" w:rsidRDefault="00E36D89" w:rsidP="007E17F2">
            <w:pPr>
              <w:jc w:val="center"/>
              <w:rPr>
                <w:ins w:id="400" w:author="Nánássy László" w:date="2026-04-29T09:23:00Z" w16du:dateUtc="2026-04-29T07:23:00Z"/>
              </w:rPr>
            </w:pPr>
            <w:ins w:id="401" w:author="Nánássy László" w:date="2026-04-29T09:23:00Z" w16du:dateUtc="2026-04-29T07:23:00Z">
              <w:r>
                <w:t>path</w:t>
              </w:r>
            </w:ins>
          </w:p>
        </w:tc>
        <w:tc>
          <w:tcPr>
            <w:tcW w:w="1134" w:type="dxa"/>
            <w:shd w:val="clear" w:color="auto" w:fill="D9D9D9" w:themeFill="background1" w:themeFillShade="D9"/>
          </w:tcPr>
          <w:p w14:paraId="03BF2E5F" w14:textId="77777777" w:rsidR="00E36D89" w:rsidRDefault="00E36D89" w:rsidP="007E17F2">
            <w:pPr>
              <w:jc w:val="center"/>
              <w:rPr>
                <w:ins w:id="402" w:author="Nánássy László" w:date="2026-04-29T09:23:00Z" w16du:dateUtc="2026-04-29T07:23:00Z"/>
              </w:rPr>
            </w:pPr>
            <w:ins w:id="403" w:author="Nánássy László" w:date="2026-04-29T09:23:00Z" w16du:dateUtc="2026-04-29T07:23:00Z">
              <w:r>
                <w:t>igen</w:t>
              </w:r>
            </w:ins>
          </w:p>
        </w:tc>
        <w:tc>
          <w:tcPr>
            <w:tcW w:w="3967" w:type="dxa"/>
            <w:shd w:val="clear" w:color="auto" w:fill="D9D9D9" w:themeFill="background1" w:themeFillShade="D9"/>
          </w:tcPr>
          <w:p w14:paraId="5862A529" w14:textId="446C4CCF" w:rsidR="00E36D89" w:rsidRDefault="00DA0D1C" w:rsidP="007E17F2">
            <w:pPr>
              <w:rPr>
                <w:ins w:id="404" w:author="Nánássy László" w:date="2026-04-29T09:23:00Z" w16du:dateUtc="2026-04-29T07:23:00Z"/>
              </w:rPr>
            </w:pPr>
            <w:ins w:id="405" w:author="Nánássy László" w:date="2026-04-29T09:25:00Z" w16du:dateUtc="2026-04-29T07:25:00Z">
              <w:r w:rsidRPr="00DA0D1C">
                <w:t>A foglalkoztatott adóazonosító jele</w:t>
              </w:r>
            </w:ins>
            <w:ins w:id="406" w:author="Nánássy László" w:date="2026-04-29T09:26:00Z" w16du:dateUtc="2026-04-29T07:26:00Z">
              <w:r>
                <w:t>.</w:t>
              </w:r>
            </w:ins>
          </w:p>
        </w:tc>
      </w:tr>
      <w:tr w:rsidR="00E36D89" w14:paraId="55147001" w14:textId="77777777" w:rsidTr="007E17F2">
        <w:trPr>
          <w:ins w:id="407" w:author="Nánássy László" w:date="2026-04-29T09:23:00Z"/>
        </w:trPr>
        <w:tc>
          <w:tcPr>
            <w:tcW w:w="2263" w:type="dxa"/>
            <w:shd w:val="clear" w:color="auto" w:fill="D9D9D9" w:themeFill="background1" w:themeFillShade="D9"/>
          </w:tcPr>
          <w:p w14:paraId="1B911CB9" w14:textId="58E457BC" w:rsidR="00E36D89" w:rsidRPr="00235878" w:rsidRDefault="00DA0D1C" w:rsidP="007E17F2">
            <w:pPr>
              <w:rPr>
                <w:ins w:id="408" w:author="Nánássy László" w:date="2026-04-29T09:23:00Z" w16du:dateUtc="2026-04-29T07:23:00Z"/>
              </w:rPr>
            </w:pPr>
            <w:ins w:id="409" w:author="Nánássy László" w:date="2026-04-29T09:26:00Z" w16du:dateUtc="2026-04-29T07:26:00Z">
              <w:r w:rsidRPr="00DA0D1C">
                <w:t>foglalkoztatottNeve</w:t>
              </w:r>
            </w:ins>
          </w:p>
        </w:tc>
        <w:tc>
          <w:tcPr>
            <w:tcW w:w="851" w:type="dxa"/>
            <w:shd w:val="clear" w:color="auto" w:fill="D9D9D9" w:themeFill="background1" w:themeFillShade="D9"/>
          </w:tcPr>
          <w:p w14:paraId="2907AF50" w14:textId="60F05A53" w:rsidR="00E36D89" w:rsidRDefault="00DA0D1C" w:rsidP="007E17F2">
            <w:pPr>
              <w:jc w:val="center"/>
              <w:rPr>
                <w:ins w:id="410" w:author="Nánássy László" w:date="2026-04-29T09:23:00Z" w16du:dateUtc="2026-04-29T07:23:00Z"/>
              </w:rPr>
            </w:pPr>
            <w:ins w:id="411" w:author="Nánássy László" w:date="2026-04-29T09:27:00Z" w16du:dateUtc="2026-04-29T07:27:00Z">
              <w:r>
                <w:t>string</w:t>
              </w:r>
            </w:ins>
          </w:p>
        </w:tc>
        <w:tc>
          <w:tcPr>
            <w:tcW w:w="850" w:type="dxa"/>
            <w:shd w:val="clear" w:color="auto" w:fill="D9D9D9" w:themeFill="background1" w:themeFillShade="D9"/>
          </w:tcPr>
          <w:p w14:paraId="26DD5C31" w14:textId="30F7062F" w:rsidR="00E36D89" w:rsidRDefault="00DA0D1C" w:rsidP="007E17F2">
            <w:pPr>
              <w:jc w:val="center"/>
              <w:rPr>
                <w:ins w:id="412" w:author="Nánássy László" w:date="2026-04-29T09:23:00Z" w16du:dateUtc="2026-04-29T07:23:00Z"/>
              </w:rPr>
            </w:pPr>
            <w:ins w:id="413" w:author="Nánássy László" w:date="2026-04-29T09:26:00Z" w16du:dateUtc="2026-04-29T07:26:00Z">
              <w:r>
                <w:t>query</w:t>
              </w:r>
            </w:ins>
          </w:p>
        </w:tc>
        <w:tc>
          <w:tcPr>
            <w:tcW w:w="1134" w:type="dxa"/>
            <w:shd w:val="clear" w:color="auto" w:fill="D9D9D9" w:themeFill="background1" w:themeFillShade="D9"/>
          </w:tcPr>
          <w:p w14:paraId="15268C42" w14:textId="77777777" w:rsidR="00E36D89" w:rsidRDefault="00E36D89" w:rsidP="007E17F2">
            <w:pPr>
              <w:jc w:val="center"/>
              <w:rPr>
                <w:ins w:id="414" w:author="Nánássy László" w:date="2026-04-29T09:23:00Z" w16du:dateUtc="2026-04-29T07:23:00Z"/>
              </w:rPr>
            </w:pPr>
            <w:ins w:id="415" w:author="Nánássy László" w:date="2026-04-29T09:23:00Z" w16du:dateUtc="2026-04-29T07:23:00Z">
              <w:r>
                <w:t>igen</w:t>
              </w:r>
            </w:ins>
          </w:p>
        </w:tc>
        <w:tc>
          <w:tcPr>
            <w:tcW w:w="3967" w:type="dxa"/>
            <w:shd w:val="clear" w:color="auto" w:fill="D9D9D9" w:themeFill="background1" w:themeFillShade="D9"/>
          </w:tcPr>
          <w:p w14:paraId="02DF8C42" w14:textId="2A0B269D" w:rsidR="00E36D89" w:rsidRDefault="00DA0D1C" w:rsidP="007E17F2">
            <w:pPr>
              <w:rPr>
                <w:ins w:id="416" w:author="Nánássy László" w:date="2026-04-29T09:23:00Z" w16du:dateUtc="2026-04-29T07:23:00Z"/>
              </w:rPr>
            </w:pPr>
            <w:ins w:id="417" w:author="Nánássy László" w:date="2026-04-29T09:26:00Z" w16du:dateUtc="2026-04-29T07:26:00Z">
              <w:r w:rsidRPr="00DA0D1C">
                <w:t>A foglalkoztatott neve.</w:t>
              </w:r>
            </w:ins>
          </w:p>
        </w:tc>
      </w:tr>
      <w:tr w:rsidR="00DA0D1C" w14:paraId="73EB5E35" w14:textId="77777777" w:rsidTr="007E17F2">
        <w:trPr>
          <w:ins w:id="418" w:author="Nánássy László" w:date="2026-04-29T09:26:00Z"/>
        </w:trPr>
        <w:tc>
          <w:tcPr>
            <w:tcW w:w="2263" w:type="dxa"/>
            <w:shd w:val="clear" w:color="auto" w:fill="D9D9D9" w:themeFill="background1" w:themeFillShade="D9"/>
          </w:tcPr>
          <w:p w14:paraId="314065A3" w14:textId="40A9F839" w:rsidR="00DA0D1C" w:rsidRPr="00DA0D1C" w:rsidRDefault="00DA0D1C" w:rsidP="007E17F2">
            <w:pPr>
              <w:rPr>
                <w:ins w:id="419" w:author="Nánássy László" w:date="2026-04-29T09:26:00Z" w16du:dateUtc="2026-04-29T07:26:00Z"/>
              </w:rPr>
            </w:pPr>
            <w:ins w:id="420" w:author="Nánássy László" w:date="2026-04-29T09:27:00Z" w16du:dateUtc="2026-04-29T07:27:00Z">
              <w:r w:rsidRPr="00DA0D1C">
                <w:t>foglalkoztatottMasholBiztositott</w:t>
              </w:r>
            </w:ins>
          </w:p>
        </w:tc>
        <w:tc>
          <w:tcPr>
            <w:tcW w:w="851" w:type="dxa"/>
            <w:shd w:val="clear" w:color="auto" w:fill="D9D9D9" w:themeFill="background1" w:themeFillShade="D9"/>
          </w:tcPr>
          <w:p w14:paraId="0E87D969" w14:textId="24227E4A" w:rsidR="00DA0D1C" w:rsidRDefault="00DA0D1C" w:rsidP="007E17F2">
            <w:pPr>
              <w:jc w:val="center"/>
              <w:rPr>
                <w:ins w:id="421" w:author="Nánássy László" w:date="2026-04-29T09:26:00Z" w16du:dateUtc="2026-04-29T07:26:00Z"/>
              </w:rPr>
            </w:pPr>
            <w:ins w:id="422" w:author="Nánássy László" w:date="2026-04-29T09:27:00Z" w16du:dateUtc="2026-04-29T07:27:00Z">
              <w:r>
                <w:t>string</w:t>
              </w:r>
            </w:ins>
          </w:p>
        </w:tc>
        <w:tc>
          <w:tcPr>
            <w:tcW w:w="850" w:type="dxa"/>
            <w:shd w:val="clear" w:color="auto" w:fill="D9D9D9" w:themeFill="background1" w:themeFillShade="D9"/>
          </w:tcPr>
          <w:p w14:paraId="0CAC57A8" w14:textId="7FFDC63D" w:rsidR="00DA0D1C" w:rsidRDefault="00DA0D1C" w:rsidP="007E17F2">
            <w:pPr>
              <w:jc w:val="center"/>
              <w:rPr>
                <w:ins w:id="423" w:author="Nánássy László" w:date="2026-04-29T09:26:00Z" w16du:dateUtc="2026-04-29T07:26:00Z"/>
              </w:rPr>
            </w:pPr>
            <w:ins w:id="424" w:author="Nánássy László" w:date="2026-04-29T09:27:00Z" w16du:dateUtc="2026-04-29T07:27:00Z">
              <w:r>
                <w:t>query</w:t>
              </w:r>
            </w:ins>
          </w:p>
        </w:tc>
        <w:tc>
          <w:tcPr>
            <w:tcW w:w="1134" w:type="dxa"/>
            <w:shd w:val="clear" w:color="auto" w:fill="D9D9D9" w:themeFill="background1" w:themeFillShade="D9"/>
          </w:tcPr>
          <w:p w14:paraId="4AAB7896" w14:textId="068AC3E4" w:rsidR="00DA0D1C" w:rsidRDefault="00DA0D1C" w:rsidP="007E17F2">
            <w:pPr>
              <w:jc w:val="center"/>
              <w:rPr>
                <w:ins w:id="425" w:author="Nánássy László" w:date="2026-04-29T09:26:00Z" w16du:dateUtc="2026-04-29T07:26:00Z"/>
              </w:rPr>
            </w:pPr>
            <w:ins w:id="426" w:author="Nánássy László" w:date="2026-04-29T09:27:00Z" w16du:dateUtc="2026-04-29T07:27:00Z">
              <w:r>
                <w:t>igen</w:t>
              </w:r>
            </w:ins>
          </w:p>
        </w:tc>
        <w:tc>
          <w:tcPr>
            <w:tcW w:w="3967" w:type="dxa"/>
            <w:shd w:val="clear" w:color="auto" w:fill="D9D9D9" w:themeFill="background1" w:themeFillShade="D9"/>
          </w:tcPr>
          <w:p w14:paraId="2F3DE0F2" w14:textId="7826B5FD" w:rsidR="00DA0D1C" w:rsidRPr="00DA0D1C" w:rsidRDefault="00DA0D1C" w:rsidP="007E17F2">
            <w:pPr>
              <w:rPr>
                <w:ins w:id="427" w:author="Nánássy László" w:date="2026-04-29T09:26:00Z" w16du:dateUtc="2026-04-29T07:26:00Z"/>
              </w:rPr>
            </w:pPr>
            <w:ins w:id="428" w:author="Nánássy László" w:date="2026-04-29T09:27:00Z" w16du:dateUtc="2026-04-29T07:27:00Z">
              <w:r w:rsidRPr="00DA0D1C">
                <w:t>Az értéke IGEN, ha a foglalkoztatott Magyarországon biztosított, egyébként NEM.</w:t>
              </w:r>
            </w:ins>
          </w:p>
        </w:tc>
      </w:tr>
      <w:tr w:rsidR="00DA0D1C" w14:paraId="67F211CC" w14:textId="77777777" w:rsidTr="007E17F2">
        <w:trPr>
          <w:ins w:id="429" w:author="Nánássy László" w:date="2026-04-29T09:27:00Z"/>
        </w:trPr>
        <w:tc>
          <w:tcPr>
            <w:tcW w:w="2263" w:type="dxa"/>
            <w:shd w:val="clear" w:color="auto" w:fill="D9D9D9" w:themeFill="background1" w:themeFillShade="D9"/>
          </w:tcPr>
          <w:p w14:paraId="0FCA00C7" w14:textId="0D7615CD" w:rsidR="00DA0D1C" w:rsidRPr="00DA0D1C" w:rsidRDefault="00DA0D1C" w:rsidP="007E17F2">
            <w:pPr>
              <w:rPr>
                <w:ins w:id="430" w:author="Nánássy László" w:date="2026-04-29T09:27:00Z" w16du:dateUtc="2026-04-29T07:27:00Z"/>
              </w:rPr>
            </w:pPr>
            <w:ins w:id="431" w:author="Nánássy László" w:date="2026-04-29T09:27:00Z" w16du:dateUtc="2026-04-29T07:27:00Z">
              <w:r w:rsidRPr="00DA0D1C">
                <w:t>foglalkoztatottTajSzama</w:t>
              </w:r>
            </w:ins>
          </w:p>
        </w:tc>
        <w:tc>
          <w:tcPr>
            <w:tcW w:w="851" w:type="dxa"/>
            <w:shd w:val="clear" w:color="auto" w:fill="D9D9D9" w:themeFill="background1" w:themeFillShade="D9"/>
          </w:tcPr>
          <w:p w14:paraId="538C9B59" w14:textId="640DB6AC" w:rsidR="00DA0D1C" w:rsidRDefault="00DA0D1C" w:rsidP="007E17F2">
            <w:pPr>
              <w:jc w:val="center"/>
              <w:rPr>
                <w:ins w:id="432" w:author="Nánássy László" w:date="2026-04-29T09:27:00Z" w16du:dateUtc="2026-04-29T07:27:00Z"/>
              </w:rPr>
            </w:pPr>
            <w:ins w:id="433" w:author="Nánássy László" w:date="2026-04-29T09:27:00Z" w16du:dateUtc="2026-04-29T07:27:00Z">
              <w:r>
                <w:t>string</w:t>
              </w:r>
            </w:ins>
          </w:p>
        </w:tc>
        <w:tc>
          <w:tcPr>
            <w:tcW w:w="850" w:type="dxa"/>
            <w:shd w:val="clear" w:color="auto" w:fill="D9D9D9" w:themeFill="background1" w:themeFillShade="D9"/>
          </w:tcPr>
          <w:p w14:paraId="543082FE" w14:textId="4B981809" w:rsidR="00DA0D1C" w:rsidRDefault="00DA0D1C" w:rsidP="007E17F2">
            <w:pPr>
              <w:jc w:val="center"/>
              <w:rPr>
                <w:ins w:id="434" w:author="Nánássy László" w:date="2026-04-29T09:27:00Z" w16du:dateUtc="2026-04-29T07:27:00Z"/>
              </w:rPr>
            </w:pPr>
            <w:ins w:id="435" w:author="Nánássy László" w:date="2026-04-29T09:27:00Z" w16du:dateUtc="2026-04-29T07:27:00Z">
              <w:r>
                <w:t>query</w:t>
              </w:r>
            </w:ins>
          </w:p>
        </w:tc>
        <w:tc>
          <w:tcPr>
            <w:tcW w:w="1134" w:type="dxa"/>
            <w:shd w:val="clear" w:color="auto" w:fill="D9D9D9" w:themeFill="background1" w:themeFillShade="D9"/>
          </w:tcPr>
          <w:p w14:paraId="641E260F" w14:textId="1A7D7736" w:rsidR="00DA0D1C" w:rsidRDefault="00DA0D1C" w:rsidP="007E17F2">
            <w:pPr>
              <w:jc w:val="center"/>
              <w:rPr>
                <w:ins w:id="436" w:author="Nánássy László" w:date="2026-04-29T09:27:00Z" w16du:dateUtc="2026-04-29T07:27:00Z"/>
              </w:rPr>
            </w:pPr>
            <w:ins w:id="437" w:author="Nánássy László" w:date="2026-04-29T09:27:00Z" w16du:dateUtc="2026-04-29T07:27:00Z">
              <w:r>
                <w:t>nem</w:t>
              </w:r>
            </w:ins>
          </w:p>
        </w:tc>
        <w:tc>
          <w:tcPr>
            <w:tcW w:w="3967" w:type="dxa"/>
            <w:shd w:val="clear" w:color="auto" w:fill="D9D9D9" w:themeFill="background1" w:themeFillShade="D9"/>
          </w:tcPr>
          <w:p w14:paraId="73A6FAD7" w14:textId="0BE89BF3" w:rsidR="00DA0D1C" w:rsidRPr="00DA0D1C" w:rsidRDefault="00204858" w:rsidP="007E17F2">
            <w:pPr>
              <w:rPr>
                <w:ins w:id="438" w:author="Nánássy László" w:date="2026-04-29T09:27:00Z" w16du:dateUtc="2026-04-29T07:27:00Z"/>
              </w:rPr>
            </w:pPr>
            <w:ins w:id="439" w:author="Nánássy László" w:date="2026-04-29T09:28:00Z" w16du:dateUtc="2026-04-29T07:28:00Z">
              <w:r w:rsidRPr="00204858">
                <w:t>A foglalkoztatott TAJ száma. Akkor kötelező megadni, ha Mag</w:t>
              </w:r>
              <w:r>
                <w:t>y</w:t>
              </w:r>
              <w:r w:rsidRPr="00204858">
                <w:t>arországon biztosított.</w:t>
              </w:r>
            </w:ins>
          </w:p>
        </w:tc>
      </w:tr>
    </w:tbl>
    <w:p w14:paraId="0C19C0C4" w14:textId="77777777" w:rsidR="00E36D89" w:rsidRDefault="00E36D89" w:rsidP="00E36D89">
      <w:pPr>
        <w:rPr>
          <w:ins w:id="440" w:author="Nánássy László" w:date="2026-04-29T09:23:00Z" w16du:dateUtc="2026-04-29T07:23:00Z"/>
        </w:rPr>
      </w:pPr>
    </w:p>
    <w:p w14:paraId="5304E6FC" w14:textId="77777777" w:rsidR="00E36D89" w:rsidRPr="007D1C33" w:rsidRDefault="00E36D89" w:rsidP="00E36D89">
      <w:pPr>
        <w:rPr>
          <w:ins w:id="441" w:author="Nánássy László" w:date="2026-04-29T09:23:00Z" w16du:dateUtc="2026-04-29T07:23:00Z"/>
          <w:b/>
          <w:bCs/>
          <w:u w:val="single"/>
        </w:rPr>
      </w:pPr>
      <w:ins w:id="442" w:author="Nánássy László" w:date="2026-04-29T09:23:00Z" w16du:dateUtc="2026-04-29T07:23:00Z">
        <w:r w:rsidRPr="007523CD">
          <w:rPr>
            <w:b/>
            <w:bCs/>
            <w:u w:val="single"/>
          </w:rPr>
          <w:t>Válasz:</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1555"/>
        <w:gridCol w:w="2126"/>
        <w:gridCol w:w="1134"/>
        <w:gridCol w:w="4252"/>
      </w:tblGrid>
      <w:tr w:rsidR="00E36D89" w14:paraId="480F9BBC" w14:textId="77777777" w:rsidTr="007E17F2">
        <w:trPr>
          <w:ins w:id="443" w:author="Nánássy László" w:date="2026-04-29T09:23:00Z"/>
        </w:trPr>
        <w:tc>
          <w:tcPr>
            <w:tcW w:w="1555" w:type="dxa"/>
            <w:shd w:val="clear" w:color="auto" w:fill="D9D9D9" w:themeFill="background1" w:themeFillShade="D9"/>
          </w:tcPr>
          <w:p w14:paraId="7E1E2BD5" w14:textId="77777777" w:rsidR="00E36D89" w:rsidRPr="00B30389" w:rsidRDefault="00E36D89" w:rsidP="007E17F2">
            <w:pPr>
              <w:jc w:val="center"/>
              <w:rPr>
                <w:ins w:id="444" w:author="Nánássy László" w:date="2026-04-29T09:23:00Z" w16du:dateUtc="2026-04-29T07:23:00Z"/>
                <w:b/>
                <w:bCs/>
              </w:rPr>
            </w:pPr>
            <w:ins w:id="445" w:author="Nánássy László" w:date="2026-04-29T09:23:00Z" w16du:dateUtc="2026-04-29T07:23:00Z">
              <w:r w:rsidRPr="00B30389">
                <w:rPr>
                  <w:b/>
                  <w:bCs/>
                </w:rPr>
                <w:t>név</w:t>
              </w:r>
            </w:ins>
          </w:p>
        </w:tc>
        <w:tc>
          <w:tcPr>
            <w:tcW w:w="2126" w:type="dxa"/>
            <w:shd w:val="clear" w:color="auto" w:fill="D9D9D9" w:themeFill="background1" w:themeFillShade="D9"/>
          </w:tcPr>
          <w:p w14:paraId="668485DC" w14:textId="77777777" w:rsidR="00E36D89" w:rsidRPr="00B30389" w:rsidRDefault="00E36D89" w:rsidP="007E17F2">
            <w:pPr>
              <w:jc w:val="center"/>
              <w:rPr>
                <w:ins w:id="446" w:author="Nánássy László" w:date="2026-04-29T09:23:00Z" w16du:dateUtc="2026-04-29T07:23:00Z"/>
                <w:b/>
                <w:bCs/>
              </w:rPr>
            </w:pPr>
            <w:ins w:id="447" w:author="Nánássy László" w:date="2026-04-29T09:23:00Z" w16du:dateUtc="2026-04-29T07:23:00Z">
              <w:r w:rsidRPr="00B30389">
                <w:rPr>
                  <w:b/>
                  <w:bCs/>
                </w:rPr>
                <w:t>típus</w:t>
              </w:r>
            </w:ins>
          </w:p>
        </w:tc>
        <w:tc>
          <w:tcPr>
            <w:tcW w:w="1134" w:type="dxa"/>
            <w:shd w:val="clear" w:color="auto" w:fill="D9D9D9" w:themeFill="background1" w:themeFillShade="D9"/>
          </w:tcPr>
          <w:p w14:paraId="05102FF4" w14:textId="77777777" w:rsidR="00E36D89" w:rsidRPr="00B30389" w:rsidRDefault="00E36D89" w:rsidP="007E17F2">
            <w:pPr>
              <w:jc w:val="center"/>
              <w:rPr>
                <w:ins w:id="448" w:author="Nánássy László" w:date="2026-04-29T09:23:00Z" w16du:dateUtc="2026-04-29T07:23:00Z"/>
                <w:b/>
                <w:bCs/>
              </w:rPr>
            </w:pPr>
            <w:ins w:id="449" w:author="Nánássy László" w:date="2026-04-29T09:23:00Z" w16du:dateUtc="2026-04-29T07:23:00Z">
              <w:r>
                <w:rPr>
                  <w:b/>
                  <w:bCs/>
                </w:rPr>
                <w:t>kötelező</w:t>
              </w:r>
            </w:ins>
          </w:p>
        </w:tc>
        <w:tc>
          <w:tcPr>
            <w:tcW w:w="4252" w:type="dxa"/>
            <w:shd w:val="clear" w:color="auto" w:fill="D9D9D9" w:themeFill="background1" w:themeFillShade="D9"/>
          </w:tcPr>
          <w:p w14:paraId="590C4DC0" w14:textId="77777777" w:rsidR="00E36D89" w:rsidRPr="00B30389" w:rsidRDefault="00E36D89" w:rsidP="007E17F2">
            <w:pPr>
              <w:jc w:val="center"/>
              <w:rPr>
                <w:ins w:id="450" w:author="Nánássy László" w:date="2026-04-29T09:23:00Z" w16du:dateUtc="2026-04-29T07:23:00Z"/>
                <w:b/>
                <w:bCs/>
              </w:rPr>
            </w:pPr>
            <w:ins w:id="451" w:author="Nánássy László" w:date="2026-04-29T09:23:00Z" w16du:dateUtc="2026-04-29T07:23:00Z">
              <w:r w:rsidRPr="00B30389">
                <w:rPr>
                  <w:b/>
                  <w:bCs/>
                </w:rPr>
                <w:t>leírás</w:t>
              </w:r>
            </w:ins>
          </w:p>
        </w:tc>
      </w:tr>
      <w:tr w:rsidR="00E36D89" w14:paraId="2D2E257B" w14:textId="77777777" w:rsidTr="007E17F2">
        <w:trPr>
          <w:ins w:id="452" w:author="Nánássy László" w:date="2026-04-29T09:23:00Z"/>
        </w:trPr>
        <w:tc>
          <w:tcPr>
            <w:tcW w:w="1555" w:type="dxa"/>
            <w:shd w:val="clear" w:color="auto" w:fill="D9D9D9" w:themeFill="background1" w:themeFillShade="D9"/>
          </w:tcPr>
          <w:p w14:paraId="19D66519" w14:textId="789B506A" w:rsidR="00E36D89" w:rsidRDefault="00063829" w:rsidP="007E17F2">
            <w:pPr>
              <w:rPr>
                <w:ins w:id="453" w:author="Nánássy László" w:date="2026-04-29T09:23:00Z" w16du:dateUtc="2026-04-29T07:23:00Z"/>
              </w:rPr>
            </w:pPr>
            <w:ins w:id="454" w:author="Nánássy László" w:date="2026-04-29T09:30:00Z" w16du:dateUtc="2026-04-29T07:30:00Z">
              <w:r w:rsidRPr="00063829">
                <w:t>felhasznaltNapok</w:t>
              </w:r>
            </w:ins>
          </w:p>
        </w:tc>
        <w:tc>
          <w:tcPr>
            <w:tcW w:w="2126" w:type="dxa"/>
            <w:shd w:val="clear" w:color="auto" w:fill="D9D9D9" w:themeFill="background1" w:themeFillShade="D9"/>
          </w:tcPr>
          <w:p w14:paraId="50F135D7" w14:textId="3C70A2A8" w:rsidR="00E36D89" w:rsidRPr="006C16E2" w:rsidRDefault="00063829" w:rsidP="007E17F2">
            <w:pPr>
              <w:jc w:val="center"/>
              <w:rPr>
                <w:ins w:id="455" w:author="Nánássy László" w:date="2026-04-29T09:23:00Z" w16du:dateUtc="2026-04-29T07:23:00Z"/>
              </w:rPr>
            </w:pPr>
            <w:ins w:id="456" w:author="Nánássy László" w:date="2026-04-29T09:30:00Z" w16du:dateUtc="2026-04-29T07:30:00Z">
              <w:r w:rsidRPr="00063829">
                <w:t>FelhasznaltNapok</w:t>
              </w:r>
            </w:ins>
          </w:p>
        </w:tc>
        <w:tc>
          <w:tcPr>
            <w:tcW w:w="1134" w:type="dxa"/>
            <w:shd w:val="clear" w:color="auto" w:fill="D9D9D9" w:themeFill="background1" w:themeFillShade="D9"/>
          </w:tcPr>
          <w:p w14:paraId="50AB5711" w14:textId="77777777" w:rsidR="00E36D89" w:rsidRDefault="00E36D89" w:rsidP="007E17F2">
            <w:pPr>
              <w:jc w:val="center"/>
              <w:rPr>
                <w:ins w:id="457" w:author="Nánássy László" w:date="2026-04-29T09:23:00Z" w16du:dateUtc="2026-04-29T07:23:00Z"/>
              </w:rPr>
            </w:pPr>
            <w:ins w:id="458" w:author="Nánássy László" w:date="2026-04-29T09:23:00Z" w16du:dateUtc="2026-04-29T07:23:00Z">
              <w:r>
                <w:t>nem</w:t>
              </w:r>
            </w:ins>
          </w:p>
        </w:tc>
        <w:tc>
          <w:tcPr>
            <w:tcW w:w="4252" w:type="dxa"/>
            <w:shd w:val="clear" w:color="auto" w:fill="D9D9D9" w:themeFill="background1" w:themeFillShade="D9"/>
          </w:tcPr>
          <w:p w14:paraId="764416DD" w14:textId="72FD65E5" w:rsidR="00E36D89" w:rsidRDefault="00E62B67" w:rsidP="007E17F2">
            <w:pPr>
              <w:jc w:val="both"/>
              <w:rPr>
                <w:ins w:id="459" w:author="Nánássy László" w:date="2026-04-29T09:23:00Z" w16du:dateUtc="2026-04-29T07:23:00Z"/>
              </w:rPr>
            </w:pPr>
            <w:ins w:id="460" w:author="Nánássy László" w:date="2026-04-29T09:32:00Z" w16du:dateUtc="2026-04-29T07:32:00Z">
              <w:r>
                <w:t>A</w:t>
              </w:r>
            </w:ins>
            <w:ins w:id="461" w:author="Nánássy László" w:date="2026-04-29T14:48:00Z" w16du:dateUtc="2026-04-29T12:48:00Z">
              <w:r w:rsidR="00DA1AA3">
                <w:t xml:space="preserve"> </w:t>
              </w:r>
              <w:r w:rsidR="00DA1AA3" w:rsidRPr="002546E6">
                <w:t>tárgyévben</w:t>
              </w:r>
            </w:ins>
            <w:ins w:id="462" w:author="Nánássy László" w:date="2026-04-29T09:32:00Z" w16du:dateUtc="2026-04-29T07:32:00Z">
              <w:r>
                <w:t xml:space="preserve"> már f</w:t>
              </w:r>
            </w:ins>
            <w:ins w:id="463" w:author="Nánássy László" w:date="2026-04-29T09:31:00Z">
              <w:r w:rsidR="00063829" w:rsidRPr="00063829">
                <w:t>elhasznált napok</w:t>
              </w:r>
            </w:ins>
            <w:ins w:id="464" w:author="Nánássy László" w:date="2026-04-29T09:31:00Z" w16du:dateUtc="2026-04-29T07:31:00Z">
              <w:r w:rsidR="00063829">
                <w:t xml:space="preserve"> száma </w:t>
              </w:r>
            </w:ins>
            <w:ins w:id="465" w:author="Nánássy László" w:date="2026-04-30T06:54:00Z" w16du:dateUtc="2026-04-30T04:54:00Z">
              <w:r w:rsidR="00470D4A">
                <w:t>munka</w:t>
              </w:r>
            </w:ins>
            <w:ins w:id="466" w:author="Nánássy László" w:date="2026-04-30T06:53:00Z" w16du:dateUtc="2026-04-30T04:53:00Z">
              <w:r w:rsidR="00470D4A">
                <w:t>jellegenkénti</w:t>
              </w:r>
            </w:ins>
            <w:ins w:id="467" w:author="Nánássy László" w:date="2026-04-29T09:31:00Z" w16du:dateUtc="2026-04-29T07:31:00Z">
              <w:r w:rsidR="00063829">
                <w:t xml:space="preserve"> bontásban.</w:t>
              </w:r>
            </w:ins>
          </w:p>
        </w:tc>
      </w:tr>
      <w:tr w:rsidR="00E36D89" w14:paraId="1E7E54DF" w14:textId="77777777" w:rsidTr="007E17F2">
        <w:trPr>
          <w:ins w:id="468" w:author="Nánássy László" w:date="2026-04-29T09:23:00Z"/>
        </w:trPr>
        <w:tc>
          <w:tcPr>
            <w:tcW w:w="1555" w:type="dxa"/>
            <w:shd w:val="clear" w:color="auto" w:fill="D9D9D9" w:themeFill="background1" w:themeFillShade="D9"/>
          </w:tcPr>
          <w:p w14:paraId="5E60A9A3" w14:textId="595B8C80" w:rsidR="00E36D89" w:rsidRDefault="000C4589" w:rsidP="007E17F2">
            <w:pPr>
              <w:rPr>
                <w:ins w:id="469" w:author="Nánássy László" w:date="2026-04-29T09:23:00Z" w16du:dateUtc="2026-04-29T07:23:00Z"/>
              </w:rPr>
            </w:pPr>
            <w:ins w:id="470" w:author="Nánássy László" w:date="2026-04-29T09:31:00Z" w16du:dateUtc="2026-04-29T07:31:00Z">
              <w:r w:rsidRPr="000C4589">
                <w:t>felhasznalhatoNapok</w:t>
              </w:r>
            </w:ins>
          </w:p>
        </w:tc>
        <w:tc>
          <w:tcPr>
            <w:tcW w:w="2126" w:type="dxa"/>
            <w:shd w:val="clear" w:color="auto" w:fill="D9D9D9" w:themeFill="background1" w:themeFillShade="D9"/>
          </w:tcPr>
          <w:p w14:paraId="3D58B6C5" w14:textId="409A41F6" w:rsidR="00E36D89" w:rsidRDefault="000C4589" w:rsidP="007E17F2">
            <w:pPr>
              <w:jc w:val="center"/>
              <w:rPr>
                <w:ins w:id="471" w:author="Nánássy László" w:date="2026-04-29T09:23:00Z" w16du:dateUtc="2026-04-29T07:23:00Z"/>
              </w:rPr>
            </w:pPr>
            <w:ins w:id="472" w:author="Nánássy László" w:date="2026-04-29T09:32:00Z" w16du:dateUtc="2026-04-29T07:32:00Z">
              <w:r>
                <w:t>F</w:t>
              </w:r>
            </w:ins>
            <w:ins w:id="473" w:author="Nánássy László" w:date="2026-04-29T09:31:00Z" w16du:dateUtc="2026-04-29T07:31:00Z">
              <w:r w:rsidRPr="000C4589">
                <w:t>elhasznalhatoNapok</w:t>
              </w:r>
            </w:ins>
          </w:p>
        </w:tc>
        <w:tc>
          <w:tcPr>
            <w:tcW w:w="1134" w:type="dxa"/>
            <w:shd w:val="clear" w:color="auto" w:fill="D9D9D9" w:themeFill="background1" w:themeFillShade="D9"/>
          </w:tcPr>
          <w:p w14:paraId="0F687444" w14:textId="2FA5E400" w:rsidR="00E36D89" w:rsidRDefault="000C4589" w:rsidP="007E17F2">
            <w:pPr>
              <w:jc w:val="center"/>
              <w:rPr>
                <w:ins w:id="474" w:author="Nánássy László" w:date="2026-04-29T09:23:00Z" w16du:dateUtc="2026-04-29T07:23:00Z"/>
              </w:rPr>
            </w:pPr>
            <w:ins w:id="475" w:author="Nánássy László" w:date="2026-04-29T09:32:00Z" w16du:dateUtc="2026-04-29T07:32:00Z">
              <w:r>
                <w:t>nem</w:t>
              </w:r>
            </w:ins>
          </w:p>
        </w:tc>
        <w:tc>
          <w:tcPr>
            <w:tcW w:w="4252" w:type="dxa"/>
            <w:shd w:val="clear" w:color="auto" w:fill="D9D9D9" w:themeFill="background1" w:themeFillShade="D9"/>
          </w:tcPr>
          <w:p w14:paraId="3541203B" w14:textId="79EC4326" w:rsidR="00E36D89" w:rsidRDefault="00DA1AA3" w:rsidP="007E17F2">
            <w:pPr>
              <w:rPr>
                <w:ins w:id="476" w:author="Nánássy László" w:date="2026-04-29T09:23:00Z" w16du:dateUtc="2026-04-29T07:23:00Z"/>
              </w:rPr>
            </w:pPr>
            <w:ins w:id="477" w:author="Nánássy László" w:date="2026-04-29T14:49:00Z" w16du:dateUtc="2026-04-29T12:49:00Z">
              <w:r>
                <w:t xml:space="preserve">A </w:t>
              </w:r>
              <w:r w:rsidRPr="002546E6">
                <w:t xml:space="preserve">tárgyévben </w:t>
              </w:r>
            </w:ins>
            <w:ins w:id="478" w:author="Nánássy László" w:date="2026-04-29T09:33:00Z" w16du:dateUtc="2026-04-29T07:33:00Z">
              <w:r w:rsidR="00E62B67">
                <w:t>még f</w:t>
              </w:r>
            </w:ins>
            <w:ins w:id="479" w:author="Nánássy László" w:date="2026-04-29T09:32:00Z" w16du:dateUtc="2026-04-29T07:32:00Z">
              <w:r w:rsidR="00E62B67" w:rsidRPr="00063829">
                <w:t>elhasznál</w:t>
              </w:r>
              <w:r w:rsidR="00E62B67">
                <w:t>ható</w:t>
              </w:r>
              <w:r w:rsidR="00E62B67" w:rsidRPr="00063829">
                <w:t xml:space="preserve"> napok</w:t>
              </w:r>
              <w:r w:rsidR="00E62B67">
                <w:t xml:space="preserve"> száma </w:t>
              </w:r>
            </w:ins>
            <w:ins w:id="480" w:author="Nánássy László" w:date="2026-04-30T06:54:00Z" w16du:dateUtc="2026-04-30T04:54:00Z">
              <w:r w:rsidR="00470D4A">
                <w:t xml:space="preserve"> munkajellegenkénti </w:t>
              </w:r>
            </w:ins>
            <w:ins w:id="481" w:author="Nánássy László" w:date="2026-04-29T09:32:00Z" w16du:dateUtc="2026-04-29T07:32:00Z">
              <w:r w:rsidR="00E62B67">
                <w:t>bontásban.</w:t>
              </w:r>
            </w:ins>
          </w:p>
        </w:tc>
      </w:tr>
      <w:tr w:rsidR="00D00B0A" w14:paraId="739BC7FB" w14:textId="77777777" w:rsidTr="007E17F2">
        <w:trPr>
          <w:ins w:id="482" w:author="Nánássy László" w:date="2026-04-29T09:33:00Z"/>
        </w:trPr>
        <w:tc>
          <w:tcPr>
            <w:tcW w:w="1555" w:type="dxa"/>
            <w:shd w:val="clear" w:color="auto" w:fill="D9D9D9" w:themeFill="background1" w:themeFillShade="D9"/>
          </w:tcPr>
          <w:p w14:paraId="63EC80D9" w14:textId="7D201C77" w:rsidR="00D00B0A" w:rsidRPr="000C4589" w:rsidRDefault="00D00B0A" w:rsidP="007E17F2">
            <w:pPr>
              <w:rPr>
                <w:ins w:id="483" w:author="Nánássy László" w:date="2026-04-29T09:33:00Z" w16du:dateUtc="2026-04-29T07:33:00Z"/>
              </w:rPr>
            </w:pPr>
            <w:ins w:id="484" w:author="Nánássy László" w:date="2026-04-29T09:33:00Z" w16du:dateUtc="2026-04-29T07:33:00Z">
              <w:r w:rsidRPr="00D00B0A">
                <w:t>hibaLista</w:t>
              </w:r>
            </w:ins>
          </w:p>
        </w:tc>
        <w:tc>
          <w:tcPr>
            <w:tcW w:w="2126" w:type="dxa"/>
            <w:shd w:val="clear" w:color="auto" w:fill="D9D9D9" w:themeFill="background1" w:themeFillShade="D9"/>
          </w:tcPr>
          <w:p w14:paraId="0317F4DB" w14:textId="0C9E5DC4" w:rsidR="00D00B0A" w:rsidRDefault="00D00B0A" w:rsidP="007E17F2">
            <w:pPr>
              <w:jc w:val="center"/>
              <w:rPr>
                <w:ins w:id="485" w:author="Nánássy László" w:date="2026-04-29T09:33:00Z" w16du:dateUtc="2026-04-29T07:33:00Z"/>
              </w:rPr>
            </w:pPr>
            <w:ins w:id="486" w:author="Nánássy László" w:date="2026-04-29T09:34:00Z" w16du:dateUtc="2026-04-29T07:34:00Z">
              <w:r>
                <w:t>Hiba</w:t>
              </w:r>
            </w:ins>
            <w:ins w:id="487" w:author="Nánássy László" w:date="2026-04-29T14:50:00Z" w16du:dateUtc="2026-04-29T12:50:00Z">
              <w:r w:rsidR="00C165C5">
                <w:t>L</w:t>
              </w:r>
            </w:ins>
            <w:ins w:id="488" w:author="Nánássy László" w:date="2026-04-29T09:34:00Z" w16du:dateUtc="2026-04-29T07:34:00Z">
              <w:r>
                <w:t>ista</w:t>
              </w:r>
            </w:ins>
          </w:p>
        </w:tc>
        <w:tc>
          <w:tcPr>
            <w:tcW w:w="1134" w:type="dxa"/>
            <w:shd w:val="clear" w:color="auto" w:fill="D9D9D9" w:themeFill="background1" w:themeFillShade="D9"/>
          </w:tcPr>
          <w:p w14:paraId="491917E0" w14:textId="55D22508" w:rsidR="00D00B0A" w:rsidRDefault="00D00B0A" w:rsidP="007E17F2">
            <w:pPr>
              <w:jc w:val="center"/>
              <w:rPr>
                <w:ins w:id="489" w:author="Nánássy László" w:date="2026-04-29T09:33:00Z" w16du:dateUtc="2026-04-29T07:33:00Z"/>
              </w:rPr>
            </w:pPr>
            <w:ins w:id="490" w:author="Nánássy László" w:date="2026-04-29T09:34:00Z" w16du:dateUtc="2026-04-29T07:34:00Z">
              <w:r>
                <w:t>nem</w:t>
              </w:r>
            </w:ins>
          </w:p>
        </w:tc>
        <w:tc>
          <w:tcPr>
            <w:tcW w:w="4252" w:type="dxa"/>
            <w:shd w:val="clear" w:color="auto" w:fill="D9D9D9" w:themeFill="background1" w:themeFillShade="D9"/>
          </w:tcPr>
          <w:p w14:paraId="62B5CD8F" w14:textId="3D64559D" w:rsidR="00D00B0A" w:rsidRDefault="00D00B0A" w:rsidP="007E17F2">
            <w:pPr>
              <w:rPr>
                <w:ins w:id="491" w:author="Nánássy László" w:date="2026-04-29T09:33:00Z" w16du:dateUtc="2026-04-29T07:33:00Z"/>
              </w:rPr>
            </w:pPr>
            <w:ins w:id="492" w:author="Nánássy László" w:date="2026-04-29T09:34:00Z" w16du:dateUtc="2026-04-29T07:34:00Z">
              <w:r w:rsidRPr="00D00B0A">
                <w:t>Egyszerűsített foglalkoztatás bejelentés ellenőrzés során talált hibák listája</w:t>
              </w:r>
            </w:ins>
          </w:p>
        </w:tc>
      </w:tr>
      <w:tr w:rsidR="00E36D89" w14:paraId="61039035" w14:textId="77777777" w:rsidTr="007E17F2">
        <w:trPr>
          <w:ins w:id="493" w:author="Nánássy László" w:date="2026-04-29T09:23:00Z"/>
        </w:trPr>
        <w:tc>
          <w:tcPr>
            <w:tcW w:w="1555" w:type="dxa"/>
            <w:shd w:val="clear" w:color="auto" w:fill="D9D9D9" w:themeFill="background1" w:themeFillShade="D9"/>
          </w:tcPr>
          <w:p w14:paraId="6F8AB5E4" w14:textId="77777777" w:rsidR="00E36D89" w:rsidRPr="000D6741" w:rsidRDefault="00E36D89" w:rsidP="007E17F2">
            <w:pPr>
              <w:rPr>
                <w:ins w:id="494" w:author="Nánássy László" w:date="2026-04-29T09:23:00Z" w16du:dateUtc="2026-04-29T07:23:00Z"/>
              </w:rPr>
            </w:pPr>
            <w:ins w:id="495" w:author="Nánássy László" w:date="2026-04-29T09:23:00Z" w16du:dateUtc="2026-04-29T07:23:00Z">
              <w:r>
                <w:t>resultCode</w:t>
              </w:r>
            </w:ins>
          </w:p>
        </w:tc>
        <w:tc>
          <w:tcPr>
            <w:tcW w:w="2126" w:type="dxa"/>
            <w:shd w:val="clear" w:color="auto" w:fill="D9D9D9" w:themeFill="background1" w:themeFillShade="D9"/>
          </w:tcPr>
          <w:p w14:paraId="3770E596" w14:textId="77777777" w:rsidR="00E36D89" w:rsidRDefault="00E36D89" w:rsidP="007E17F2">
            <w:pPr>
              <w:jc w:val="center"/>
              <w:rPr>
                <w:ins w:id="496" w:author="Nánássy László" w:date="2026-04-29T09:23:00Z" w16du:dateUtc="2026-04-29T07:23:00Z"/>
              </w:rPr>
            </w:pPr>
            <w:ins w:id="497" w:author="Nánássy László" w:date="2026-04-29T09:23:00Z" w16du:dateUtc="2026-04-29T07:23:00Z">
              <w:r>
                <w:t>G</w:t>
              </w:r>
              <w:r w:rsidRPr="0098156A">
                <w:t>et</w:t>
              </w:r>
              <w:r w:rsidRPr="00324221">
                <w:t>BiztositottiJogviszonyFoglalkoztatoAdat</w:t>
              </w:r>
              <w:r>
                <w:t>StatuszResult</w:t>
              </w:r>
            </w:ins>
          </w:p>
        </w:tc>
        <w:tc>
          <w:tcPr>
            <w:tcW w:w="1134" w:type="dxa"/>
            <w:shd w:val="clear" w:color="auto" w:fill="D9D9D9" w:themeFill="background1" w:themeFillShade="D9"/>
          </w:tcPr>
          <w:p w14:paraId="01248BC7" w14:textId="77777777" w:rsidR="00E36D89" w:rsidRDefault="00E36D89" w:rsidP="007E17F2">
            <w:pPr>
              <w:jc w:val="center"/>
              <w:rPr>
                <w:ins w:id="498" w:author="Nánássy László" w:date="2026-04-29T09:23:00Z" w16du:dateUtc="2026-04-29T07:23:00Z"/>
              </w:rPr>
            </w:pPr>
            <w:ins w:id="499" w:author="Nánássy László" w:date="2026-04-29T09:23:00Z" w16du:dateUtc="2026-04-29T07:23:00Z">
              <w:r>
                <w:t>igen</w:t>
              </w:r>
            </w:ins>
          </w:p>
        </w:tc>
        <w:tc>
          <w:tcPr>
            <w:tcW w:w="4252" w:type="dxa"/>
            <w:shd w:val="clear" w:color="auto" w:fill="D9D9D9" w:themeFill="background1" w:themeFillShade="D9"/>
          </w:tcPr>
          <w:p w14:paraId="7213146D" w14:textId="77777777" w:rsidR="00E36D89" w:rsidRDefault="00E36D89" w:rsidP="007E17F2">
            <w:pPr>
              <w:rPr>
                <w:ins w:id="500" w:author="Nánássy László" w:date="2026-04-29T09:23:00Z" w16du:dateUtc="2026-04-29T07:23:00Z"/>
              </w:rPr>
            </w:pPr>
            <w:ins w:id="501" w:author="Nánássy László" w:date="2026-04-29T09:23:00Z" w16du:dateUtc="2026-04-29T07:23:00Z">
              <w:r>
                <w:t>Válaszkód</w:t>
              </w:r>
            </w:ins>
          </w:p>
        </w:tc>
      </w:tr>
      <w:tr w:rsidR="00E36D89" w14:paraId="393AD5F6" w14:textId="77777777" w:rsidTr="007E17F2">
        <w:trPr>
          <w:ins w:id="502" w:author="Nánássy László" w:date="2026-04-29T09:23:00Z"/>
        </w:trPr>
        <w:tc>
          <w:tcPr>
            <w:tcW w:w="1555" w:type="dxa"/>
            <w:shd w:val="clear" w:color="auto" w:fill="D9D9D9" w:themeFill="background1" w:themeFillShade="D9"/>
          </w:tcPr>
          <w:p w14:paraId="60C03B4F" w14:textId="77777777" w:rsidR="00E36D89" w:rsidRDefault="00E36D89" w:rsidP="007E17F2">
            <w:pPr>
              <w:rPr>
                <w:ins w:id="503" w:author="Nánássy László" w:date="2026-04-29T09:23:00Z" w16du:dateUtc="2026-04-29T07:23:00Z"/>
              </w:rPr>
            </w:pPr>
            <w:ins w:id="504" w:author="Nánássy László" w:date="2026-04-29T09:23:00Z" w16du:dateUtc="2026-04-29T07:23:00Z">
              <w:r>
                <w:t>resultMessage</w:t>
              </w:r>
            </w:ins>
          </w:p>
        </w:tc>
        <w:tc>
          <w:tcPr>
            <w:tcW w:w="2126" w:type="dxa"/>
            <w:shd w:val="clear" w:color="auto" w:fill="D9D9D9" w:themeFill="background1" w:themeFillShade="D9"/>
          </w:tcPr>
          <w:p w14:paraId="49B041C8" w14:textId="77777777" w:rsidR="00E36D89" w:rsidRDefault="00E36D89" w:rsidP="007E17F2">
            <w:pPr>
              <w:jc w:val="center"/>
              <w:rPr>
                <w:ins w:id="505" w:author="Nánássy László" w:date="2026-04-29T09:23:00Z" w16du:dateUtc="2026-04-29T07:23:00Z"/>
              </w:rPr>
            </w:pPr>
            <w:ins w:id="506" w:author="Nánássy László" w:date="2026-04-29T09:23:00Z" w16du:dateUtc="2026-04-29T07:23:00Z">
              <w:r>
                <w:t>string</w:t>
              </w:r>
            </w:ins>
          </w:p>
        </w:tc>
        <w:tc>
          <w:tcPr>
            <w:tcW w:w="1134" w:type="dxa"/>
            <w:shd w:val="clear" w:color="auto" w:fill="D9D9D9" w:themeFill="background1" w:themeFillShade="D9"/>
          </w:tcPr>
          <w:p w14:paraId="09D867B5" w14:textId="77777777" w:rsidR="00E36D89" w:rsidRDefault="00E36D89" w:rsidP="007E17F2">
            <w:pPr>
              <w:jc w:val="center"/>
              <w:rPr>
                <w:ins w:id="507" w:author="Nánássy László" w:date="2026-04-29T09:23:00Z" w16du:dateUtc="2026-04-29T07:23:00Z"/>
              </w:rPr>
            </w:pPr>
            <w:ins w:id="508" w:author="Nánássy László" w:date="2026-04-29T09:23:00Z" w16du:dateUtc="2026-04-29T07:23:00Z">
              <w:r>
                <w:t>nem</w:t>
              </w:r>
            </w:ins>
          </w:p>
        </w:tc>
        <w:tc>
          <w:tcPr>
            <w:tcW w:w="4252" w:type="dxa"/>
            <w:shd w:val="clear" w:color="auto" w:fill="D9D9D9" w:themeFill="background1" w:themeFillShade="D9"/>
          </w:tcPr>
          <w:p w14:paraId="4E0F3A42" w14:textId="77777777" w:rsidR="00E36D89" w:rsidRDefault="00E36D89" w:rsidP="007E17F2">
            <w:pPr>
              <w:rPr>
                <w:ins w:id="509" w:author="Nánássy László" w:date="2026-04-29T09:23:00Z" w16du:dateUtc="2026-04-29T07:23:00Z"/>
              </w:rPr>
            </w:pPr>
            <w:ins w:id="510" w:author="Nánássy László" w:date="2026-04-29T09:23:00Z" w16du:dateUtc="2026-04-29T07:23:00Z">
              <w:r>
                <w:t>Válaszüzenet</w:t>
              </w:r>
            </w:ins>
          </w:p>
        </w:tc>
      </w:tr>
    </w:tbl>
    <w:p w14:paraId="212F0BFF" w14:textId="61011EC0" w:rsidR="00E36D89" w:rsidRDefault="00E36D89" w:rsidP="00E36D89">
      <w:pPr>
        <w:rPr>
          <w:ins w:id="511" w:author="Nánássy László" w:date="2026-04-29T09:23:00Z" w16du:dateUtc="2026-04-29T07:23:00Z"/>
        </w:rPr>
      </w:pPr>
      <w:ins w:id="512" w:author="Nánássy László" w:date="2026-04-29T09:23:00Z" w16du:dateUtc="2026-04-29T07:23:00Z">
        <w:r>
          <w:t xml:space="preserve">A </w:t>
        </w:r>
      </w:ins>
      <w:ins w:id="513" w:author="Nánássy László" w:date="2026-04-29T09:29:00Z" w16du:dateUtc="2026-04-29T07:29:00Z">
        <w:r w:rsidR="00063829" w:rsidRPr="00063829">
          <w:t xml:space="preserve">GetEgyszerusitettFoglalkoztatasResponseType </w:t>
        </w:r>
      </w:ins>
      <w:ins w:id="514" w:author="Nánássy László" w:date="2026-04-29T09:23:00Z" w16du:dateUtc="2026-04-29T07:23:00Z">
        <w:r>
          <w:t>attribútumai a következők:</w:t>
        </w:r>
      </w:ins>
    </w:p>
    <w:p w14:paraId="24EBF002" w14:textId="77777777" w:rsidR="00E36D89" w:rsidRDefault="00E36D89" w:rsidP="00E36D89">
      <w:pPr>
        <w:rPr>
          <w:ins w:id="515" w:author="Nánássy László" w:date="2026-04-29T14:42:00Z" w16du:dateUtc="2026-04-29T12:42:00Z"/>
          <w:rFonts w:ascii="Times New Roman" w:eastAsia="Times New Roman" w:hAnsi="Times New Roman" w:cs="Times New Roman"/>
          <w:b/>
          <w:sz w:val="30"/>
        </w:rPr>
      </w:pPr>
    </w:p>
    <w:p w14:paraId="28157E62" w14:textId="1FC5B32F" w:rsidR="002546E6" w:rsidRDefault="002546E6" w:rsidP="002546E6">
      <w:pPr>
        <w:rPr>
          <w:ins w:id="516" w:author="Nánássy László" w:date="2026-04-29T14:42:00Z" w16du:dateUtc="2026-04-29T12:42:00Z"/>
        </w:rPr>
      </w:pPr>
      <w:ins w:id="517" w:author="Nánássy László" w:date="2026-04-29T14:42:00Z" w16du:dateUtc="2026-04-29T12:42:00Z">
        <w:r w:rsidRPr="00063829">
          <w:t>FelhasznaltNapok</w:t>
        </w:r>
        <w:r>
          <w:t xml:space="preserve"> attribútumai:</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2546E6" w14:paraId="2CB3B962" w14:textId="77777777" w:rsidTr="007E17F2">
        <w:trPr>
          <w:ins w:id="518" w:author="Nánássy László" w:date="2026-04-29T14:42:00Z"/>
        </w:trPr>
        <w:tc>
          <w:tcPr>
            <w:tcW w:w="2263" w:type="dxa"/>
            <w:shd w:val="clear" w:color="auto" w:fill="D9D9D9" w:themeFill="background1" w:themeFillShade="D9"/>
          </w:tcPr>
          <w:p w14:paraId="5B9E5057" w14:textId="77777777" w:rsidR="002546E6" w:rsidRPr="00B30389" w:rsidRDefault="002546E6" w:rsidP="007E17F2">
            <w:pPr>
              <w:jc w:val="center"/>
              <w:rPr>
                <w:ins w:id="519" w:author="Nánássy László" w:date="2026-04-29T14:42:00Z" w16du:dateUtc="2026-04-29T12:42:00Z"/>
                <w:b/>
                <w:bCs/>
              </w:rPr>
            </w:pPr>
            <w:ins w:id="520" w:author="Nánássy László" w:date="2026-04-29T14:42:00Z" w16du:dateUtc="2026-04-29T12:42:00Z">
              <w:r w:rsidRPr="00B30389">
                <w:rPr>
                  <w:b/>
                  <w:bCs/>
                </w:rPr>
                <w:t>név</w:t>
              </w:r>
            </w:ins>
          </w:p>
        </w:tc>
        <w:tc>
          <w:tcPr>
            <w:tcW w:w="1843" w:type="dxa"/>
            <w:shd w:val="clear" w:color="auto" w:fill="D9D9D9" w:themeFill="background1" w:themeFillShade="D9"/>
          </w:tcPr>
          <w:p w14:paraId="637CF22B" w14:textId="77777777" w:rsidR="002546E6" w:rsidRPr="00B30389" w:rsidRDefault="002546E6" w:rsidP="007E17F2">
            <w:pPr>
              <w:jc w:val="center"/>
              <w:rPr>
                <w:ins w:id="521" w:author="Nánássy László" w:date="2026-04-29T14:42:00Z" w16du:dateUtc="2026-04-29T12:42:00Z"/>
                <w:b/>
                <w:bCs/>
              </w:rPr>
            </w:pPr>
            <w:ins w:id="522" w:author="Nánássy László" w:date="2026-04-29T14:42:00Z" w16du:dateUtc="2026-04-29T12:42:00Z">
              <w:r w:rsidRPr="00B30389">
                <w:rPr>
                  <w:b/>
                  <w:bCs/>
                </w:rPr>
                <w:t>típus</w:t>
              </w:r>
            </w:ins>
          </w:p>
        </w:tc>
        <w:tc>
          <w:tcPr>
            <w:tcW w:w="709" w:type="dxa"/>
            <w:shd w:val="clear" w:color="auto" w:fill="D9D9D9" w:themeFill="background1" w:themeFillShade="D9"/>
          </w:tcPr>
          <w:p w14:paraId="4B635049" w14:textId="77777777" w:rsidR="002546E6" w:rsidRPr="00B30389" w:rsidRDefault="002546E6" w:rsidP="007E17F2">
            <w:pPr>
              <w:jc w:val="center"/>
              <w:rPr>
                <w:ins w:id="523" w:author="Nánássy László" w:date="2026-04-29T14:42:00Z" w16du:dateUtc="2026-04-29T12:42:00Z"/>
                <w:b/>
                <w:bCs/>
              </w:rPr>
            </w:pPr>
            <w:ins w:id="524" w:author="Nánássy László" w:date="2026-04-29T14:42:00Z" w16du:dateUtc="2026-04-29T12:42:00Z">
              <w:r>
                <w:rPr>
                  <w:b/>
                  <w:bCs/>
                </w:rPr>
                <w:t>kötelező</w:t>
              </w:r>
            </w:ins>
          </w:p>
        </w:tc>
        <w:tc>
          <w:tcPr>
            <w:tcW w:w="4252" w:type="dxa"/>
            <w:shd w:val="clear" w:color="auto" w:fill="D9D9D9" w:themeFill="background1" w:themeFillShade="D9"/>
          </w:tcPr>
          <w:p w14:paraId="3C0BD33E" w14:textId="77777777" w:rsidR="002546E6" w:rsidRPr="00B30389" w:rsidRDefault="002546E6" w:rsidP="007E17F2">
            <w:pPr>
              <w:jc w:val="center"/>
              <w:rPr>
                <w:ins w:id="525" w:author="Nánássy László" w:date="2026-04-29T14:42:00Z" w16du:dateUtc="2026-04-29T12:42:00Z"/>
                <w:b/>
                <w:bCs/>
              </w:rPr>
            </w:pPr>
            <w:ins w:id="526" w:author="Nánássy László" w:date="2026-04-29T14:42:00Z" w16du:dateUtc="2026-04-29T12:42:00Z">
              <w:r w:rsidRPr="00B30389">
                <w:rPr>
                  <w:b/>
                  <w:bCs/>
                </w:rPr>
                <w:t>leírás</w:t>
              </w:r>
            </w:ins>
          </w:p>
        </w:tc>
      </w:tr>
      <w:tr w:rsidR="002546E6" w14:paraId="3F7ECC8F" w14:textId="77777777" w:rsidTr="007E17F2">
        <w:trPr>
          <w:ins w:id="527" w:author="Nánássy László" w:date="2026-04-29T14:42:00Z"/>
        </w:trPr>
        <w:tc>
          <w:tcPr>
            <w:tcW w:w="2263" w:type="dxa"/>
            <w:shd w:val="clear" w:color="auto" w:fill="D9D9D9" w:themeFill="background1" w:themeFillShade="D9"/>
          </w:tcPr>
          <w:p w14:paraId="05DB9F80" w14:textId="593BBBBB" w:rsidR="002546E6" w:rsidRDefault="002546E6" w:rsidP="007E17F2">
            <w:pPr>
              <w:rPr>
                <w:ins w:id="528" w:author="Nánássy László" w:date="2026-04-29T14:42:00Z" w16du:dateUtc="2026-04-29T12:42:00Z"/>
              </w:rPr>
            </w:pPr>
            <w:ins w:id="529" w:author="Nánássy László" w:date="2026-04-29T14:43:00Z" w16du:dateUtc="2026-04-29T12:43:00Z">
              <w:r>
                <w:t>alkalmi</w:t>
              </w:r>
            </w:ins>
          </w:p>
        </w:tc>
        <w:tc>
          <w:tcPr>
            <w:tcW w:w="1843" w:type="dxa"/>
            <w:shd w:val="clear" w:color="auto" w:fill="D9D9D9" w:themeFill="background1" w:themeFillShade="D9"/>
          </w:tcPr>
          <w:p w14:paraId="55829C22" w14:textId="0C58D9D1" w:rsidR="002546E6" w:rsidRPr="006C16E2" w:rsidRDefault="002546E6" w:rsidP="007E17F2">
            <w:pPr>
              <w:jc w:val="center"/>
              <w:rPr>
                <w:ins w:id="530" w:author="Nánássy László" w:date="2026-04-29T14:42:00Z" w16du:dateUtc="2026-04-29T12:42:00Z"/>
              </w:rPr>
            </w:pPr>
            <w:ins w:id="531" w:author="Nánássy László" w:date="2026-04-29T14:43:00Z" w16du:dateUtc="2026-04-29T12:43:00Z">
              <w:r>
                <w:t>int</w:t>
              </w:r>
            </w:ins>
          </w:p>
        </w:tc>
        <w:tc>
          <w:tcPr>
            <w:tcW w:w="709" w:type="dxa"/>
            <w:shd w:val="clear" w:color="auto" w:fill="D9D9D9" w:themeFill="background1" w:themeFillShade="D9"/>
          </w:tcPr>
          <w:p w14:paraId="0EACABC2" w14:textId="36A02793" w:rsidR="002546E6" w:rsidRDefault="002546E6" w:rsidP="007E17F2">
            <w:pPr>
              <w:jc w:val="center"/>
              <w:rPr>
                <w:ins w:id="532" w:author="Nánássy László" w:date="2026-04-29T14:42:00Z" w16du:dateUtc="2026-04-29T12:42:00Z"/>
              </w:rPr>
            </w:pPr>
            <w:ins w:id="533" w:author="Nánássy László" w:date="2026-04-29T14:43:00Z" w16du:dateUtc="2026-04-29T12:43:00Z">
              <w:r>
                <w:t>igen</w:t>
              </w:r>
            </w:ins>
          </w:p>
        </w:tc>
        <w:tc>
          <w:tcPr>
            <w:tcW w:w="4252" w:type="dxa"/>
            <w:shd w:val="clear" w:color="auto" w:fill="D9D9D9" w:themeFill="background1" w:themeFillShade="D9"/>
          </w:tcPr>
          <w:p w14:paraId="1145D811" w14:textId="225070F8" w:rsidR="002546E6" w:rsidRDefault="002546E6" w:rsidP="007E17F2">
            <w:pPr>
              <w:rPr>
                <w:ins w:id="534" w:author="Nánássy László" w:date="2026-04-29T14:42:00Z" w16du:dateUtc="2026-04-29T12:42:00Z"/>
              </w:rPr>
            </w:pPr>
            <w:ins w:id="535" w:author="Nánássy László" w:date="2026-04-29T14:43:00Z">
              <w:r w:rsidRPr="002546E6">
                <w:t xml:space="preserve">Azt mutatja meg, hogy az adott tárgyévben az adózó hány napot volt foglalkoztatva </w:t>
              </w:r>
              <w:r w:rsidRPr="002546E6">
                <w:lastRenderedPageBreak/>
                <w:t>egyszerűsített foglalkoztatási munkaviszonyban alkalmi munka jellegben</w:t>
              </w:r>
            </w:ins>
          </w:p>
        </w:tc>
      </w:tr>
      <w:tr w:rsidR="002546E6" w14:paraId="567F8982" w14:textId="77777777" w:rsidTr="007E17F2">
        <w:trPr>
          <w:ins w:id="536" w:author="Nánássy László" w:date="2026-04-29T14:42:00Z"/>
        </w:trPr>
        <w:tc>
          <w:tcPr>
            <w:tcW w:w="2263" w:type="dxa"/>
            <w:shd w:val="clear" w:color="auto" w:fill="D9D9D9" w:themeFill="background1" w:themeFillShade="D9"/>
          </w:tcPr>
          <w:p w14:paraId="7E7A4F41" w14:textId="354202D6" w:rsidR="002546E6" w:rsidRDefault="002546E6" w:rsidP="007E17F2">
            <w:pPr>
              <w:rPr>
                <w:ins w:id="537" w:author="Nánássy László" w:date="2026-04-29T14:42:00Z" w16du:dateUtc="2026-04-29T12:42:00Z"/>
              </w:rPr>
            </w:pPr>
            <w:ins w:id="538" w:author="Nánássy László" w:date="2026-04-29T14:44:00Z" w16du:dateUtc="2026-04-29T12:44:00Z">
              <w:r>
                <w:lastRenderedPageBreak/>
                <w:t>filmipar</w:t>
              </w:r>
            </w:ins>
          </w:p>
        </w:tc>
        <w:tc>
          <w:tcPr>
            <w:tcW w:w="1843" w:type="dxa"/>
            <w:shd w:val="clear" w:color="auto" w:fill="D9D9D9" w:themeFill="background1" w:themeFillShade="D9"/>
          </w:tcPr>
          <w:p w14:paraId="353F717E" w14:textId="747388FC" w:rsidR="002546E6" w:rsidRPr="006C16E2" w:rsidRDefault="002546E6" w:rsidP="007E17F2">
            <w:pPr>
              <w:jc w:val="center"/>
              <w:rPr>
                <w:ins w:id="539" w:author="Nánássy László" w:date="2026-04-29T14:42:00Z" w16du:dateUtc="2026-04-29T12:42:00Z"/>
              </w:rPr>
            </w:pPr>
            <w:ins w:id="540" w:author="Nánássy László" w:date="2026-04-29T14:44:00Z" w16du:dateUtc="2026-04-29T12:44:00Z">
              <w:r>
                <w:t>int</w:t>
              </w:r>
            </w:ins>
          </w:p>
        </w:tc>
        <w:tc>
          <w:tcPr>
            <w:tcW w:w="709" w:type="dxa"/>
            <w:shd w:val="clear" w:color="auto" w:fill="D9D9D9" w:themeFill="background1" w:themeFillShade="D9"/>
          </w:tcPr>
          <w:p w14:paraId="5DF1B26F" w14:textId="6433776B" w:rsidR="002546E6" w:rsidRDefault="002546E6" w:rsidP="007E17F2">
            <w:pPr>
              <w:jc w:val="center"/>
              <w:rPr>
                <w:ins w:id="541" w:author="Nánássy László" w:date="2026-04-29T14:42:00Z" w16du:dateUtc="2026-04-29T12:42:00Z"/>
              </w:rPr>
            </w:pPr>
            <w:ins w:id="542" w:author="Nánássy László" w:date="2026-04-29T14:44:00Z" w16du:dateUtc="2026-04-29T12:44:00Z">
              <w:r>
                <w:t>igen</w:t>
              </w:r>
            </w:ins>
          </w:p>
        </w:tc>
        <w:tc>
          <w:tcPr>
            <w:tcW w:w="4252" w:type="dxa"/>
            <w:shd w:val="clear" w:color="auto" w:fill="D9D9D9" w:themeFill="background1" w:themeFillShade="D9"/>
          </w:tcPr>
          <w:p w14:paraId="1C5726FD" w14:textId="76F3CABB" w:rsidR="002546E6" w:rsidRDefault="002546E6" w:rsidP="007E17F2">
            <w:pPr>
              <w:rPr>
                <w:ins w:id="543" w:author="Nánássy László" w:date="2026-04-29T14:42:00Z" w16du:dateUtc="2026-04-29T12:42:00Z"/>
              </w:rPr>
            </w:pPr>
            <w:ins w:id="544" w:author="Nánássy László" w:date="2026-04-29T14:44:00Z">
              <w:r w:rsidRPr="002546E6">
                <w:t>Azt mutatja meg, hogy az adott tárgyévben az adózó hány napot volt foglalkoztatva egyszerűsített foglalkoztatási munkaviszonyban filmipari statiszta jellegben</w:t>
              </w:r>
            </w:ins>
          </w:p>
        </w:tc>
      </w:tr>
      <w:tr w:rsidR="002546E6" w14:paraId="43548DF0" w14:textId="77777777" w:rsidTr="007E17F2">
        <w:trPr>
          <w:ins w:id="545" w:author="Nánássy László" w:date="2026-04-29T14:42:00Z"/>
        </w:trPr>
        <w:tc>
          <w:tcPr>
            <w:tcW w:w="2263" w:type="dxa"/>
            <w:shd w:val="clear" w:color="auto" w:fill="D9D9D9" w:themeFill="background1" w:themeFillShade="D9"/>
          </w:tcPr>
          <w:p w14:paraId="75CB12A5" w14:textId="14511612" w:rsidR="002546E6" w:rsidRPr="000D6741" w:rsidRDefault="002546E6" w:rsidP="002546E6">
            <w:pPr>
              <w:rPr>
                <w:ins w:id="546" w:author="Nánássy László" w:date="2026-04-29T14:42:00Z" w16du:dateUtc="2026-04-29T12:42:00Z"/>
              </w:rPr>
            </w:pPr>
            <w:ins w:id="547" w:author="Nánássy László" w:date="2026-04-29T14:44:00Z" w16du:dateUtc="2026-04-29T12:44:00Z">
              <w:r w:rsidRPr="002546E6">
                <w:t>mezogazdasag</w:t>
              </w:r>
            </w:ins>
          </w:p>
        </w:tc>
        <w:tc>
          <w:tcPr>
            <w:tcW w:w="1843" w:type="dxa"/>
            <w:shd w:val="clear" w:color="auto" w:fill="D9D9D9" w:themeFill="background1" w:themeFillShade="D9"/>
          </w:tcPr>
          <w:p w14:paraId="0A973CA8" w14:textId="054D9473" w:rsidR="002546E6" w:rsidRDefault="002546E6" w:rsidP="002546E6">
            <w:pPr>
              <w:jc w:val="center"/>
              <w:rPr>
                <w:ins w:id="548" w:author="Nánássy László" w:date="2026-04-29T14:42:00Z" w16du:dateUtc="2026-04-29T12:42:00Z"/>
              </w:rPr>
            </w:pPr>
            <w:ins w:id="549" w:author="Nánássy László" w:date="2026-04-29T14:44:00Z" w16du:dateUtc="2026-04-29T12:44:00Z">
              <w:r>
                <w:t>int</w:t>
              </w:r>
            </w:ins>
          </w:p>
        </w:tc>
        <w:tc>
          <w:tcPr>
            <w:tcW w:w="709" w:type="dxa"/>
            <w:shd w:val="clear" w:color="auto" w:fill="D9D9D9" w:themeFill="background1" w:themeFillShade="D9"/>
          </w:tcPr>
          <w:p w14:paraId="66FE9E1E" w14:textId="433BAF2C" w:rsidR="002546E6" w:rsidRDefault="002546E6" w:rsidP="002546E6">
            <w:pPr>
              <w:jc w:val="center"/>
              <w:rPr>
                <w:ins w:id="550" w:author="Nánássy László" w:date="2026-04-29T14:42:00Z" w16du:dateUtc="2026-04-29T12:42:00Z"/>
              </w:rPr>
            </w:pPr>
            <w:ins w:id="551" w:author="Nánássy László" w:date="2026-04-29T14:44:00Z" w16du:dateUtc="2026-04-29T12:44:00Z">
              <w:r>
                <w:t>igen</w:t>
              </w:r>
            </w:ins>
          </w:p>
        </w:tc>
        <w:tc>
          <w:tcPr>
            <w:tcW w:w="4252" w:type="dxa"/>
            <w:shd w:val="clear" w:color="auto" w:fill="D9D9D9" w:themeFill="background1" w:themeFillShade="D9"/>
          </w:tcPr>
          <w:p w14:paraId="5104E1BA" w14:textId="1C54F37D" w:rsidR="002546E6" w:rsidRDefault="002546E6" w:rsidP="002546E6">
            <w:pPr>
              <w:rPr>
                <w:ins w:id="552" w:author="Nánássy László" w:date="2026-04-29T14:42:00Z" w16du:dateUtc="2026-04-29T12:42:00Z"/>
              </w:rPr>
            </w:pPr>
            <w:ins w:id="553" w:author="Nánássy László" w:date="2026-04-29T14:44:00Z" w16du:dateUtc="2026-04-29T12:44:00Z">
              <w:r w:rsidRPr="002546E6">
                <w:t xml:space="preserve">Azt mutatja meg, hogy az adott tárgyévben az adózó hány napot volt foglalkoztatva egyszerűsített foglalkoztatási munkaviszonyban </w:t>
              </w:r>
            </w:ins>
            <w:ins w:id="554" w:author="Nánássy László" w:date="2026-04-29T14:45:00Z">
              <w:r w:rsidRPr="002546E6">
                <w:t>mezőgazdasági idénymunka</w:t>
              </w:r>
            </w:ins>
            <w:ins w:id="555" w:author="Nánássy László" w:date="2026-04-29T14:44:00Z" w16du:dateUtc="2026-04-29T12:44:00Z">
              <w:r w:rsidRPr="002546E6">
                <w:t xml:space="preserve"> jellegben</w:t>
              </w:r>
            </w:ins>
          </w:p>
        </w:tc>
      </w:tr>
      <w:tr w:rsidR="002546E6" w14:paraId="2B4EC0D6" w14:textId="77777777" w:rsidTr="007E17F2">
        <w:trPr>
          <w:ins w:id="556" w:author="Nánássy László" w:date="2026-04-29T14:42:00Z"/>
        </w:trPr>
        <w:tc>
          <w:tcPr>
            <w:tcW w:w="2263" w:type="dxa"/>
            <w:shd w:val="clear" w:color="auto" w:fill="D9D9D9" w:themeFill="background1" w:themeFillShade="D9"/>
          </w:tcPr>
          <w:p w14:paraId="1DD60336" w14:textId="0F7BD315" w:rsidR="002546E6" w:rsidRDefault="002546E6" w:rsidP="002546E6">
            <w:pPr>
              <w:rPr>
                <w:ins w:id="557" w:author="Nánássy László" w:date="2026-04-29T14:42:00Z" w16du:dateUtc="2026-04-29T12:42:00Z"/>
              </w:rPr>
            </w:pPr>
            <w:ins w:id="558" w:author="Nánássy László" w:date="2026-04-29T14:45:00Z" w16du:dateUtc="2026-04-29T12:45:00Z">
              <w:r w:rsidRPr="002546E6">
                <w:t>turisztika</w:t>
              </w:r>
            </w:ins>
          </w:p>
        </w:tc>
        <w:tc>
          <w:tcPr>
            <w:tcW w:w="1843" w:type="dxa"/>
            <w:shd w:val="clear" w:color="auto" w:fill="D9D9D9" w:themeFill="background1" w:themeFillShade="D9"/>
          </w:tcPr>
          <w:p w14:paraId="3645EBFC" w14:textId="25D2F88E" w:rsidR="002546E6" w:rsidRDefault="002546E6" w:rsidP="002546E6">
            <w:pPr>
              <w:jc w:val="center"/>
              <w:rPr>
                <w:ins w:id="559" w:author="Nánássy László" w:date="2026-04-29T14:42:00Z" w16du:dateUtc="2026-04-29T12:42:00Z"/>
              </w:rPr>
            </w:pPr>
            <w:ins w:id="560" w:author="Nánássy László" w:date="2026-04-29T14:45:00Z" w16du:dateUtc="2026-04-29T12:45:00Z">
              <w:r>
                <w:t>int</w:t>
              </w:r>
            </w:ins>
          </w:p>
        </w:tc>
        <w:tc>
          <w:tcPr>
            <w:tcW w:w="709" w:type="dxa"/>
            <w:shd w:val="clear" w:color="auto" w:fill="D9D9D9" w:themeFill="background1" w:themeFillShade="D9"/>
          </w:tcPr>
          <w:p w14:paraId="337AF352" w14:textId="7E773232" w:rsidR="002546E6" w:rsidRDefault="002546E6" w:rsidP="002546E6">
            <w:pPr>
              <w:jc w:val="center"/>
              <w:rPr>
                <w:ins w:id="561" w:author="Nánássy László" w:date="2026-04-29T14:42:00Z" w16du:dateUtc="2026-04-29T12:42:00Z"/>
              </w:rPr>
            </w:pPr>
            <w:ins w:id="562" w:author="Nánássy László" w:date="2026-04-29T14:45:00Z" w16du:dateUtc="2026-04-29T12:45:00Z">
              <w:r>
                <w:t>igen</w:t>
              </w:r>
            </w:ins>
          </w:p>
        </w:tc>
        <w:tc>
          <w:tcPr>
            <w:tcW w:w="4252" w:type="dxa"/>
            <w:shd w:val="clear" w:color="auto" w:fill="D9D9D9" w:themeFill="background1" w:themeFillShade="D9"/>
          </w:tcPr>
          <w:p w14:paraId="0ED5634A" w14:textId="66D753ED" w:rsidR="002546E6" w:rsidRDefault="002546E6" w:rsidP="002546E6">
            <w:pPr>
              <w:rPr>
                <w:ins w:id="563" w:author="Nánássy László" w:date="2026-04-29T14:42:00Z" w16du:dateUtc="2026-04-29T12:42:00Z"/>
              </w:rPr>
            </w:pPr>
            <w:ins w:id="564" w:author="Nánássy László" w:date="2026-04-29T14:45:00Z">
              <w:r w:rsidRPr="002546E6">
                <w:t>Azt mutatja meg, hogy az adott tárgyévben az adózó hány napot volt foglalkoztatva egyszerűsített foglalkoztatási munkaviszonyban turisztikai idénymunka jellegben</w:t>
              </w:r>
            </w:ins>
          </w:p>
        </w:tc>
      </w:tr>
      <w:tr w:rsidR="002546E6" w14:paraId="1900B2D6" w14:textId="77777777" w:rsidTr="007E17F2">
        <w:trPr>
          <w:ins w:id="565" w:author="Nánássy László" w:date="2026-04-29T14:42:00Z"/>
        </w:trPr>
        <w:tc>
          <w:tcPr>
            <w:tcW w:w="2263" w:type="dxa"/>
            <w:shd w:val="clear" w:color="auto" w:fill="D9D9D9" w:themeFill="background1" w:themeFillShade="D9"/>
          </w:tcPr>
          <w:p w14:paraId="07489901" w14:textId="53E7C25D" w:rsidR="002546E6" w:rsidRPr="002D0B17" w:rsidRDefault="002546E6" w:rsidP="002546E6">
            <w:pPr>
              <w:rPr>
                <w:ins w:id="566" w:author="Nánássy László" w:date="2026-04-29T14:42:00Z" w16du:dateUtc="2026-04-29T12:42:00Z"/>
              </w:rPr>
            </w:pPr>
            <w:ins w:id="567" w:author="Nánássy László" w:date="2026-04-29T14:45:00Z" w16du:dateUtc="2026-04-29T12:45:00Z">
              <w:r w:rsidRPr="002546E6">
                <w:t>osszes</w:t>
              </w:r>
            </w:ins>
          </w:p>
        </w:tc>
        <w:tc>
          <w:tcPr>
            <w:tcW w:w="1843" w:type="dxa"/>
            <w:shd w:val="clear" w:color="auto" w:fill="D9D9D9" w:themeFill="background1" w:themeFillShade="D9"/>
          </w:tcPr>
          <w:p w14:paraId="072264E1" w14:textId="4384B329" w:rsidR="002546E6" w:rsidRPr="002D0B17" w:rsidRDefault="002546E6" w:rsidP="002546E6">
            <w:pPr>
              <w:jc w:val="center"/>
              <w:rPr>
                <w:ins w:id="568" w:author="Nánássy László" w:date="2026-04-29T14:42:00Z" w16du:dateUtc="2026-04-29T12:42:00Z"/>
              </w:rPr>
            </w:pPr>
            <w:ins w:id="569" w:author="Nánássy László" w:date="2026-04-29T14:45:00Z" w16du:dateUtc="2026-04-29T12:45:00Z">
              <w:r>
                <w:t>int</w:t>
              </w:r>
            </w:ins>
          </w:p>
        </w:tc>
        <w:tc>
          <w:tcPr>
            <w:tcW w:w="709" w:type="dxa"/>
            <w:shd w:val="clear" w:color="auto" w:fill="D9D9D9" w:themeFill="background1" w:themeFillShade="D9"/>
          </w:tcPr>
          <w:p w14:paraId="4D84B0FA" w14:textId="4A6B76DB" w:rsidR="002546E6" w:rsidRDefault="002546E6" w:rsidP="002546E6">
            <w:pPr>
              <w:jc w:val="center"/>
              <w:rPr>
                <w:ins w:id="570" w:author="Nánássy László" w:date="2026-04-29T14:42:00Z" w16du:dateUtc="2026-04-29T12:42:00Z"/>
              </w:rPr>
            </w:pPr>
            <w:ins w:id="571" w:author="Nánássy László" w:date="2026-04-29T14:45:00Z" w16du:dateUtc="2026-04-29T12:45:00Z">
              <w:r>
                <w:t>igen</w:t>
              </w:r>
            </w:ins>
          </w:p>
        </w:tc>
        <w:tc>
          <w:tcPr>
            <w:tcW w:w="4252" w:type="dxa"/>
            <w:shd w:val="clear" w:color="auto" w:fill="D9D9D9" w:themeFill="background1" w:themeFillShade="D9"/>
          </w:tcPr>
          <w:p w14:paraId="76864B39" w14:textId="713DEEEA" w:rsidR="002546E6" w:rsidRDefault="002546E6" w:rsidP="002546E6">
            <w:pPr>
              <w:rPr>
                <w:ins w:id="572" w:author="Nánássy László" w:date="2026-04-29T14:42:00Z" w16du:dateUtc="2026-04-29T12:42:00Z"/>
              </w:rPr>
            </w:pPr>
            <w:ins w:id="573" w:author="Nánássy László" w:date="2026-04-29T14:46:00Z">
              <w:r w:rsidRPr="002546E6">
                <w:t xml:space="preserve">Azt mutatja meg, hogy az adott tárgyévben az adózó hány napot volt foglalkoztatva egyszerűsített foglalkoztatási munkaviszonyban összesen mezőgazdasági idénymunka, turisztikai idénymunka, alkalmi munka és filmipari statiszta viszonyban </w:t>
              </w:r>
            </w:ins>
          </w:p>
        </w:tc>
      </w:tr>
    </w:tbl>
    <w:p w14:paraId="30CDA729" w14:textId="77777777" w:rsidR="00DA1AA3" w:rsidRDefault="00DA1AA3" w:rsidP="00DA1AA3">
      <w:pPr>
        <w:rPr>
          <w:ins w:id="574" w:author="Nánássy László" w:date="2026-04-29T14:48:00Z" w16du:dateUtc="2026-04-29T12:48:00Z"/>
        </w:rPr>
      </w:pPr>
    </w:p>
    <w:p w14:paraId="38F7F59F" w14:textId="0F700156" w:rsidR="00DA1AA3" w:rsidRDefault="00DA1AA3" w:rsidP="00DA1AA3">
      <w:pPr>
        <w:rPr>
          <w:ins w:id="575" w:author="Nánássy László" w:date="2026-04-29T14:48:00Z" w16du:dateUtc="2026-04-29T12:48:00Z"/>
        </w:rPr>
      </w:pPr>
      <w:ins w:id="576" w:author="Nánássy László" w:date="2026-04-29T14:48:00Z" w16du:dateUtc="2026-04-29T12:48:00Z">
        <w:r>
          <w:t>F</w:t>
        </w:r>
        <w:r w:rsidRPr="000C4589">
          <w:t>elhasznalhatoNapok</w:t>
        </w:r>
        <w:r>
          <w:t xml:space="preserve"> attribútumai:</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DA1AA3" w14:paraId="03318FE5" w14:textId="77777777" w:rsidTr="007E17F2">
        <w:trPr>
          <w:ins w:id="577" w:author="Nánássy László" w:date="2026-04-29T14:48:00Z"/>
        </w:trPr>
        <w:tc>
          <w:tcPr>
            <w:tcW w:w="2263" w:type="dxa"/>
            <w:shd w:val="clear" w:color="auto" w:fill="D9D9D9" w:themeFill="background1" w:themeFillShade="D9"/>
          </w:tcPr>
          <w:p w14:paraId="1B96B08D" w14:textId="77777777" w:rsidR="00DA1AA3" w:rsidRPr="00B30389" w:rsidRDefault="00DA1AA3" w:rsidP="007E17F2">
            <w:pPr>
              <w:jc w:val="center"/>
              <w:rPr>
                <w:ins w:id="578" w:author="Nánássy László" w:date="2026-04-29T14:48:00Z" w16du:dateUtc="2026-04-29T12:48:00Z"/>
                <w:b/>
                <w:bCs/>
              </w:rPr>
            </w:pPr>
            <w:ins w:id="579" w:author="Nánássy László" w:date="2026-04-29T14:48:00Z" w16du:dateUtc="2026-04-29T12:48:00Z">
              <w:r w:rsidRPr="00B30389">
                <w:rPr>
                  <w:b/>
                  <w:bCs/>
                </w:rPr>
                <w:t>név</w:t>
              </w:r>
            </w:ins>
          </w:p>
        </w:tc>
        <w:tc>
          <w:tcPr>
            <w:tcW w:w="1843" w:type="dxa"/>
            <w:shd w:val="clear" w:color="auto" w:fill="D9D9D9" w:themeFill="background1" w:themeFillShade="D9"/>
          </w:tcPr>
          <w:p w14:paraId="7EFFD840" w14:textId="77777777" w:rsidR="00DA1AA3" w:rsidRPr="00B30389" w:rsidRDefault="00DA1AA3" w:rsidP="007E17F2">
            <w:pPr>
              <w:jc w:val="center"/>
              <w:rPr>
                <w:ins w:id="580" w:author="Nánássy László" w:date="2026-04-29T14:48:00Z" w16du:dateUtc="2026-04-29T12:48:00Z"/>
                <w:b/>
                <w:bCs/>
              </w:rPr>
            </w:pPr>
            <w:ins w:id="581" w:author="Nánássy László" w:date="2026-04-29T14:48:00Z" w16du:dateUtc="2026-04-29T12:48:00Z">
              <w:r w:rsidRPr="00B30389">
                <w:rPr>
                  <w:b/>
                  <w:bCs/>
                </w:rPr>
                <w:t>típus</w:t>
              </w:r>
            </w:ins>
          </w:p>
        </w:tc>
        <w:tc>
          <w:tcPr>
            <w:tcW w:w="709" w:type="dxa"/>
            <w:shd w:val="clear" w:color="auto" w:fill="D9D9D9" w:themeFill="background1" w:themeFillShade="D9"/>
          </w:tcPr>
          <w:p w14:paraId="381816F2" w14:textId="77777777" w:rsidR="00DA1AA3" w:rsidRPr="00B30389" w:rsidRDefault="00DA1AA3" w:rsidP="007E17F2">
            <w:pPr>
              <w:jc w:val="center"/>
              <w:rPr>
                <w:ins w:id="582" w:author="Nánássy László" w:date="2026-04-29T14:48:00Z" w16du:dateUtc="2026-04-29T12:48:00Z"/>
                <w:b/>
                <w:bCs/>
              </w:rPr>
            </w:pPr>
            <w:ins w:id="583" w:author="Nánássy László" w:date="2026-04-29T14:48:00Z" w16du:dateUtc="2026-04-29T12:48:00Z">
              <w:r>
                <w:rPr>
                  <w:b/>
                  <w:bCs/>
                </w:rPr>
                <w:t>kötelező</w:t>
              </w:r>
            </w:ins>
          </w:p>
        </w:tc>
        <w:tc>
          <w:tcPr>
            <w:tcW w:w="4252" w:type="dxa"/>
            <w:shd w:val="clear" w:color="auto" w:fill="D9D9D9" w:themeFill="background1" w:themeFillShade="D9"/>
          </w:tcPr>
          <w:p w14:paraId="0F3519F5" w14:textId="77777777" w:rsidR="00DA1AA3" w:rsidRPr="00B30389" w:rsidRDefault="00DA1AA3" w:rsidP="007E17F2">
            <w:pPr>
              <w:jc w:val="center"/>
              <w:rPr>
                <w:ins w:id="584" w:author="Nánássy László" w:date="2026-04-29T14:48:00Z" w16du:dateUtc="2026-04-29T12:48:00Z"/>
                <w:b/>
                <w:bCs/>
              </w:rPr>
            </w:pPr>
            <w:ins w:id="585" w:author="Nánássy László" w:date="2026-04-29T14:48:00Z" w16du:dateUtc="2026-04-29T12:48:00Z">
              <w:r w:rsidRPr="00B30389">
                <w:rPr>
                  <w:b/>
                  <w:bCs/>
                </w:rPr>
                <w:t>leírás</w:t>
              </w:r>
            </w:ins>
          </w:p>
        </w:tc>
      </w:tr>
      <w:tr w:rsidR="00DA1AA3" w14:paraId="05469E85" w14:textId="77777777" w:rsidTr="007E17F2">
        <w:trPr>
          <w:ins w:id="586" w:author="Nánássy László" w:date="2026-04-29T14:48:00Z"/>
        </w:trPr>
        <w:tc>
          <w:tcPr>
            <w:tcW w:w="2263" w:type="dxa"/>
            <w:shd w:val="clear" w:color="auto" w:fill="D9D9D9" w:themeFill="background1" w:themeFillShade="D9"/>
          </w:tcPr>
          <w:p w14:paraId="46DFFF6F" w14:textId="77777777" w:rsidR="00DA1AA3" w:rsidRPr="000D6741" w:rsidRDefault="00DA1AA3" w:rsidP="007E17F2">
            <w:pPr>
              <w:rPr>
                <w:ins w:id="587" w:author="Nánássy László" w:date="2026-04-29T14:48:00Z" w16du:dateUtc="2026-04-29T12:48:00Z"/>
              </w:rPr>
            </w:pPr>
            <w:ins w:id="588" w:author="Nánássy László" w:date="2026-04-29T14:48:00Z" w16du:dateUtc="2026-04-29T12:48:00Z">
              <w:r w:rsidRPr="002546E6">
                <w:t>mezogazdasag</w:t>
              </w:r>
            </w:ins>
          </w:p>
        </w:tc>
        <w:tc>
          <w:tcPr>
            <w:tcW w:w="1843" w:type="dxa"/>
            <w:shd w:val="clear" w:color="auto" w:fill="D9D9D9" w:themeFill="background1" w:themeFillShade="D9"/>
          </w:tcPr>
          <w:p w14:paraId="1A5721CA" w14:textId="77777777" w:rsidR="00DA1AA3" w:rsidRDefault="00DA1AA3" w:rsidP="007E17F2">
            <w:pPr>
              <w:jc w:val="center"/>
              <w:rPr>
                <w:ins w:id="589" w:author="Nánássy László" w:date="2026-04-29T14:48:00Z" w16du:dateUtc="2026-04-29T12:48:00Z"/>
              </w:rPr>
            </w:pPr>
            <w:ins w:id="590" w:author="Nánássy László" w:date="2026-04-29T14:48:00Z" w16du:dateUtc="2026-04-29T12:48:00Z">
              <w:r>
                <w:t>int</w:t>
              </w:r>
            </w:ins>
          </w:p>
        </w:tc>
        <w:tc>
          <w:tcPr>
            <w:tcW w:w="709" w:type="dxa"/>
            <w:shd w:val="clear" w:color="auto" w:fill="D9D9D9" w:themeFill="background1" w:themeFillShade="D9"/>
          </w:tcPr>
          <w:p w14:paraId="1BB7FB68" w14:textId="77777777" w:rsidR="00DA1AA3" w:rsidRDefault="00DA1AA3" w:rsidP="007E17F2">
            <w:pPr>
              <w:jc w:val="center"/>
              <w:rPr>
                <w:ins w:id="591" w:author="Nánássy László" w:date="2026-04-29T14:48:00Z" w16du:dateUtc="2026-04-29T12:48:00Z"/>
              </w:rPr>
            </w:pPr>
            <w:ins w:id="592" w:author="Nánássy László" w:date="2026-04-29T14:48:00Z" w16du:dateUtc="2026-04-29T12:48:00Z">
              <w:r>
                <w:t>igen</w:t>
              </w:r>
            </w:ins>
          </w:p>
        </w:tc>
        <w:tc>
          <w:tcPr>
            <w:tcW w:w="4252" w:type="dxa"/>
            <w:shd w:val="clear" w:color="auto" w:fill="D9D9D9" w:themeFill="background1" w:themeFillShade="D9"/>
          </w:tcPr>
          <w:p w14:paraId="7C348105" w14:textId="4BB21CFC" w:rsidR="00DA1AA3" w:rsidRDefault="00816D48" w:rsidP="007E17F2">
            <w:pPr>
              <w:rPr>
                <w:ins w:id="593" w:author="Nánássy László" w:date="2026-04-29T14:48:00Z" w16du:dateUtc="2026-04-29T12:48:00Z"/>
              </w:rPr>
            </w:pPr>
            <w:ins w:id="594" w:author="Nánássy László" w:date="2026-04-29T14:49:00Z">
              <w:r w:rsidRPr="00816D48">
                <w:t>Azt mutatja meg, hogy az adott tárgyévben az adózó hány napot lehet még foglalkoztatva mezőgazdasági idénymunkára egyszerűsített foglalkoztatási munkaviszonyban az Efo tv. 1.§ (4a) bekezdés szerinti 120 nap feletti 90 napjából</w:t>
              </w:r>
            </w:ins>
          </w:p>
        </w:tc>
      </w:tr>
      <w:tr w:rsidR="00DA1AA3" w14:paraId="6413A3B3" w14:textId="77777777" w:rsidTr="007E17F2">
        <w:trPr>
          <w:ins w:id="595" w:author="Nánássy László" w:date="2026-04-29T14:48:00Z"/>
        </w:trPr>
        <w:tc>
          <w:tcPr>
            <w:tcW w:w="2263" w:type="dxa"/>
            <w:shd w:val="clear" w:color="auto" w:fill="D9D9D9" w:themeFill="background1" w:themeFillShade="D9"/>
          </w:tcPr>
          <w:p w14:paraId="498FB0BA" w14:textId="77777777" w:rsidR="00DA1AA3" w:rsidRPr="002D0B17" w:rsidRDefault="00DA1AA3" w:rsidP="007E17F2">
            <w:pPr>
              <w:rPr>
                <w:ins w:id="596" w:author="Nánássy László" w:date="2026-04-29T14:48:00Z" w16du:dateUtc="2026-04-29T12:48:00Z"/>
              </w:rPr>
            </w:pPr>
            <w:ins w:id="597" w:author="Nánássy László" w:date="2026-04-29T14:48:00Z" w16du:dateUtc="2026-04-29T12:48:00Z">
              <w:r w:rsidRPr="002546E6">
                <w:t>osszes</w:t>
              </w:r>
            </w:ins>
          </w:p>
        </w:tc>
        <w:tc>
          <w:tcPr>
            <w:tcW w:w="1843" w:type="dxa"/>
            <w:shd w:val="clear" w:color="auto" w:fill="D9D9D9" w:themeFill="background1" w:themeFillShade="D9"/>
          </w:tcPr>
          <w:p w14:paraId="287BB5A0" w14:textId="77777777" w:rsidR="00DA1AA3" w:rsidRPr="002D0B17" w:rsidRDefault="00DA1AA3" w:rsidP="007E17F2">
            <w:pPr>
              <w:jc w:val="center"/>
              <w:rPr>
                <w:ins w:id="598" w:author="Nánássy László" w:date="2026-04-29T14:48:00Z" w16du:dateUtc="2026-04-29T12:48:00Z"/>
              </w:rPr>
            </w:pPr>
            <w:ins w:id="599" w:author="Nánássy László" w:date="2026-04-29T14:48:00Z" w16du:dateUtc="2026-04-29T12:48:00Z">
              <w:r>
                <w:t>int</w:t>
              </w:r>
            </w:ins>
          </w:p>
        </w:tc>
        <w:tc>
          <w:tcPr>
            <w:tcW w:w="709" w:type="dxa"/>
            <w:shd w:val="clear" w:color="auto" w:fill="D9D9D9" w:themeFill="background1" w:themeFillShade="D9"/>
          </w:tcPr>
          <w:p w14:paraId="2CF37DBD" w14:textId="77777777" w:rsidR="00DA1AA3" w:rsidRDefault="00DA1AA3" w:rsidP="007E17F2">
            <w:pPr>
              <w:jc w:val="center"/>
              <w:rPr>
                <w:ins w:id="600" w:author="Nánássy László" w:date="2026-04-29T14:48:00Z" w16du:dateUtc="2026-04-29T12:48:00Z"/>
              </w:rPr>
            </w:pPr>
            <w:ins w:id="601" w:author="Nánássy László" w:date="2026-04-29T14:48:00Z" w16du:dateUtc="2026-04-29T12:48:00Z">
              <w:r>
                <w:t>igen</w:t>
              </w:r>
            </w:ins>
          </w:p>
        </w:tc>
        <w:tc>
          <w:tcPr>
            <w:tcW w:w="4252" w:type="dxa"/>
            <w:shd w:val="clear" w:color="auto" w:fill="D9D9D9" w:themeFill="background1" w:themeFillShade="D9"/>
          </w:tcPr>
          <w:p w14:paraId="142B817F" w14:textId="7B0691A2" w:rsidR="00DA1AA3" w:rsidRDefault="00816D48" w:rsidP="007E17F2">
            <w:pPr>
              <w:rPr>
                <w:ins w:id="602" w:author="Nánássy László" w:date="2026-04-29T14:48:00Z" w16du:dateUtc="2026-04-29T12:48:00Z"/>
              </w:rPr>
            </w:pPr>
            <w:ins w:id="603" w:author="Nánássy László" w:date="2026-04-29T14:50:00Z">
              <w:r w:rsidRPr="00816D48">
                <w:t>Azt mutatja meg, hogy az adott tárgyévben az adózó hány napot lehet még foglalkoztatva egyszerűsített foglalkoztatási munkaviszonyban az Efo tv. 1.§ (4) bekezdés szerinti 120 napjából</w:t>
              </w:r>
            </w:ins>
          </w:p>
        </w:tc>
      </w:tr>
    </w:tbl>
    <w:p w14:paraId="607BFD91" w14:textId="77777777" w:rsidR="00DA1AA3" w:rsidRDefault="00DA1AA3" w:rsidP="00DA1AA3">
      <w:pPr>
        <w:rPr>
          <w:ins w:id="604" w:author="Nánássy László" w:date="2026-04-29T14:48:00Z" w16du:dateUtc="2026-04-29T12:48:00Z"/>
          <w:rFonts w:ascii="Times New Roman" w:eastAsia="Times New Roman" w:hAnsi="Times New Roman" w:cs="Times New Roman"/>
          <w:b/>
          <w:sz w:val="30"/>
        </w:rPr>
      </w:pPr>
    </w:p>
    <w:p w14:paraId="2BA5EC7E" w14:textId="77777777" w:rsidR="0077219E" w:rsidRDefault="0077219E" w:rsidP="0077219E">
      <w:pPr>
        <w:rPr>
          <w:ins w:id="605" w:author="Nánássy László" w:date="2026-05-04T08:17:00Z" w16du:dateUtc="2026-05-04T06:17:00Z"/>
        </w:rPr>
      </w:pPr>
    </w:p>
    <w:p w14:paraId="2979B414" w14:textId="54F9AFD9" w:rsidR="00FA5DA6" w:rsidRDefault="00FA5DA6" w:rsidP="0077219E">
      <w:pPr>
        <w:rPr>
          <w:ins w:id="606" w:author="Nánássy László" w:date="2026-04-29T14:50:00Z" w16du:dateUtc="2026-04-29T12:50:00Z"/>
        </w:rPr>
      </w:pPr>
      <w:ins w:id="607" w:author="Nánássy László" w:date="2026-05-04T08:17:00Z" w16du:dateUtc="2026-05-04T06:17:00Z">
        <w:r>
          <w:t>HibaLista</w:t>
        </w:r>
      </w:ins>
      <w:ins w:id="608" w:author="Nánássy László" w:date="2026-05-04T08:18:00Z" w16du:dateUtc="2026-05-04T06:18:00Z">
        <w:r>
          <w:t xml:space="preserve">: </w:t>
        </w:r>
        <w:r w:rsidR="00573844">
          <w:t xml:space="preserve">a </w:t>
        </w:r>
        <w:r>
          <w:t>Hiba-kat összefogó elem</w:t>
        </w:r>
      </w:ins>
    </w:p>
    <w:p w14:paraId="176E6376" w14:textId="1DFCFD47" w:rsidR="0077219E" w:rsidRDefault="0077219E" w:rsidP="0077219E">
      <w:pPr>
        <w:rPr>
          <w:ins w:id="609" w:author="Nánássy László" w:date="2026-04-29T14:50:00Z" w16du:dateUtc="2026-04-29T12:50:00Z"/>
        </w:rPr>
      </w:pPr>
      <w:ins w:id="610" w:author="Nánássy László" w:date="2026-04-29T14:50:00Z" w16du:dateUtc="2026-04-29T12:50:00Z">
        <w:r>
          <w:t>Hiba attribútumai:</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77219E" w14:paraId="46717BBC" w14:textId="77777777" w:rsidTr="007E17F2">
        <w:trPr>
          <w:ins w:id="611" w:author="Nánássy László" w:date="2026-04-29T14:50:00Z"/>
        </w:trPr>
        <w:tc>
          <w:tcPr>
            <w:tcW w:w="2263" w:type="dxa"/>
            <w:shd w:val="clear" w:color="auto" w:fill="D9D9D9" w:themeFill="background1" w:themeFillShade="D9"/>
          </w:tcPr>
          <w:p w14:paraId="00EA5680" w14:textId="77777777" w:rsidR="0077219E" w:rsidRPr="00B30389" w:rsidRDefault="0077219E" w:rsidP="007E17F2">
            <w:pPr>
              <w:jc w:val="center"/>
              <w:rPr>
                <w:ins w:id="612" w:author="Nánássy László" w:date="2026-04-29T14:50:00Z" w16du:dateUtc="2026-04-29T12:50:00Z"/>
                <w:b/>
                <w:bCs/>
              </w:rPr>
            </w:pPr>
            <w:ins w:id="613" w:author="Nánássy László" w:date="2026-04-29T14:50:00Z" w16du:dateUtc="2026-04-29T12:50:00Z">
              <w:r w:rsidRPr="00B30389">
                <w:rPr>
                  <w:b/>
                  <w:bCs/>
                </w:rPr>
                <w:t>név</w:t>
              </w:r>
            </w:ins>
          </w:p>
        </w:tc>
        <w:tc>
          <w:tcPr>
            <w:tcW w:w="1843" w:type="dxa"/>
            <w:shd w:val="clear" w:color="auto" w:fill="D9D9D9" w:themeFill="background1" w:themeFillShade="D9"/>
          </w:tcPr>
          <w:p w14:paraId="39051B8E" w14:textId="77777777" w:rsidR="0077219E" w:rsidRPr="00B30389" w:rsidRDefault="0077219E" w:rsidP="007E17F2">
            <w:pPr>
              <w:jc w:val="center"/>
              <w:rPr>
                <w:ins w:id="614" w:author="Nánássy László" w:date="2026-04-29T14:50:00Z" w16du:dateUtc="2026-04-29T12:50:00Z"/>
                <w:b/>
                <w:bCs/>
              </w:rPr>
            </w:pPr>
            <w:ins w:id="615" w:author="Nánássy László" w:date="2026-04-29T14:50:00Z" w16du:dateUtc="2026-04-29T12:50:00Z">
              <w:r w:rsidRPr="00B30389">
                <w:rPr>
                  <w:b/>
                  <w:bCs/>
                </w:rPr>
                <w:t>típus</w:t>
              </w:r>
            </w:ins>
          </w:p>
        </w:tc>
        <w:tc>
          <w:tcPr>
            <w:tcW w:w="709" w:type="dxa"/>
            <w:shd w:val="clear" w:color="auto" w:fill="D9D9D9" w:themeFill="background1" w:themeFillShade="D9"/>
          </w:tcPr>
          <w:p w14:paraId="13FEF320" w14:textId="77777777" w:rsidR="0077219E" w:rsidRPr="00B30389" w:rsidRDefault="0077219E" w:rsidP="007E17F2">
            <w:pPr>
              <w:jc w:val="center"/>
              <w:rPr>
                <w:ins w:id="616" w:author="Nánássy László" w:date="2026-04-29T14:50:00Z" w16du:dateUtc="2026-04-29T12:50:00Z"/>
                <w:b/>
                <w:bCs/>
              </w:rPr>
            </w:pPr>
            <w:ins w:id="617" w:author="Nánássy László" w:date="2026-04-29T14:50:00Z" w16du:dateUtc="2026-04-29T12:50:00Z">
              <w:r>
                <w:rPr>
                  <w:b/>
                  <w:bCs/>
                </w:rPr>
                <w:t>kötelező</w:t>
              </w:r>
            </w:ins>
          </w:p>
        </w:tc>
        <w:tc>
          <w:tcPr>
            <w:tcW w:w="4252" w:type="dxa"/>
            <w:shd w:val="clear" w:color="auto" w:fill="D9D9D9" w:themeFill="background1" w:themeFillShade="D9"/>
          </w:tcPr>
          <w:p w14:paraId="36C1DE14" w14:textId="77777777" w:rsidR="0077219E" w:rsidRPr="00B30389" w:rsidRDefault="0077219E" w:rsidP="007E17F2">
            <w:pPr>
              <w:jc w:val="center"/>
              <w:rPr>
                <w:ins w:id="618" w:author="Nánássy László" w:date="2026-04-29T14:50:00Z" w16du:dateUtc="2026-04-29T12:50:00Z"/>
                <w:b/>
                <w:bCs/>
              </w:rPr>
            </w:pPr>
            <w:ins w:id="619" w:author="Nánássy László" w:date="2026-04-29T14:50:00Z" w16du:dateUtc="2026-04-29T12:50:00Z">
              <w:r w:rsidRPr="00B30389">
                <w:rPr>
                  <w:b/>
                  <w:bCs/>
                </w:rPr>
                <w:t>leírás</w:t>
              </w:r>
            </w:ins>
          </w:p>
        </w:tc>
      </w:tr>
      <w:tr w:rsidR="0077219E" w14:paraId="7326B235" w14:textId="77777777" w:rsidTr="007E17F2">
        <w:trPr>
          <w:ins w:id="620" w:author="Nánássy László" w:date="2026-04-29T14:50:00Z"/>
        </w:trPr>
        <w:tc>
          <w:tcPr>
            <w:tcW w:w="2263" w:type="dxa"/>
            <w:shd w:val="clear" w:color="auto" w:fill="D9D9D9" w:themeFill="background1" w:themeFillShade="D9"/>
          </w:tcPr>
          <w:p w14:paraId="0AA4A64E" w14:textId="323997B0" w:rsidR="0077219E" w:rsidRPr="000D6741" w:rsidRDefault="0077219E" w:rsidP="007E17F2">
            <w:pPr>
              <w:rPr>
                <w:ins w:id="621" w:author="Nánássy László" w:date="2026-04-29T14:50:00Z" w16du:dateUtc="2026-04-29T12:50:00Z"/>
              </w:rPr>
            </w:pPr>
            <w:ins w:id="622" w:author="Nánássy László" w:date="2026-04-29T14:51:00Z" w16du:dateUtc="2026-04-29T12:51:00Z">
              <w:r w:rsidRPr="0077219E">
                <w:t>hibaKod</w:t>
              </w:r>
            </w:ins>
          </w:p>
        </w:tc>
        <w:tc>
          <w:tcPr>
            <w:tcW w:w="1843" w:type="dxa"/>
            <w:shd w:val="clear" w:color="auto" w:fill="D9D9D9" w:themeFill="background1" w:themeFillShade="D9"/>
          </w:tcPr>
          <w:p w14:paraId="698CAAFE" w14:textId="289E0959" w:rsidR="0077219E" w:rsidRDefault="0077219E" w:rsidP="007E17F2">
            <w:pPr>
              <w:jc w:val="center"/>
              <w:rPr>
                <w:ins w:id="623" w:author="Nánássy László" w:date="2026-04-29T14:50:00Z" w16du:dateUtc="2026-04-29T12:50:00Z"/>
              </w:rPr>
            </w:pPr>
            <w:ins w:id="624" w:author="Nánássy László" w:date="2026-04-29T14:51:00Z" w16du:dateUtc="2026-04-29T12:51:00Z">
              <w:r>
                <w:t>string</w:t>
              </w:r>
            </w:ins>
          </w:p>
        </w:tc>
        <w:tc>
          <w:tcPr>
            <w:tcW w:w="709" w:type="dxa"/>
            <w:shd w:val="clear" w:color="auto" w:fill="D9D9D9" w:themeFill="background1" w:themeFillShade="D9"/>
          </w:tcPr>
          <w:p w14:paraId="5488B601" w14:textId="77777777" w:rsidR="0077219E" w:rsidRDefault="0077219E" w:rsidP="007E17F2">
            <w:pPr>
              <w:jc w:val="center"/>
              <w:rPr>
                <w:ins w:id="625" w:author="Nánássy László" w:date="2026-04-29T14:50:00Z" w16du:dateUtc="2026-04-29T12:50:00Z"/>
              </w:rPr>
            </w:pPr>
            <w:ins w:id="626" w:author="Nánássy László" w:date="2026-04-29T14:50:00Z" w16du:dateUtc="2026-04-29T12:50:00Z">
              <w:r>
                <w:t>igen</w:t>
              </w:r>
            </w:ins>
          </w:p>
        </w:tc>
        <w:tc>
          <w:tcPr>
            <w:tcW w:w="4252" w:type="dxa"/>
            <w:shd w:val="clear" w:color="auto" w:fill="D9D9D9" w:themeFill="background1" w:themeFillShade="D9"/>
          </w:tcPr>
          <w:p w14:paraId="1BBB1523" w14:textId="2E4BDB04" w:rsidR="0077219E" w:rsidRDefault="0077219E" w:rsidP="007E17F2">
            <w:pPr>
              <w:rPr>
                <w:ins w:id="627" w:author="Nánássy László" w:date="2026-04-29T14:50:00Z" w16du:dateUtc="2026-04-29T12:50:00Z"/>
              </w:rPr>
            </w:pPr>
            <w:ins w:id="628" w:author="Nánássy László" w:date="2026-04-29T14:51:00Z">
              <w:r w:rsidRPr="0077219E">
                <w:t>A hiba kódja</w:t>
              </w:r>
            </w:ins>
          </w:p>
        </w:tc>
      </w:tr>
      <w:tr w:rsidR="0077219E" w14:paraId="5DD868A2" w14:textId="77777777" w:rsidTr="007E17F2">
        <w:trPr>
          <w:ins w:id="629" w:author="Nánássy László" w:date="2026-04-29T14:50:00Z"/>
        </w:trPr>
        <w:tc>
          <w:tcPr>
            <w:tcW w:w="2263" w:type="dxa"/>
            <w:shd w:val="clear" w:color="auto" w:fill="D9D9D9" w:themeFill="background1" w:themeFillShade="D9"/>
          </w:tcPr>
          <w:p w14:paraId="2E8F9AEF" w14:textId="37D74910" w:rsidR="0077219E" w:rsidRPr="002D0B17" w:rsidRDefault="0077219E" w:rsidP="007E17F2">
            <w:pPr>
              <w:rPr>
                <w:ins w:id="630" w:author="Nánássy László" w:date="2026-04-29T14:50:00Z" w16du:dateUtc="2026-04-29T12:50:00Z"/>
              </w:rPr>
            </w:pPr>
            <w:ins w:id="631" w:author="Nánássy László" w:date="2026-04-29T14:51:00Z" w16du:dateUtc="2026-04-29T12:51:00Z">
              <w:r w:rsidRPr="0077219E">
                <w:lastRenderedPageBreak/>
                <w:t>hibaLeiras</w:t>
              </w:r>
            </w:ins>
          </w:p>
        </w:tc>
        <w:tc>
          <w:tcPr>
            <w:tcW w:w="1843" w:type="dxa"/>
            <w:shd w:val="clear" w:color="auto" w:fill="D9D9D9" w:themeFill="background1" w:themeFillShade="D9"/>
          </w:tcPr>
          <w:p w14:paraId="56378A14" w14:textId="3A363834" w:rsidR="0077219E" w:rsidRPr="002D0B17" w:rsidRDefault="0077219E" w:rsidP="007E17F2">
            <w:pPr>
              <w:jc w:val="center"/>
              <w:rPr>
                <w:ins w:id="632" w:author="Nánássy László" w:date="2026-04-29T14:50:00Z" w16du:dateUtc="2026-04-29T12:50:00Z"/>
              </w:rPr>
            </w:pPr>
            <w:ins w:id="633" w:author="Nánássy László" w:date="2026-04-29T14:51:00Z" w16du:dateUtc="2026-04-29T12:51:00Z">
              <w:r>
                <w:t>string</w:t>
              </w:r>
            </w:ins>
          </w:p>
        </w:tc>
        <w:tc>
          <w:tcPr>
            <w:tcW w:w="709" w:type="dxa"/>
            <w:shd w:val="clear" w:color="auto" w:fill="D9D9D9" w:themeFill="background1" w:themeFillShade="D9"/>
          </w:tcPr>
          <w:p w14:paraId="2BB91781" w14:textId="77777777" w:rsidR="0077219E" w:rsidRDefault="0077219E" w:rsidP="007E17F2">
            <w:pPr>
              <w:jc w:val="center"/>
              <w:rPr>
                <w:ins w:id="634" w:author="Nánássy László" w:date="2026-04-29T14:50:00Z" w16du:dateUtc="2026-04-29T12:50:00Z"/>
              </w:rPr>
            </w:pPr>
            <w:ins w:id="635" w:author="Nánássy László" w:date="2026-04-29T14:50:00Z" w16du:dateUtc="2026-04-29T12:50:00Z">
              <w:r>
                <w:t>igen</w:t>
              </w:r>
            </w:ins>
          </w:p>
        </w:tc>
        <w:tc>
          <w:tcPr>
            <w:tcW w:w="4252" w:type="dxa"/>
            <w:shd w:val="clear" w:color="auto" w:fill="D9D9D9" w:themeFill="background1" w:themeFillShade="D9"/>
          </w:tcPr>
          <w:p w14:paraId="76C77B77" w14:textId="0093C1D9" w:rsidR="0077219E" w:rsidRDefault="0077219E" w:rsidP="007E17F2">
            <w:pPr>
              <w:rPr>
                <w:ins w:id="636" w:author="Nánássy László" w:date="2026-04-29T14:50:00Z" w16du:dateUtc="2026-04-29T12:50:00Z"/>
              </w:rPr>
            </w:pPr>
            <w:ins w:id="637" w:author="Nánássy László" w:date="2026-04-29T14:51:00Z">
              <w:r w:rsidRPr="0077219E">
                <w:t>A hiba leírása</w:t>
              </w:r>
            </w:ins>
          </w:p>
        </w:tc>
      </w:tr>
    </w:tbl>
    <w:p w14:paraId="2B8A6C45" w14:textId="77777777" w:rsidR="0077219E" w:rsidRDefault="0077219E" w:rsidP="00E36D89">
      <w:pPr>
        <w:rPr>
          <w:ins w:id="638" w:author="Nánássy László" w:date="2026-04-29T09:23:00Z" w16du:dateUtc="2026-04-29T07:23:00Z"/>
          <w:rFonts w:ascii="Times New Roman" w:eastAsia="Times New Roman" w:hAnsi="Times New Roman" w:cs="Times New Roman"/>
          <w:b/>
          <w:sz w:val="30"/>
        </w:rPr>
      </w:pPr>
    </w:p>
    <w:p w14:paraId="1D1A0B96" w14:textId="77777777" w:rsidR="00E36D89" w:rsidRDefault="00E36D89" w:rsidP="00E36D89">
      <w:pPr>
        <w:rPr>
          <w:ins w:id="639" w:author="Nánássy László" w:date="2026-04-29T09:23:00Z" w16du:dateUtc="2026-04-29T07:23:00Z"/>
          <w:b/>
          <w:bCs/>
          <w:u w:val="single"/>
        </w:rPr>
      </w:pPr>
      <w:ins w:id="640" w:author="Nánássy László" w:date="2026-04-29T09:23:00Z" w16du:dateUtc="2026-04-29T07:23:00Z">
        <w:r w:rsidRPr="00873EAF">
          <w:rPr>
            <w:b/>
            <w:bCs/>
            <w:u w:val="single"/>
          </w:rPr>
          <w:t>Válaszkódok:</w:t>
        </w:r>
        <w:r w:rsidRPr="00432177" w:rsidDel="00E50E06">
          <w:rPr>
            <w:b/>
            <w:bCs/>
            <w:u w:val="single"/>
          </w:rPr>
          <w:t xml:space="preserve"> </w:t>
        </w:r>
      </w:ins>
    </w:p>
    <w:p w14:paraId="0B3B43D3" w14:textId="7D1FBF39" w:rsidR="00E36D89" w:rsidRPr="00297905" w:rsidRDefault="00E36D89" w:rsidP="00E36D89">
      <w:pPr>
        <w:rPr>
          <w:ins w:id="641" w:author="Nánássy László" w:date="2026-04-29T09:23:00Z" w16du:dateUtc="2026-04-29T07:23:00Z"/>
          <w:b/>
          <w:bCs/>
          <w:u w:val="single"/>
        </w:rPr>
      </w:pPr>
      <w:ins w:id="642" w:author="Nánássy László" w:date="2026-04-29T09:23:00Z" w16du:dateUtc="2026-04-29T07:23:00Z">
        <w:r>
          <w:t xml:space="preserve">A </w:t>
        </w:r>
      </w:ins>
      <w:ins w:id="643" w:author="Nánássy László" w:date="2026-04-29T14:38:00Z" w16du:dateUtc="2026-04-29T12:38:00Z">
        <w:r w:rsidR="002741AA" w:rsidRPr="002741AA">
          <w:t xml:space="preserve">GetEgyszerusitettFoglalkoztatasResult </w:t>
        </w:r>
      </w:ins>
      <w:ins w:id="644" w:author="Nánássy László" w:date="2026-04-29T09:23:00Z" w16du:dateUtc="2026-04-29T07:23:00Z">
        <w:r>
          <w:t>enum lehetséges értékei:</w:t>
        </w:r>
      </w:ins>
    </w:p>
    <w:tbl>
      <w:tblPr>
        <w:tblStyle w:val="Rcsostblzat"/>
        <w:tblW w:w="0" w:type="auto"/>
        <w:shd w:val="clear" w:color="auto" w:fill="D9D9D9" w:themeFill="background1" w:themeFillShade="D9"/>
        <w:tblLook w:val="04A0" w:firstRow="1" w:lastRow="0" w:firstColumn="1" w:lastColumn="0" w:noHBand="0" w:noVBand="1"/>
      </w:tblPr>
      <w:tblGrid>
        <w:gridCol w:w="5092"/>
        <w:gridCol w:w="3973"/>
      </w:tblGrid>
      <w:tr w:rsidR="00E36D89" w14:paraId="67CA6A6F" w14:textId="77777777" w:rsidTr="007E17F2">
        <w:trPr>
          <w:ins w:id="645" w:author="Nánássy László" w:date="2026-04-29T09:23:00Z"/>
        </w:trPr>
        <w:tc>
          <w:tcPr>
            <w:tcW w:w="5092" w:type="dxa"/>
            <w:shd w:val="clear" w:color="auto" w:fill="D9D9D9" w:themeFill="background1" w:themeFillShade="D9"/>
          </w:tcPr>
          <w:p w14:paraId="7BA5B051" w14:textId="77777777" w:rsidR="00E36D89" w:rsidRPr="0019127B" w:rsidRDefault="00E36D89" w:rsidP="007E17F2">
            <w:pPr>
              <w:jc w:val="center"/>
              <w:rPr>
                <w:ins w:id="646" w:author="Nánássy László" w:date="2026-04-29T09:23:00Z" w16du:dateUtc="2026-04-29T07:23:00Z"/>
                <w:b/>
                <w:bCs/>
              </w:rPr>
            </w:pPr>
            <w:ins w:id="647" w:author="Nánássy László" w:date="2026-04-29T09:23:00Z" w16du:dateUtc="2026-04-29T07:23:00Z">
              <w:r w:rsidRPr="0019127B">
                <w:rPr>
                  <w:b/>
                  <w:bCs/>
                </w:rPr>
                <w:t>kód</w:t>
              </w:r>
            </w:ins>
          </w:p>
        </w:tc>
        <w:tc>
          <w:tcPr>
            <w:tcW w:w="3973" w:type="dxa"/>
            <w:shd w:val="clear" w:color="auto" w:fill="D9D9D9" w:themeFill="background1" w:themeFillShade="D9"/>
          </w:tcPr>
          <w:p w14:paraId="1E6A1C3F" w14:textId="77777777" w:rsidR="00E36D89" w:rsidRPr="0019127B" w:rsidRDefault="00E36D89" w:rsidP="007E17F2">
            <w:pPr>
              <w:jc w:val="center"/>
              <w:rPr>
                <w:ins w:id="648" w:author="Nánássy László" w:date="2026-04-29T09:23:00Z" w16du:dateUtc="2026-04-29T07:23:00Z"/>
                <w:b/>
                <w:bCs/>
              </w:rPr>
            </w:pPr>
            <w:ins w:id="649" w:author="Nánássy László" w:date="2026-04-29T09:23:00Z" w16du:dateUtc="2026-04-29T07:23:00Z">
              <w:r w:rsidRPr="0019127B">
                <w:rPr>
                  <w:b/>
                  <w:bCs/>
                </w:rPr>
                <w:t>jelentés</w:t>
              </w:r>
            </w:ins>
          </w:p>
        </w:tc>
      </w:tr>
      <w:tr w:rsidR="00E36D89" w14:paraId="004D7BFC" w14:textId="77777777" w:rsidTr="007E17F2">
        <w:trPr>
          <w:ins w:id="650" w:author="Nánássy László" w:date="2026-04-29T09:23:00Z"/>
        </w:trPr>
        <w:tc>
          <w:tcPr>
            <w:tcW w:w="5092" w:type="dxa"/>
            <w:shd w:val="clear" w:color="auto" w:fill="D9D9D9" w:themeFill="background1" w:themeFillShade="D9"/>
          </w:tcPr>
          <w:p w14:paraId="5B622473" w14:textId="77777777" w:rsidR="00E36D89" w:rsidRPr="0019127B" w:rsidRDefault="00E36D89" w:rsidP="007E17F2">
            <w:pPr>
              <w:rPr>
                <w:ins w:id="651" w:author="Nánássy László" w:date="2026-04-29T09:23:00Z" w16du:dateUtc="2026-04-29T07:23:00Z"/>
              </w:rPr>
            </w:pPr>
            <w:ins w:id="652" w:author="Nánássy László" w:date="2026-04-29T09:23:00Z" w16du:dateUtc="2026-04-29T07:23:00Z">
              <w:r>
                <w:rPr>
                  <w:sz w:val="20"/>
                  <w:szCs w:val="20"/>
                </w:rPr>
                <w:t>SIKERES</w:t>
              </w:r>
            </w:ins>
          </w:p>
        </w:tc>
        <w:tc>
          <w:tcPr>
            <w:tcW w:w="3973" w:type="dxa"/>
            <w:shd w:val="clear" w:color="auto" w:fill="D9D9D9" w:themeFill="background1" w:themeFillShade="D9"/>
          </w:tcPr>
          <w:p w14:paraId="5F1D40D8" w14:textId="77777777" w:rsidR="00E36D89" w:rsidRPr="0019127B" w:rsidRDefault="00E36D89" w:rsidP="007E17F2">
            <w:pPr>
              <w:rPr>
                <w:ins w:id="653" w:author="Nánássy László" w:date="2026-04-29T09:23:00Z" w16du:dateUtc="2026-04-29T07:23:00Z"/>
              </w:rPr>
            </w:pPr>
            <w:ins w:id="654" w:author="Nánássy László" w:date="2026-04-29T09:23:00Z" w16du:dateUtc="2026-04-29T07:23:00Z">
              <w:r>
                <w:t>Sikeres művelet</w:t>
              </w:r>
            </w:ins>
          </w:p>
        </w:tc>
      </w:tr>
      <w:tr w:rsidR="00E36D89" w14:paraId="5C66B577" w14:textId="77777777" w:rsidTr="007E17F2">
        <w:trPr>
          <w:ins w:id="655" w:author="Nánássy László" w:date="2026-04-29T09:23:00Z"/>
        </w:trPr>
        <w:tc>
          <w:tcPr>
            <w:tcW w:w="5092" w:type="dxa"/>
            <w:shd w:val="clear" w:color="auto" w:fill="D9D9D9" w:themeFill="background1" w:themeFillShade="D9"/>
          </w:tcPr>
          <w:p w14:paraId="379A1A09" w14:textId="77777777" w:rsidR="00E36D89" w:rsidRDefault="00E36D89" w:rsidP="007E17F2">
            <w:pPr>
              <w:rPr>
                <w:ins w:id="656" w:author="Nánássy László" w:date="2026-04-29T09:23:00Z" w16du:dateUtc="2026-04-29T07:23:00Z"/>
                <w:sz w:val="20"/>
                <w:szCs w:val="20"/>
              </w:rPr>
            </w:pPr>
            <w:ins w:id="657" w:author="Nánássy László" w:date="2026-04-29T09:23:00Z" w16du:dateUtc="2026-04-29T07:23:00Z">
              <w:r w:rsidRPr="00A61E75">
                <w:t>ERVENYTELEN_ALAIRAS</w:t>
              </w:r>
            </w:ins>
          </w:p>
        </w:tc>
        <w:tc>
          <w:tcPr>
            <w:tcW w:w="3973" w:type="dxa"/>
            <w:shd w:val="clear" w:color="auto" w:fill="D9D9D9" w:themeFill="background1" w:themeFillShade="D9"/>
          </w:tcPr>
          <w:p w14:paraId="2DE59A8C" w14:textId="77777777" w:rsidR="00E36D89" w:rsidRDefault="00E36D89" w:rsidP="007E17F2">
            <w:pPr>
              <w:rPr>
                <w:ins w:id="658" w:author="Nánássy László" w:date="2026-04-29T09:23:00Z" w16du:dateUtc="2026-04-29T07:23:00Z"/>
              </w:rPr>
            </w:pPr>
            <w:ins w:id="659" w:author="Nánássy László" w:date="2026-04-29T09:23:00Z" w16du:dateUtc="2026-04-29T07:23:00Z">
              <w:r>
                <w:t>Érvénytelen aláírás</w:t>
              </w:r>
            </w:ins>
          </w:p>
        </w:tc>
      </w:tr>
      <w:tr w:rsidR="00E36D89" w14:paraId="2263E689" w14:textId="77777777" w:rsidTr="007E17F2">
        <w:trPr>
          <w:ins w:id="660" w:author="Nánássy László" w:date="2026-04-29T09:23:00Z"/>
        </w:trPr>
        <w:tc>
          <w:tcPr>
            <w:tcW w:w="5092" w:type="dxa"/>
            <w:shd w:val="clear" w:color="auto" w:fill="D9D9D9" w:themeFill="background1" w:themeFillShade="D9"/>
          </w:tcPr>
          <w:p w14:paraId="6B4C7071" w14:textId="77777777" w:rsidR="00E36D89" w:rsidRPr="0019127B" w:rsidRDefault="00E36D89" w:rsidP="007E17F2">
            <w:pPr>
              <w:rPr>
                <w:ins w:id="661" w:author="Nánássy László" w:date="2026-04-29T09:23:00Z" w16du:dateUtc="2026-04-29T07:23:00Z"/>
              </w:rPr>
            </w:pPr>
            <w:ins w:id="662" w:author="Nánássy László" w:date="2026-04-29T09:23:00Z" w16du:dateUtc="2026-04-29T07:23:00Z">
              <w:r w:rsidRPr="00A61E75">
                <w:rPr>
                  <w:sz w:val="20"/>
                  <w:szCs w:val="20"/>
                </w:rPr>
                <w:t>ERVENYTELEN_ADOALANY_AZONOSITO</w:t>
              </w:r>
            </w:ins>
          </w:p>
        </w:tc>
        <w:tc>
          <w:tcPr>
            <w:tcW w:w="3973" w:type="dxa"/>
            <w:shd w:val="clear" w:color="auto" w:fill="D9D9D9" w:themeFill="background1" w:themeFillShade="D9"/>
          </w:tcPr>
          <w:p w14:paraId="6E829390" w14:textId="77777777" w:rsidR="00E36D89" w:rsidRPr="0019127B" w:rsidRDefault="00E36D89" w:rsidP="007E17F2">
            <w:pPr>
              <w:rPr>
                <w:ins w:id="663" w:author="Nánássy László" w:date="2026-04-29T09:23:00Z" w16du:dateUtc="2026-04-29T07:23:00Z"/>
              </w:rPr>
            </w:pPr>
            <w:ins w:id="664" w:author="Nánássy László" w:date="2026-04-29T09:23:00Z" w16du:dateUtc="2026-04-29T07:23:00Z">
              <w:r>
                <w:t>Érvénytelen adóalany azonosító</w:t>
              </w:r>
            </w:ins>
          </w:p>
        </w:tc>
      </w:tr>
      <w:tr w:rsidR="00E36D89" w14:paraId="4FD84FF1" w14:textId="77777777" w:rsidTr="007E17F2">
        <w:trPr>
          <w:ins w:id="665" w:author="Nánássy László" w:date="2026-04-29T09:23:00Z"/>
        </w:trPr>
        <w:tc>
          <w:tcPr>
            <w:tcW w:w="5092" w:type="dxa"/>
            <w:shd w:val="clear" w:color="auto" w:fill="D9D9D9" w:themeFill="background1" w:themeFillShade="D9"/>
          </w:tcPr>
          <w:p w14:paraId="440D4217" w14:textId="77777777" w:rsidR="00E36D89" w:rsidRPr="0019127B" w:rsidRDefault="00E36D89" w:rsidP="007E17F2">
            <w:pPr>
              <w:rPr>
                <w:ins w:id="666" w:author="Nánássy László" w:date="2026-04-29T09:23:00Z" w16du:dateUtc="2026-04-29T07:23:00Z"/>
              </w:rPr>
            </w:pPr>
            <w:ins w:id="667" w:author="Nánássy László" w:date="2026-04-29T09:23:00Z" w16du:dateUtc="2026-04-29T07:23:00Z">
              <w:r w:rsidRPr="00A61E75">
                <w:t>JOGOSULTSAG_ELLENORZES_PROBLEMA</w:t>
              </w:r>
            </w:ins>
          </w:p>
        </w:tc>
        <w:tc>
          <w:tcPr>
            <w:tcW w:w="3973" w:type="dxa"/>
            <w:shd w:val="clear" w:color="auto" w:fill="D9D9D9" w:themeFill="background1" w:themeFillShade="D9"/>
          </w:tcPr>
          <w:p w14:paraId="4BAD3BB4" w14:textId="77777777" w:rsidR="00E36D89" w:rsidRPr="0019127B" w:rsidRDefault="00E36D89" w:rsidP="007E17F2">
            <w:pPr>
              <w:rPr>
                <w:ins w:id="668" w:author="Nánássy László" w:date="2026-04-29T09:23:00Z" w16du:dateUtc="2026-04-29T07:23:00Z"/>
              </w:rPr>
            </w:pPr>
            <w:ins w:id="669" w:author="Nánássy László" w:date="2026-04-29T09:23:00Z" w16du:dateUtc="2026-04-29T07:23:00Z">
              <w:r w:rsidRPr="008520F8">
                <w:t>A</w:t>
              </w:r>
              <w:r>
                <w:t xml:space="preserve">z EKNYI </w:t>
              </w:r>
              <w:r w:rsidRPr="008520F8">
                <w:t>jogosultságvizsgálat nem érhető el</w:t>
              </w:r>
            </w:ins>
          </w:p>
        </w:tc>
      </w:tr>
      <w:tr w:rsidR="00E36D89" w14:paraId="0F52F3DD" w14:textId="77777777" w:rsidTr="007E17F2">
        <w:trPr>
          <w:ins w:id="670" w:author="Nánássy László" w:date="2026-04-29T09:23:00Z"/>
        </w:trPr>
        <w:tc>
          <w:tcPr>
            <w:tcW w:w="5092" w:type="dxa"/>
            <w:shd w:val="clear" w:color="auto" w:fill="D9D9D9" w:themeFill="background1" w:themeFillShade="D9"/>
          </w:tcPr>
          <w:p w14:paraId="387FAB71" w14:textId="77777777" w:rsidR="00E36D89" w:rsidRPr="0019127B" w:rsidRDefault="00E36D89" w:rsidP="007E17F2">
            <w:pPr>
              <w:rPr>
                <w:ins w:id="671" w:author="Nánássy László" w:date="2026-04-29T09:23:00Z" w16du:dateUtc="2026-04-29T07:23:00Z"/>
              </w:rPr>
            </w:pPr>
            <w:ins w:id="672" w:author="Nánássy László" w:date="2026-04-29T09:23:00Z" w16du:dateUtc="2026-04-29T07:23:00Z">
              <w:r w:rsidRPr="00A61E75">
                <w:t>NINCS_JOGOSULTSAG</w:t>
              </w:r>
            </w:ins>
          </w:p>
        </w:tc>
        <w:tc>
          <w:tcPr>
            <w:tcW w:w="3973" w:type="dxa"/>
            <w:shd w:val="clear" w:color="auto" w:fill="D9D9D9" w:themeFill="background1" w:themeFillShade="D9"/>
          </w:tcPr>
          <w:p w14:paraId="14E0CE31" w14:textId="77777777" w:rsidR="00E36D89" w:rsidRPr="0019127B" w:rsidRDefault="00E36D89" w:rsidP="007E17F2">
            <w:pPr>
              <w:autoSpaceDE w:val="0"/>
              <w:autoSpaceDN w:val="0"/>
              <w:adjustRightInd w:val="0"/>
              <w:spacing w:after="80"/>
              <w:rPr>
                <w:ins w:id="673" w:author="Nánássy László" w:date="2026-04-29T09:23:00Z" w16du:dateUtc="2026-04-29T07:23:00Z"/>
                <w:rFonts w:eastAsiaTheme="minorEastAsia"/>
                <w:color w:val="auto"/>
                <w:sz w:val="20"/>
                <w:szCs w:val="20"/>
              </w:rPr>
            </w:pPr>
            <w:ins w:id="674" w:author="Nánássy László" w:date="2026-04-29T09:23:00Z" w16du:dateUtc="2026-04-29T07:23:00Z">
              <w:r w:rsidRPr="008520F8">
                <w:t>A lekérdezőnek nincs jogosultsága a lekérd</w:t>
              </w:r>
              <w:r>
                <w:t>e</w:t>
              </w:r>
              <w:r w:rsidRPr="008520F8">
                <w:t>zett adózó adataihoz</w:t>
              </w:r>
            </w:ins>
          </w:p>
        </w:tc>
      </w:tr>
      <w:tr w:rsidR="00E36D89" w14:paraId="09A85267" w14:textId="77777777" w:rsidTr="007E17F2">
        <w:trPr>
          <w:ins w:id="675" w:author="Nánássy László" w:date="2026-04-29T09:23:00Z"/>
        </w:trPr>
        <w:tc>
          <w:tcPr>
            <w:tcW w:w="5092" w:type="dxa"/>
            <w:shd w:val="clear" w:color="auto" w:fill="D9D9D9" w:themeFill="background1" w:themeFillShade="D9"/>
          </w:tcPr>
          <w:p w14:paraId="6F91ED87" w14:textId="130F2E01" w:rsidR="00E36D89" w:rsidRPr="008520F8" w:rsidRDefault="00E36D89" w:rsidP="007E17F2">
            <w:pPr>
              <w:rPr>
                <w:ins w:id="676" w:author="Nánássy László" w:date="2026-04-29T09:23:00Z" w16du:dateUtc="2026-04-29T07:23:00Z"/>
              </w:rPr>
            </w:pPr>
            <w:ins w:id="677" w:author="Nánássy László" w:date="2026-04-29T09:23:00Z" w16du:dateUtc="2026-04-29T07:23:00Z">
              <w:r w:rsidRPr="00DE472A">
                <w:t>FOGLALKOZTATO</w:t>
              </w:r>
            </w:ins>
            <w:ins w:id="678" w:author="Nánássy László" w:date="2026-04-29T14:39:00Z" w16du:dateUtc="2026-04-29T12:39:00Z">
              <w:r w:rsidR="002741AA">
                <w:t>TT</w:t>
              </w:r>
            </w:ins>
            <w:ins w:id="679" w:author="Nánássy László" w:date="2026-04-29T09:23:00Z" w16du:dateUtc="2026-04-29T07:23:00Z">
              <w:r w:rsidRPr="00DE472A">
                <w:t>_NEM_TALALHATO</w:t>
              </w:r>
            </w:ins>
          </w:p>
        </w:tc>
        <w:tc>
          <w:tcPr>
            <w:tcW w:w="3973" w:type="dxa"/>
            <w:shd w:val="clear" w:color="auto" w:fill="D9D9D9" w:themeFill="background1" w:themeFillShade="D9"/>
          </w:tcPr>
          <w:p w14:paraId="4C523AD8" w14:textId="2934A47B" w:rsidR="00E36D89" w:rsidRPr="008520F8" w:rsidRDefault="00E36D89" w:rsidP="007E17F2">
            <w:pPr>
              <w:autoSpaceDE w:val="0"/>
              <w:autoSpaceDN w:val="0"/>
              <w:adjustRightInd w:val="0"/>
              <w:spacing w:after="80"/>
              <w:rPr>
                <w:ins w:id="680" w:author="Nánássy László" w:date="2026-04-29T09:23:00Z" w16du:dateUtc="2026-04-29T07:23:00Z"/>
              </w:rPr>
            </w:pPr>
            <w:ins w:id="681" w:author="Nánássy László" w:date="2026-04-29T09:23:00Z" w16du:dateUtc="2026-04-29T07:23:00Z">
              <w:r w:rsidRPr="00BB6A50">
                <w:t>A foglalkoztat</w:t>
              </w:r>
            </w:ins>
            <w:ins w:id="682" w:author="Nánássy László" w:date="2026-04-29T14:39:00Z" w16du:dateUtc="2026-04-29T12:39:00Z">
              <w:r w:rsidR="002741AA">
                <w:t>ott</w:t>
              </w:r>
            </w:ins>
            <w:ins w:id="683" w:author="Nánássy László" w:date="2026-04-29T09:23:00Z" w16du:dateUtc="2026-04-29T07:23:00Z">
              <w:r w:rsidRPr="00BB6A50">
                <w:t xml:space="preserve"> nem található</w:t>
              </w:r>
            </w:ins>
          </w:p>
        </w:tc>
      </w:tr>
      <w:tr w:rsidR="00E36D89" w14:paraId="78ADB751" w14:textId="77777777" w:rsidTr="007E17F2">
        <w:trPr>
          <w:ins w:id="684" w:author="Nánássy László" w:date="2026-04-29T09:23:00Z"/>
        </w:trPr>
        <w:tc>
          <w:tcPr>
            <w:tcW w:w="5092" w:type="dxa"/>
            <w:shd w:val="clear" w:color="auto" w:fill="D9D9D9" w:themeFill="background1" w:themeFillShade="D9"/>
          </w:tcPr>
          <w:p w14:paraId="1AD9982D" w14:textId="77777777" w:rsidR="00E36D89" w:rsidRDefault="00E36D89" w:rsidP="007E17F2">
            <w:pPr>
              <w:rPr>
                <w:ins w:id="685" w:author="Nánássy László" w:date="2026-04-29T09:23:00Z" w16du:dateUtc="2026-04-29T07:23:00Z"/>
              </w:rPr>
            </w:pPr>
            <w:ins w:id="686" w:author="Nánássy László" w:date="2026-04-29T09:23:00Z" w16du:dateUtc="2026-04-29T07:23:00Z">
              <w:r w:rsidRPr="00DE472A">
                <w:t>EGYEB_HIBA</w:t>
              </w:r>
            </w:ins>
          </w:p>
        </w:tc>
        <w:tc>
          <w:tcPr>
            <w:tcW w:w="3973" w:type="dxa"/>
            <w:shd w:val="clear" w:color="auto" w:fill="D9D9D9" w:themeFill="background1" w:themeFillShade="D9"/>
          </w:tcPr>
          <w:p w14:paraId="28AFBB35" w14:textId="77777777" w:rsidR="00E36D89" w:rsidRDefault="00E36D89" w:rsidP="007E17F2">
            <w:pPr>
              <w:autoSpaceDE w:val="0"/>
              <w:autoSpaceDN w:val="0"/>
              <w:adjustRightInd w:val="0"/>
              <w:spacing w:after="80"/>
              <w:rPr>
                <w:ins w:id="687" w:author="Nánássy László" w:date="2026-04-29T09:23:00Z" w16du:dateUtc="2026-04-29T07:23:00Z"/>
              </w:rPr>
            </w:pPr>
            <w:ins w:id="688" w:author="Nánássy László" w:date="2026-04-29T09:23:00Z" w16du:dateUtc="2026-04-29T07:23:00Z">
              <w:r>
                <w:t>Egyéb h</w:t>
              </w:r>
              <w:r w:rsidRPr="008520F8">
                <w:t>iba lépett fel a művelet végrehajtása közben</w:t>
              </w:r>
            </w:ins>
          </w:p>
        </w:tc>
      </w:tr>
    </w:tbl>
    <w:p w14:paraId="102D34F3" w14:textId="77777777" w:rsidR="00A9370E" w:rsidRDefault="00A9370E" w:rsidP="00A9370E">
      <w:pPr>
        <w:rPr>
          <w:ins w:id="689" w:author="Nánássy László" w:date="2026-04-29T14:54:00Z" w16du:dateUtc="2026-04-29T12:54:00Z"/>
          <w:rFonts w:ascii="Times New Roman" w:eastAsia="Times New Roman" w:hAnsi="Times New Roman" w:cs="Times New Roman"/>
          <w:b/>
          <w:sz w:val="30"/>
        </w:rPr>
      </w:pPr>
    </w:p>
    <w:p w14:paraId="3155117D" w14:textId="5F714683" w:rsidR="00A9370E" w:rsidRPr="003B618D" w:rsidRDefault="00A9370E" w:rsidP="00A9370E">
      <w:pPr>
        <w:pStyle w:val="Cmsor2"/>
        <w:numPr>
          <w:ilvl w:val="2"/>
          <w:numId w:val="3"/>
        </w:numPr>
        <w:rPr>
          <w:ins w:id="690" w:author="Nánássy László" w:date="2026-04-29T14:54:00Z" w16du:dateUtc="2026-04-29T12:54:00Z"/>
          <w:i/>
          <w:iCs/>
          <w:sz w:val="24"/>
          <w:szCs w:val="24"/>
        </w:rPr>
      </w:pPr>
      <w:bookmarkStart w:id="691" w:name="_Toc228879319"/>
      <w:ins w:id="692" w:author="Nánássy László" w:date="2026-04-29T14:57:00Z" w16du:dateUtc="2026-04-29T12:57:00Z">
        <w:r>
          <w:rPr>
            <w:i/>
            <w:iCs/>
            <w:sz w:val="24"/>
            <w:szCs w:val="24"/>
          </w:rPr>
          <w:t>E</w:t>
        </w:r>
      </w:ins>
      <w:ins w:id="693" w:author="Nánássy László" w:date="2026-04-29T14:56:00Z">
        <w:r w:rsidRPr="00A9370E">
          <w:rPr>
            <w:i/>
            <w:iCs/>
            <w:sz w:val="24"/>
            <w:szCs w:val="24"/>
          </w:rPr>
          <w:t>gyszerűsített foglalkoztatás adatainak lekérdezés</w:t>
        </w:r>
      </w:ins>
      <w:ins w:id="694" w:author="Nánássy László" w:date="2026-04-29T14:56:00Z" w16du:dateUtc="2026-04-29T12:56:00Z">
        <w:r>
          <w:rPr>
            <w:i/>
            <w:iCs/>
            <w:sz w:val="24"/>
            <w:szCs w:val="24"/>
          </w:rPr>
          <w:t>e</w:t>
        </w:r>
      </w:ins>
      <w:ins w:id="695" w:author="Nánássy László" w:date="2026-04-29T14:57:00Z" w16du:dateUtc="2026-04-29T12:57:00Z">
        <w:r>
          <w:rPr>
            <w:i/>
            <w:iCs/>
            <w:sz w:val="24"/>
            <w:szCs w:val="24"/>
          </w:rPr>
          <w:t xml:space="preserve"> e</w:t>
        </w:r>
        <w:r w:rsidRPr="00A9370E">
          <w:rPr>
            <w:i/>
            <w:iCs/>
            <w:sz w:val="24"/>
            <w:szCs w:val="24"/>
          </w:rPr>
          <w:t>gy foglalkoztatóhoz tartozó foglalkoztatottak</w:t>
        </w:r>
        <w:r>
          <w:rPr>
            <w:i/>
            <w:iCs/>
            <w:sz w:val="24"/>
            <w:szCs w:val="24"/>
          </w:rPr>
          <w:t>ra vonatkozóan</w:t>
        </w:r>
      </w:ins>
      <w:bookmarkEnd w:id="691"/>
    </w:p>
    <w:p w14:paraId="278CBFA1" w14:textId="77777777" w:rsidR="00A9370E" w:rsidRPr="00D4717D" w:rsidRDefault="00A9370E" w:rsidP="00A9370E">
      <w:pPr>
        <w:rPr>
          <w:ins w:id="696" w:author="Nánássy László" w:date="2026-04-29T14:54:00Z" w16du:dateUtc="2026-04-29T12:54:00Z"/>
          <w:b/>
          <w:bCs/>
          <w:u w:val="single"/>
        </w:rPr>
      </w:pPr>
      <w:ins w:id="697" w:author="Nánássy László" w:date="2026-04-29T14:54:00Z" w16du:dateUtc="2026-04-29T12:54: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006"/>
        <w:gridCol w:w="8059"/>
      </w:tblGrid>
      <w:tr w:rsidR="00A9370E" w14:paraId="3B000FC1" w14:textId="77777777" w:rsidTr="007E17F2">
        <w:trPr>
          <w:ins w:id="698" w:author="Nánássy László" w:date="2026-04-29T14:54:00Z"/>
        </w:trPr>
        <w:tc>
          <w:tcPr>
            <w:tcW w:w="1980" w:type="dxa"/>
            <w:shd w:val="clear" w:color="auto" w:fill="D9D9D9" w:themeFill="background1" w:themeFillShade="D9"/>
          </w:tcPr>
          <w:p w14:paraId="5DA04772" w14:textId="77777777" w:rsidR="00A9370E" w:rsidRPr="00B30389" w:rsidRDefault="00A9370E" w:rsidP="007E17F2">
            <w:pPr>
              <w:rPr>
                <w:ins w:id="699" w:author="Nánássy László" w:date="2026-04-29T14:54:00Z" w16du:dateUtc="2026-04-29T12:54:00Z"/>
                <w:b/>
                <w:bCs/>
              </w:rPr>
            </w:pPr>
            <w:ins w:id="700" w:author="Nánássy László" w:date="2026-04-29T14:54:00Z" w16du:dateUtc="2026-04-29T12:54:00Z">
              <w:r w:rsidRPr="00B30389">
                <w:rPr>
                  <w:b/>
                  <w:bCs/>
                </w:rPr>
                <w:t>művelet</w:t>
              </w:r>
            </w:ins>
          </w:p>
        </w:tc>
        <w:tc>
          <w:tcPr>
            <w:tcW w:w="7085" w:type="dxa"/>
            <w:shd w:val="clear" w:color="auto" w:fill="D9D9D9" w:themeFill="background1" w:themeFillShade="D9"/>
          </w:tcPr>
          <w:p w14:paraId="68E1D6F3" w14:textId="799E4C94" w:rsidR="00A9370E" w:rsidRDefault="0084475A" w:rsidP="007E17F2">
            <w:pPr>
              <w:rPr>
                <w:ins w:id="701" w:author="Nánássy László" w:date="2026-04-29T14:54:00Z" w16du:dateUtc="2026-04-29T12:54:00Z"/>
              </w:rPr>
            </w:pPr>
            <w:ins w:id="702" w:author="Nánássy László" w:date="2026-04-29T14:58:00Z" w16du:dateUtc="2026-04-29T12:58:00Z">
              <w:r w:rsidRPr="0084475A">
                <w:t>getEgyszerusitettFoglalkoztatasFoglalkoztatottLista</w:t>
              </w:r>
            </w:ins>
          </w:p>
        </w:tc>
      </w:tr>
      <w:tr w:rsidR="00A9370E" w14:paraId="7DCFBB16" w14:textId="77777777" w:rsidTr="007E17F2">
        <w:trPr>
          <w:ins w:id="703" w:author="Nánássy László" w:date="2026-04-29T14:54:00Z"/>
        </w:trPr>
        <w:tc>
          <w:tcPr>
            <w:tcW w:w="1980" w:type="dxa"/>
            <w:shd w:val="clear" w:color="auto" w:fill="D9D9D9" w:themeFill="background1" w:themeFillShade="D9"/>
          </w:tcPr>
          <w:p w14:paraId="0C693309" w14:textId="77777777" w:rsidR="00A9370E" w:rsidRPr="00B30389" w:rsidRDefault="00A9370E" w:rsidP="007E17F2">
            <w:pPr>
              <w:rPr>
                <w:ins w:id="704" w:author="Nánássy László" w:date="2026-04-29T14:54:00Z" w16du:dateUtc="2026-04-29T12:54:00Z"/>
                <w:b/>
                <w:bCs/>
              </w:rPr>
            </w:pPr>
            <w:ins w:id="705" w:author="Nánássy László" w:date="2026-04-29T14:54:00Z" w16du:dateUtc="2026-04-29T12:54:00Z">
              <w:r w:rsidRPr="00B30389">
                <w:rPr>
                  <w:b/>
                  <w:bCs/>
                </w:rPr>
                <w:t>művelettípus</w:t>
              </w:r>
            </w:ins>
          </w:p>
        </w:tc>
        <w:tc>
          <w:tcPr>
            <w:tcW w:w="7085" w:type="dxa"/>
            <w:shd w:val="clear" w:color="auto" w:fill="D9D9D9" w:themeFill="background1" w:themeFillShade="D9"/>
          </w:tcPr>
          <w:p w14:paraId="3AD7A488" w14:textId="77777777" w:rsidR="00A9370E" w:rsidRDefault="00A9370E" w:rsidP="007E17F2">
            <w:pPr>
              <w:rPr>
                <w:ins w:id="706" w:author="Nánássy László" w:date="2026-04-29T14:54:00Z" w16du:dateUtc="2026-04-29T12:54:00Z"/>
              </w:rPr>
            </w:pPr>
            <w:ins w:id="707" w:author="Nánássy László" w:date="2026-04-29T14:54:00Z" w16du:dateUtc="2026-04-29T12:54:00Z">
              <w:r>
                <w:t>GET</w:t>
              </w:r>
            </w:ins>
          </w:p>
        </w:tc>
      </w:tr>
      <w:tr w:rsidR="00A9370E" w14:paraId="72E51928" w14:textId="77777777" w:rsidTr="007E17F2">
        <w:trPr>
          <w:ins w:id="708" w:author="Nánássy László" w:date="2026-04-29T14:54:00Z"/>
        </w:trPr>
        <w:tc>
          <w:tcPr>
            <w:tcW w:w="1980" w:type="dxa"/>
            <w:shd w:val="clear" w:color="auto" w:fill="D9D9D9" w:themeFill="background1" w:themeFillShade="D9"/>
          </w:tcPr>
          <w:p w14:paraId="25493859" w14:textId="77777777" w:rsidR="00A9370E" w:rsidRPr="00B30389" w:rsidRDefault="00A9370E" w:rsidP="007E17F2">
            <w:pPr>
              <w:rPr>
                <w:ins w:id="709" w:author="Nánássy László" w:date="2026-04-29T14:54:00Z" w16du:dateUtc="2026-04-29T12:54:00Z"/>
                <w:b/>
                <w:bCs/>
              </w:rPr>
            </w:pPr>
            <w:ins w:id="710" w:author="Nánássy László" w:date="2026-04-29T14:54:00Z" w16du:dateUtc="2026-04-29T12:54:00Z">
              <w:r w:rsidRPr="00B30389">
                <w:rPr>
                  <w:b/>
                  <w:bCs/>
                </w:rPr>
                <w:t>path</w:t>
              </w:r>
            </w:ins>
          </w:p>
        </w:tc>
        <w:tc>
          <w:tcPr>
            <w:tcW w:w="7085" w:type="dxa"/>
            <w:shd w:val="clear" w:color="auto" w:fill="D9D9D9" w:themeFill="background1" w:themeFillShade="D9"/>
          </w:tcPr>
          <w:p w14:paraId="050383D4" w14:textId="43551E05" w:rsidR="00A9370E" w:rsidRDefault="00A9370E" w:rsidP="007E17F2">
            <w:pPr>
              <w:rPr>
                <w:ins w:id="711" w:author="Nánássy László" w:date="2026-04-29T14:54:00Z" w16du:dateUtc="2026-04-29T12:54:00Z"/>
              </w:rPr>
            </w:pPr>
            <w:ins w:id="712" w:author="Nánássy László" w:date="2026-04-29T14:54:00Z" w16du:dateUtc="2026-04-29T12:54:00Z">
              <w:r w:rsidRPr="003542DD">
                <w:t>/NavM2m</w:t>
              </w:r>
              <w:r>
                <w:t>Adozo</w:t>
              </w:r>
              <w:r w:rsidRPr="003542DD">
                <w:t>/</w:t>
              </w:r>
              <w:r>
                <w:t>adozo</w:t>
              </w:r>
              <w:r w:rsidRPr="003542DD">
                <w:t>Service/</w:t>
              </w:r>
            </w:ins>
            <w:ins w:id="713" w:author="Nánássy László" w:date="2026-04-29T14:58:00Z" w16du:dateUtc="2026-04-29T12:58:00Z">
              <w:r w:rsidR="0084475A" w:rsidRPr="0084475A">
                <w:t>EgyszerusitettFoglalkoztatasFoglalkoztatottLista</w:t>
              </w:r>
            </w:ins>
          </w:p>
        </w:tc>
      </w:tr>
      <w:tr w:rsidR="00A9370E" w14:paraId="5F124316" w14:textId="77777777" w:rsidTr="007E17F2">
        <w:trPr>
          <w:ins w:id="714" w:author="Nánássy László" w:date="2026-04-29T14:54:00Z"/>
        </w:trPr>
        <w:tc>
          <w:tcPr>
            <w:tcW w:w="1980" w:type="dxa"/>
            <w:shd w:val="clear" w:color="auto" w:fill="D9D9D9" w:themeFill="background1" w:themeFillShade="D9"/>
          </w:tcPr>
          <w:p w14:paraId="5A02F5C3" w14:textId="77777777" w:rsidR="00A9370E" w:rsidRPr="00B30389" w:rsidRDefault="00A9370E" w:rsidP="007E17F2">
            <w:pPr>
              <w:rPr>
                <w:ins w:id="715" w:author="Nánássy László" w:date="2026-04-29T14:54:00Z" w16du:dateUtc="2026-04-29T12:54:00Z"/>
                <w:b/>
                <w:bCs/>
              </w:rPr>
            </w:pPr>
            <w:ins w:id="716" w:author="Nánássy László" w:date="2026-04-29T14:54:00Z" w16du:dateUtc="2026-04-29T12:54:00Z">
              <w:r>
                <w:rPr>
                  <w:b/>
                  <w:bCs/>
                </w:rPr>
                <w:t>OpenAPI</w:t>
              </w:r>
            </w:ins>
          </w:p>
        </w:tc>
        <w:tc>
          <w:tcPr>
            <w:tcW w:w="7085" w:type="dxa"/>
            <w:shd w:val="clear" w:color="auto" w:fill="D9D9D9" w:themeFill="background1" w:themeFillShade="D9"/>
          </w:tcPr>
          <w:p w14:paraId="3E9B18C6" w14:textId="34C392EF" w:rsidR="00A9370E" w:rsidRPr="00D42669" w:rsidRDefault="00A9370E" w:rsidP="007E17F2">
            <w:pPr>
              <w:rPr>
                <w:ins w:id="717" w:author="Nánássy László" w:date="2026-04-29T14:54:00Z" w16du:dateUtc="2026-04-29T12:54:00Z"/>
              </w:rPr>
            </w:pPr>
            <w:ins w:id="718" w:author="Nánássy László" w:date="2026-04-29T14:54:00Z" w16du:dateUtc="2026-04-29T12:54:00Z">
              <w:r w:rsidRPr="0084475A">
                <w:rPr>
                  <w:rPrChange w:id="719" w:author="Nánássy László" w:date="2026-04-29T14:59:00Z" w16du:dateUtc="2026-04-29T12:59:00Z">
                    <w:rPr>
                      <w:rStyle w:val="Hiperhivatkozs"/>
                    </w:rPr>
                  </w:rPrChange>
                </w:rPr>
                <w:t xml:space="preserve"> </w:t>
              </w:r>
            </w:ins>
            <w:ins w:id="720" w:author="Nánássy László" w:date="2026-04-29T14:59:00Z" w16du:dateUtc="2026-04-29T12:59:00Z">
              <w:r w:rsidR="0084475A">
                <w:fldChar w:fldCharType="begin"/>
              </w:r>
              <w:r w:rsidR="0084475A">
                <w:instrText>HYPERLINK "</w:instrText>
              </w:r>
              <w:r w:rsidR="0084475A" w:rsidRPr="0084475A">
                <w:rPr>
                  <w:rPrChange w:id="721" w:author="Nánássy László" w:date="2026-04-29T14:59:00Z" w16du:dateUtc="2026-04-29T12:59:00Z">
                    <w:rPr>
                      <w:rStyle w:val="Hiperhivatkozs"/>
                    </w:rPr>
                  </w:rPrChange>
                </w:rPr>
                <w:instrText>https://app.swaggerhub.com/apis/NAVGOVHU/NavM2mAdozo/1.0#/AdozService/getEgyszerusitettFoglalkoztatasFoglalkoztatottLista</w:instrText>
              </w:r>
              <w:r w:rsidR="0084475A">
                <w:instrText>"</w:instrText>
              </w:r>
              <w:r w:rsidR="0084475A">
                <w:fldChar w:fldCharType="separate"/>
              </w:r>
              <w:r w:rsidR="0084475A" w:rsidRPr="0084475A">
                <w:rPr>
                  <w:rStyle w:val="Hiperhivatkozs"/>
                </w:rPr>
                <w:t>https://app.swaggerhub.com/apis/NAVGOVHU/NavM2mAdozo/1.0#/AdozService/getEgyszerusitettFoglalkoztatasFoglalkoztatottLista</w:t>
              </w:r>
              <w:r w:rsidR="0084475A">
                <w:fldChar w:fldCharType="end"/>
              </w:r>
              <w:r w:rsidR="0084475A">
                <w:t xml:space="preserve"> </w:t>
              </w:r>
            </w:ins>
          </w:p>
        </w:tc>
      </w:tr>
      <w:tr w:rsidR="00A9370E" w14:paraId="015396D9" w14:textId="77777777" w:rsidTr="007E17F2">
        <w:trPr>
          <w:ins w:id="722" w:author="Nánássy László" w:date="2026-04-29T14:54:00Z"/>
        </w:trPr>
        <w:tc>
          <w:tcPr>
            <w:tcW w:w="1980" w:type="dxa"/>
            <w:shd w:val="clear" w:color="auto" w:fill="D9D9D9" w:themeFill="background1" w:themeFillShade="D9"/>
          </w:tcPr>
          <w:p w14:paraId="5AA4970E" w14:textId="77777777" w:rsidR="00A9370E" w:rsidRPr="00B30389" w:rsidRDefault="00A9370E" w:rsidP="007E17F2">
            <w:pPr>
              <w:rPr>
                <w:ins w:id="723" w:author="Nánássy László" w:date="2026-04-29T14:54:00Z" w16du:dateUtc="2026-04-29T12:54:00Z"/>
                <w:b/>
                <w:bCs/>
              </w:rPr>
            </w:pPr>
            <w:ins w:id="724" w:author="Nánássy László" w:date="2026-04-29T14:54:00Z" w16du:dateUtc="2026-04-29T12:54:00Z">
              <w:r w:rsidRPr="00B30389">
                <w:rPr>
                  <w:b/>
                  <w:bCs/>
                </w:rPr>
                <w:t>leírás</w:t>
              </w:r>
            </w:ins>
          </w:p>
        </w:tc>
        <w:tc>
          <w:tcPr>
            <w:tcW w:w="7085" w:type="dxa"/>
            <w:shd w:val="clear" w:color="auto" w:fill="D9D9D9" w:themeFill="background1" w:themeFillShade="D9"/>
          </w:tcPr>
          <w:p w14:paraId="7743DBC9" w14:textId="427C9EF4" w:rsidR="00A9370E" w:rsidRPr="00D4717D" w:rsidRDefault="002C684F" w:rsidP="007E17F2">
            <w:pPr>
              <w:autoSpaceDE w:val="0"/>
              <w:autoSpaceDN w:val="0"/>
              <w:adjustRightInd w:val="0"/>
              <w:spacing w:after="80"/>
              <w:jc w:val="both"/>
              <w:rPr>
                <w:ins w:id="725" w:author="Nánássy László" w:date="2026-04-29T14:54:00Z" w16du:dateUtc="2026-04-29T12:54:00Z"/>
                <w:rFonts w:eastAsiaTheme="minorEastAsia"/>
                <w:color w:val="auto"/>
                <w:sz w:val="20"/>
                <w:szCs w:val="20"/>
              </w:rPr>
            </w:pPr>
            <w:ins w:id="726" w:author="Nánássy László" w:date="2026-04-29T14:59:00Z">
              <w:r w:rsidRPr="002C684F">
                <w:rPr>
                  <w:rFonts w:eastAsiaTheme="minorEastAsia"/>
                  <w:color w:val="auto"/>
                  <w:sz w:val="20"/>
                  <w:szCs w:val="20"/>
                </w:rPr>
                <w:t>Egy foglalkoztatóhoz tartozó foglalkoztatottak egyszerűsített foglalkoztatás adatainak lekérdezését biztosító művelet.</w:t>
              </w:r>
            </w:ins>
            <w:ins w:id="727" w:author="Nánássy László" w:date="2026-04-29T14:59:00Z" w16du:dateUtc="2026-04-29T12:59:00Z">
              <w:r>
                <w:rPr>
                  <w:rFonts w:eastAsiaTheme="minorEastAsia"/>
                  <w:color w:val="auto"/>
                  <w:sz w:val="20"/>
                  <w:szCs w:val="20"/>
                </w:rPr>
                <w:t xml:space="preserve"> </w:t>
              </w:r>
            </w:ins>
            <w:ins w:id="728" w:author="Nánássy László" w:date="2026-04-29T14:54:00Z" w16du:dateUtc="2026-04-29T12:54:00Z">
              <w:r w:rsidR="00A9370E">
                <w:rPr>
                  <w:rFonts w:eastAsiaTheme="minorEastAsia"/>
                  <w:color w:val="auto"/>
                  <w:sz w:val="20"/>
                  <w:szCs w:val="20"/>
                </w:rPr>
                <w:t xml:space="preserve">A művelet visszaadja </w:t>
              </w:r>
            </w:ins>
            <w:ins w:id="729" w:author="Nánássy László" w:date="2026-04-29T15:00:00Z" w16du:dateUtc="2026-04-29T13:00:00Z">
              <w:r>
                <w:rPr>
                  <w:rFonts w:eastAsiaTheme="minorEastAsia"/>
                  <w:color w:val="auto"/>
                  <w:sz w:val="20"/>
                  <w:szCs w:val="20"/>
                </w:rPr>
                <w:t>a tárgy</w:t>
              </w:r>
            </w:ins>
            <w:ins w:id="730" w:author="Nánássy László" w:date="2026-04-29T14:54:00Z" w16du:dateUtc="2026-04-29T12:54:00Z">
              <w:r w:rsidR="00A9370E">
                <w:rPr>
                  <w:rFonts w:eastAsiaTheme="minorEastAsia"/>
                  <w:color w:val="auto"/>
                  <w:sz w:val="20"/>
                  <w:szCs w:val="20"/>
                </w:rPr>
                <w:t>évben már felhasznált és a még felhasználható napok számát</w:t>
              </w:r>
            </w:ins>
            <w:ins w:id="731" w:author="Nánássy László" w:date="2026-04-29T15:00:00Z" w16du:dateUtc="2026-04-29T13:00:00Z">
              <w:r>
                <w:rPr>
                  <w:rFonts w:eastAsiaTheme="minorEastAsia"/>
                  <w:color w:val="auto"/>
                  <w:sz w:val="20"/>
                  <w:szCs w:val="20"/>
                </w:rPr>
                <w:t>.</w:t>
              </w:r>
            </w:ins>
          </w:p>
        </w:tc>
      </w:tr>
    </w:tbl>
    <w:p w14:paraId="7ECEBACD" w14:textId="77777777" w:rsidR="00A9370E" w:rsidRDefault="00A9370E" w:rsidP="00A9370E">
      <w:pPr>
        <w:rPr>
          <w:ins w:id="732" w:author="Nánássy László" w:date="2026-04-29T14:54:00Z" w16du:dateUtc="2026-04-29T12:54:00Z"/>
        </w:rPr>
      </w:pPr>
    </w:p>
    <w:p w14:paraId="5BE13E9C" w14:textId="77777777" w:rsidR="00A9370E" w:rsidRDefault="00A9370E" w:rsidP="00A9370E">
      <w:pPr>
        <w:rPr>
          <w:ins w:id="733" w:author="Nánássy László" w:date="2026-04-29T14:54:00Z" w16du:dateUtc="2026-04-29T12:54:00Z"/>
          <w:b/>
          <w:bCs/>
          <w:u w:val="single"/>
        </w:rPr>
      </w:pPr>
      <w:ins w:id="734" w:author="Nánássy László" w:date="2026-04-29T14:54:00Z" w16du:dateUtc="2026-04-29T12:54:00Z">
        <w:r w:rsidRPr="00D4717D">
          <w:rPr>
            <w:b/>
            <w:bCs/>
            <w:u w:val="single"/>
          </w:rPr>
          <w:t>Bemenő paraméterek:</w:t>
        </w:r>
      </w:ins>
    </w:p>
    <w:p w14:paraId="6B2BE0E1" w14:textId="5F96A161" w:rsidR="00A9370E" w:rsidRDefault="00A9370E" w:rsidP="00A9370E">
      <w:pPr>
        <w:rPr>
          <w:ins w:id="735" w:author="Nánássy László" w:date="2026-04-29T14:54:00Z" w16du:dateUtc="2026-04-29T12:54:00Z"/>
        </w:rPr>
      </w:pPr>
      <w:ins w:id="736" w:author="Nánássy László" w:date="2026-04-29T14:54:00Z" w16du:dateUtc="2026-04-29T12:54:00Z">
        <w:r>
          <w:t xml:space="preserve">A </w:t>
        </w:r>
        <w:r w:rsidRPr="000244A0">
          <w:t>6.1.1 fejezet</w:t>
        </w:r>
        <w:r>
          <w:t xml:space="preserve">ben szereplő általános adózói adat lekérdezésen felül a következő paraméterek. Az adoalanyAzonosito helyett </w:t>
        </w:r>
      </w:ins>
      <w:ins w:id="737" w:author="Nánássy László" w:date="2026-04-30T06:43:00Z" w16du:dateUtc="2026-04-30T04:43:00Z">
        <w:r w:rsidR="00E44319" w:rsidRPr="00E44319">
          <w:t>foglalkoztatoAdoalanyazonositoja</w:t>
        </w:r>
      </w:ins>
      <w:ins w:id="738" w:author="Nánássy László" w:date="2026-04-29T14:54:00Z" w16du:dateUtc="2026-04-29T12:54:00Z">
        <w:r>
          <w:t>-t kell megadni.</w:t>
        </w:r>
      </w:ins>
    </w:p>
    <w:tbl>
      <w:tblPr>
        <w:tblStyle w:val="Rcsostblzat"/>
        <w:tblW w:w="0" w:type="auto"/>
        <w:shd w:val="clear" w:color="auto" w:fill="D9D9D9" w:themeFill="background1" w:themeFillShade="D9"/>
        <w:tblLayout w:type="fixed"/>
        <w:tblLook w:val="04A0" w:firstRow="1" w:lastRow="0" w:firstColumn="1" w:lastColumn="0" w:noHBand="0" w:noVBand="1"/>
      </w:tblPr>
      <w:tblGrid>
        <w:gridCol w:w="2263"/>
        <w:gridCol w:w="851"/>
        <w:gridCol w:w="850"/>
        <w:gridCol w:w="1134"/>
        <w:gridCol w:w="3967"/>
      </w:tblGrid>
      <w:tr w:rsidR="00A9370E" w14:paraId="57DB165F" w14:textId="77777777" w:rsidTr="007E17F2">
        <w:trPr>
          <w:ins w:id="739" w:author="Nánássy László" w:date="2026-04-29T14:54:00Z"/>
        </w:trPr>
        <w:tc>
          <w:tcPr>
            <w:tcW w:w="2263" w:type="dxa"/>
            <w:shd w:val="clear" w:color="auto" w:fill="D9D9D9" w:themeFill="background1" w:themeFillShade="D9"/>
          </w:tcPr>
          <w:p w14:paraId="0D5EFB65" w14:textId="77777777" w:rsidR="00A9370E" w:rsidRPr="00B30389" w:rsidRDefault="00A9370E" w:rsidP="007E17F2">
            <w:pPr>
              <w:jc w:val="center"/>
              <w:rPr>
                <w:ins w:id="740" w:author="Nánássy László" w:date="2026-04-29T14:54:00Z" w16du:dateUtc="2026-04-29T12:54:00Z"/>
                <w:b/>
                <w:bCs/>
              </w:rPr>
            </w:pPr>
            <w:ins w:id="741" w:author="Nánássy László" w:date="2026-04-29T14:54:00Z" w16du:dateUtc="2026-04-29T12:54:00Z">
              <w:r w:rsidRPr="00B30389">
                <w:rPr>
                  <w:b/>
                  <w:bCs/>
                </w:rPr>
                <w:t>név</w:t>
              </w:r>
            </w:ins>
          </w:p>
        </w:tc>
        <w:tc>
          <w:tcPr>
            <w:tcW w:w="851" w:type="dxa"/>
            <w:shd w:val="clear" w:color="auto" w:fill="D9D9D9" w:themeFill="background1" w:themeFillShade="D9"/>
          </w:tcPr>
          <w:p w14:paraId="0FDF1BA6" w14:textId="77777777" w:rsidR="00A9370E" w:rsidRPr="00B30389" w:rsidRDefault="00A9370E" w:rsidP="007E17F2">
            <w:pPr>
              <w:jc w:val="center"/>
              <w:rPr>
                <w:ins w:id="742" w:author="Nánássy László" w:date="2026-04-29T14:54:00Z" w16du:dateUtc="2026-04-29T12:54:00Z"/>
                <w:b/>
                <w:bCs/>
              </w:rPr>
            </w:pPr>
            <w:ins w:id="743" w:author="Nánássy László" w:date="2026-04-29T14:54:00Z" w16du:dateUtc="2026-04-29T12:54:00Z">
              <w:r w:rsidRPr="00B30389">
                <w:rPr>
                  <w:b/>
                  <w:bCs/>
                </w:rPr>
                <w:t>típus</w:t>
              </w:r>
            </w:ins>
          </w:p>
        </w:tc>
        <w:tc>
          <w:tcPr>
            <w:tcW w:w="850" w:type="dxa"/>
            <w:shd w:val="clear" w:color="auto" w:fill="D9D9D9" w:themeFill="background1" w:themeFillShade="D9"/>
          </w:tcPr>
          <w:p w14:paraId="7D346D7E" w14:textId="77777777" w:rsidR="00A9370E" w:rsidRPr="00B30389" w:rsidRDefault="00A9370E" w:rsidP="007E17F2">
            <w:pPr>
              <w:jc w:val="center"/>
              <w:rPr>
                <w:ins w:id="744" w:author="Nánássy László" w:date="2026-04-29T14:54:00Z" w16du:dateUtc="2026-04-29T12:54:00Z"/>
                <w:b/>
                <w:bCs/>
              </w:rPr>
            </w:pPr>
            <w:ins w:id="745" w:author="Nánássy László" w:date="2026-04-29T14:54:00Z" w16du:dateUtc="2026-04-29T12:54:00Z">
              <w:r w:rsidRPr="00B30389">
                <w:rPr>
                  <w:b/>
                  <w:bCs/>
                </w:rPr>
                <w:t>hely</w:t>
              </w:r>
            </w:ins>
          </w:p>
        </w:tc>
        <w:tc>
          <w:tcPr>
            <w:tcW w:w="1134" w:type="dxa"/>
            <w:shd w:val="clear" w:color="auto" w:fill="D9D9D9" w:themeFill="background1" w:themeFillShade="D9"/>
          </w:tcPr>
          <w:p w14:paraId="5F5971D5" w14:textId="77777777" w:rsidR="00A9370E" w:rsidRPr="00B30389" w:rsidRDefault="00A9370E" w:rsidP="007E17F2">
            <w:pPr>
              <w:jc w:val="center"/>
              <w:rPr>
                <w:ins w:id="746" w:author="Nánássy László" w:date="2026-04-29T14:54:00Z" w16du:dateUtc="2026-04-29T12:54:00Z"/>
                <w:b/>
                <w:bCs/>
              </w:rPr>
            </w:pPr>
            <w:ins w:id="747" w:author="Nánássy László" w:date="2026-04-29T14:54:00Z" w16du:dateUtc="2026-04-29T12:54:00Z">
              <w:r>
                <w:rPr>
                  <w:b/>
                  <w:bCs/>
                </w:rPr>
                <w:t>kötelező</w:t>
              </w:r>
            </w:ins>
          </w:p>
        </w:tc>
        <w:tc>
          <w:tcPr>
            <w:tcW w:w="3967" w:type="dxa"/>
            <w:shd w:val="clear" w:color="auto" w:fill="D9D9D9" w:themeFill="background1" w:themeFillShade="D9"/>
          </w:tcPr>
          <w:p w14:paraId="0570EA59" w14:textId="77777777" w:rsidR="00A9370E" w:rsidRPr="00B30389" w:rsidRDefault="00A9370E" w:rsidP="007E17F2">
            <w:pPr>
              <w:jc w:val="center"/>
              <w:rPr>
                <w:ins w:id="748" w:author="Nánássy László" w:date="2026-04-29T14:54:00Z" w16du:dateUtc="2026-04-29T12:54:00Z"/>
                <w:b/>
                <w:bCs/>
              </w:rPr>
            </w:pPr>
            <w:ins w:id="749" w:author="Nánássy László" w:date="2026-04-29T14:54:00Z" w16du:dateUtc="2026-04-29T12:54:00Z">
              <w:r w:rsidRPr="00B30389">
                <w:rPr>
                  <w:b/>
                  <w:bCs/>
                </w:rPr>
                <w:t>leírás</w:t>
              </w:r>
            </w:ins>
          </w:p>
        </w:tc>
      </w:tr>
      <w:tr w:rsidR="00A9370E" w14:paraId="1AC83551" w14:textId="77777777" w:rsidTr="007E17F2">
        <w:trPr>
          <w:ins w:id="750" w:author="Nánássy László" w:date="2026-04-29T14:54:00Z"/>
        </w:trPr>
        <w:tc>
          <w:tcPr>
            <w:tcW w:w="2263" w:type="dxa"/>
            <w:shd w:val="clear" w:color="auto" w:fill="D9D9D9" w:themeFill="background1" w:themeFillShade="D9"/>
          </w:tcPr>
          <w:p w14:paraId="0AF623A4" w14:textId="759A8A9C" w:rsidR="00A9370E" w:rsidRDefault="00E44319" w:rsidP="007E17F2">
            <w:pPr>
              <w:rPr>
                <w:ins w:id="751" w:author="Nánássy László" w:date="2026-04-29T14:54:00Z" w16du:dateUtc="2026-04-29T12:54:00Z"/>
              </w:rPr>
            </w:pPr>
            <w:ins w:id="752" w:author="Nánássy László" w:date="2026-04-30T06:44:00Z" w16du:dateUtc="2026-04-30T04:44:00Z">
              <w:r w:rsidRPr="00E44319">
                <w:t>foglalkoztatoAdoalanyazonositoja</w:t>
              </w:r>
            </w:ins>
          </w:p>
        </w:tc>
        <w:tc>
          <w:tcPr>
            <w:tcW w:w="851" w:type="dxa"/>
            <w:shd w:val="clear" w:color="auto" w:fill="D9D9D9" w:themeFill="background1" w:themeFillShade="D9"/>
          </w:tcPr>
          <w:p w14:paraId="1FC1F7FD" w14:textId="77777777" w:rsidR="00A9370E" w:rsidRDefault="00A9370E" w:rsidP="007E17F2">
            <w:pPr>
              <w:jc w:val="center"/>
              <w:rPr>
                <w:ins w:id="753" w:author="Nánássy László" w:date="2026-04-29T14:54:00Z" w16du:dateUtc="2026-04-29T12:54:00Z"/>
              </w:rPr>
            </w:pPr>
            <w:ins w:id="754" w:author="Nánássy László" w:date="2026-04-29T14:54:00Z" w16du:dateUtc="2026-04-29T12:54:00Z">
              <w:r>
                <w:t>string</w:t>
              </w:r>
            </w:ins>
          </w:p>
        </w:tc>
        <w:tc>
          <w:tcPr>
            <w:tcW w:w="850" w:type="dxa"/>
            <w:shd w:val="clear" w:color="auto" w:fill="D9D9D9" w:themeFill="background1" w:themeFillShade="D9"/>
          </w:tcPr>
          <w:p w14:paraId="6F535B3B" w14:textId="77777777" w:rsidR="00A9370E" w:rsidRDefault="00A9370E" w:rsidP="007E17F2">
            <w:pPr>
              <w:jc w:val="center"/>
              <w:rPr>
                <w:ins w:id="755" w:author="Nánássy László" w:date="2026-04-29T14:54:00Z" w16du:dateUtc="2026-04-29T12:54:00Z"/>
              </w:rPr>
            </w:pPr>
            <w:ins w:id="756" w:author="Nánássy László" w:date="2026-04-29T14:54:00Z" w16du:dateUtc="2026-04-29T12:54:00Z">
              <w:r>
                <w:t>path</w:t>
              </w:r>
            </w:ins>
          </w:p>
        </w:tc>
        <w:tc>
          <w:tcPr>
            <w:tcW w:w="1134" w:type="dxa"/>
            <w:shd w:val="clear" w:color="auto" w:fill="D9D9D9" w:themeFill="background1" w:themeFillShade="D9"/>
          </w:tcPr>
          <w:p w14:paraId="6BDFDAB8" w14:textId="77777777" w:rsidR="00A9370E" w:rsidRDefault="00A9370E" w:rsidP="007E17F2">
            <w:pPr>
              <w:jc w:val="center"/>
              <w:rPr>
                <w:ins w:id="757" w:author="Nánássy László" w:date="2026-04-29T14:54:00Z" w16du:dateUtc="2026-04-29T12:54:00Z"/>
              </w:rPr>
            </w:pPr>
            <w:ins w:id="758" w:author="Nánássy László" w:date="2026-04-29T14:54:00Z" w16du:dateUtc="2026-04-29T12:54:00Z">
              <w:r>
                <w:t>igen</w:t>
              </w:r>
            </w:ins>
          </w:p>
        </w:tc>
        <w:tc>
          <w:tcPr>
            <w:tcW w:w="3967" w:type="dxa"/>
            <w:shd w:val="clear" w:color="auto" w:fill="D9D9D9" w:themeFill="background1" w:themeFillShade="D9"/>
          </w:tcPr>
          <w:p w14:paraId="05D6C174" w14:textId="5976897C" w:rsidR="00A9370E" w:rsidRDefault="00E44319" w:rsidP="007E17F2">
            <w:pPr>
              <w:rPr>
                <w:ins w:id="759" w:author="Nánássy László" w:date="2026-04-29T14:54:00Z" w16du:dateUtc="2026-04-29T12:54:00Z"/>
              </w:rPr>
            </w:pPr>
            <w:ins w:id="760" w:author="Nánássy László" w:date="2026-04-30T06:44:00Z" w16du:dateUtc="2026-04-30T04:44:00Z">
              <w:r w:rsidRPr="00E44319">
                <w:t>A foglakoztató adószámának törzsszám része, vagy adóazonosító jel</w:t>
              </w:r>
            </w:ins>
          </w:p>
        </w:tc>
      </w:tr>
      <w:tr w:rsidR="00A9370E" w14:paraId="75815F62" w14:textId="77777777" w:rsidTr="007E17F2">
        <w:trPr>
          <w:ins w:id="761" w:author="Nánássy László" w:date="2026-04-29T14:54:00Z"/>
        </w:trPr>
        <w:tc>
          <w:tcPr>
            <w:tcW w:w="2263" w:type="dxa"/>
            <w:shd w:val="clear" w:color="auto" w:fill="D9D9D9" w:themeFill="background1" w:themeFillShade="D9"/>
          </w:tcPr>
          <w:p w14:paraId="0DB2246B" w14:textId="05DFD57A" w:rsidR="00A9370E" w:rsidRPr="00235878" w:rsidRDefault="00E44319" w:rsidP="007E17F2">
            <w:pPr>
              <w:rPr>
                <w:ins w:id="762" w:author="Nánássy László" w:date="2026-04-29T14:54:00Z" w16du:dateUtc="2026-04-29T12:54:00Z"/>
              </w:rPr>
            </w:pPr>
            <w:ins w:id="763" w:author="Nánássy László" w:date="2026-04-30T06:44:00Z" w16du:dateUtc="2026-04-30T04:44:00Z">
              <w:r w:rsidRPr="00E44319">
                <w:t>targyEv</w:t>
              </w:r>
            </w:ins>
          </w:p>
        </w:tc>
        <w:tc>
          <w:tcPr>
            <w:tcW w:w="851" w:type="dxa"/>
            <w:shd w:val="clear" w:color="auto" w:fill="D9D9D9" w:themeFill="background1" w:themeFillShade="D9"/>
          </w:tcPr>
          <w:p w14:paraId="062BD4FF" w14:textId="4B6B8703" w:rsidR="00A9370E" w:rsidRDefault="00E44319" w:rsidP="007E17F2">
            <w:pPr>
              <w:jc w:val="center"/>
              <w:rPr>
                <w:ins w:id="764" w:author="Nánássy László" w:date="2026-04-29T14:54:00Z" w16du:dateUtc="2026-04-29T12:54:00Z"/>
              </w:rPr>
            </w:pPr>
            <w:ins w:id="765" w:author="Nánássy László" w:date="2026-04-30T06:44:00Z" w16du:dateUtc="2026-04-30T04:44:00Z">
              <w:r>
                <w:t>int</w:t>
              </w:r>
            </w:ins>
          </w:p>
        </w:tc>
        <w:tc>
          <w:tcPr>
            <w:tcW w:w="850" w:type="dxa"/>
            <w:shd w:val="clear" w:color="auto" w:fill="D9D9D9" w:themeFill="background1" w:themeFillShade="D9"/>
          </w:tcPr>
          <w:p w14:paraId="5A96EFFC" w14:textId="77777777" w:rsidR="00A9370E" w:rsidRDefault="00A9370E" w:rsidP="007E17F2">
            <w:pPr>
              <w:jc w:val="center"/>
              <w:rPr>
                <w:ins w:id="766" w:author="Nánássy László" w:date="2026-04-29T14:54:00Z" w16du:dateUtc="2026-04-29T12:54:00Z"/>
              </w:rPr>
            </w:pPr>
            <w:ins w:id="767" w:author="Nánássy László" w:date="2026-04-29T14:54:00Z" w16du:dateUtc="2026-04-29T12:54:00Z">
              <w:r>
                <w:t>query</w:t>
              </w:r>
            </w:ins>
          </w:p>
        </w:tc>
        <w:tc>
          <w:tcPr>
            <w:tcW w:w="1134" w:type="dxa"/>
            <w:shd w:val="clear" w:color="auto" w:fill="D9D9D9" w:themeFill="background1" w:themeFillShade="D9"/>
          </w:tcPr>
          <w:p w14:paraId="6B817CF9" w14:textId="1F581CF6" w:rsidR="00A9370E" w:rsidRDefault="001F3449" w:rsidP="007E17F2">
            <w:pPr>
              <w:jc w:val="center"/>
              <w:rPr>
                <w:ins w:id="768" w:author="Nánássy László" w:date="2026-04-29T14:54:00Z" w16du:dateUtc="2026-04-29T12:54:00Z"/>
              </w:rPr>
            </w:pPr>
            <w:ins w:id="769" w:author="Nánássy László" w:date="2026-04-30T07:35:00Z" w16du:dateUtc="2026-04-30T05:35:00Z">
              <w:r>
                <w:t>igen</w:t>
              </w:r>
            </w:ins>
          </w:p>
        </w:tc>
        <w:tc>
          <w:tcPr>
            <w:tcW w:w="3967" w:type="dxa"/>
            <w:shd w:val="clear" w:color="auto" w:fill="D9D9D9" w:themeFill="background1" w:themeFillShade="D9"/>
          </w:tcPr>
          <w:p w14:paraId="61A441E9" w14:textId="4041BD2A" w:rsidR="00A9370E" w:rsidRDefault="00E44319" w:rsidP="007E17F2">
            <w:pPr>
              <w:rPr>
                <w:ins w:id="770" w:author="Nánássy László" w:date="2026-04-29T14:54:00Z" w16du:dateUtc="2026-04-29T12:54:00Z"/>
              </w:rPr>
            </w:pPr>
            <w:ins w:id="771" w:author="Nánássy László" w:date="2026-04-30T06:44:00Z" w16du:dateUtc="2026-04-30T04:44:00Z">
              <w:r w:rsidRPr="00E44319">
                <w:t>Az év, amire a lekérdezés vonatkozik</w:t>
              </w:r>
            </w:ins>
          </w:p>
        </w:tc>
      </w:tr>
    </w:tbl>
    <w:p w14:paraId="665FB861" w14:textId="77777777" w:rsidR="00A9370E" w:rsidRDefault="00A9370E" w:rsidP="00A9370E">
      <w:pPr>
        <w:rPr>
          <w:ins w:id="772" w:author="Nánássy László" w:date="2026-04-29T14:54:00Z" w16du:dateUtc="2026-04-29T12:54:00Z"/>
        </w:rPr>
      </w:pPr>
    </w:p>
    <w:p w14:paraId="01314B57" w14:textId="77777777" w:rsidR="00A9370E" w:rsidRDefault="00A9370E" w:rsidP="00A9370E">
      <w:pPr>
        <w:rPr>
          <w:ins w:id="773" w:author="Nánássy László" w:date="2026-04-30T06:48:00Z" w16du:dateUtc="2026-04-30T04:48:00Z"/>
          <w:b/>
          <w:bCs/>
          <w:u w:val="single"/>
        </w:rPr>
      </w:pPr>
      <w:ins w:id="774" w:author="Nánássy László" w:date="2026-04-29T14:54:00Z" w16du:dateUtc="2026-04-29T12:54:00Z">
        <w:r w:rsidRPr="007523CD">
          <w:rPr>
            <w:b/>
            <w:bCs/>
            <w:u w:val="single"/>
          </w:rPr>
          <w:t>Válasz:</w:t>
        </w:r>
      </w:ins>
    </w:p>
    <w:p w14:paraId="1BE9421F" w14:textId="28F2F592" w:rsidR="00C478C3" w:rsidRPr="00C478C3" w:rsidRDefault="00C478C3" w:rsidP="00A9370E">
      <w:pPr>
        <w:rPr>
          <w:ins w:id="775" w:author="Nánássy László" w:date="2026-04-29T14:54:00Z" w16du:dateUtc="2026-04-29T12:54:00Z"/>
          <w:rPrChange w:id="776" w:author="Nánássy László" w:date="2026-04-30T06:48:00Z" w16du:dateUtc="2026-04-30T04:48:00Z">
            <w:rPr>
              <w:ins w:id="777" w:author="Nánássy László" w:date="2026-04-29T14:54:00Z" w16du:dateUtc="2026-04-29T12:54:00Z"/>
              <w:b/>
              <w:bCs/>
              <w:u w:val="single"/>
            </w:rPr>
          </w:rPrChange>
        </w:rPr>
      </w:pPr>
      <w:ins w:id="778" w:author="Nánássy László" w:date="2026-04-30T06:48:00Z" w16du:dateUtc="2026-04-30T04:48:00Z">
        <w:r>
          <w:t xml:space="preserve">A </w:t>
        </w:r>
        <w:r w:rsidRPr="00C478C3">
          <w:t>GetEgyszerusitettFoglalkoztatasFoglalkoztatottListaResponseType</w:t>
        </w:r>
        <w:r>
          <w:t xml:space="preserve"> attribútumai a következők:</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1555"/>
        <w:gridCol w:w="2126"/>
        <w:gridCol w:w="1134"/>
        <w:gridCol w:w="4252"/>
      </w:tblGrid>
      <w:tr w:rsidR="00A9370E" w14:paraId="21AE567E" w14:textId="77777777" w:rsidTr="007E17F2">
        <w:trPr>
          <w:ins w:id="779" w:author="Nánássy László" w:date="2026-04-29T14:54:00Z"/>
        </w:trPr>
        <w:tc>
          <w:tcPr>
            <w:tcW w:w="1555" w:type="dxa"/>
            <w:shd w:val="clear" w:color="auto" w:fill="D9D9D9" w:themeFill="background1" w:themeFillShade="D9"/>
          </w:tcPr>
          <w:p w14:paraId="5B2403DF" w14:textId="77777777" w:rsidR="00A9370E" w:rsidRPr="00B30389" w:rsidRDefault="00A9370E" w:rsidP="007E17F2">
            <w:pPr>
              <w:jc w:val="center"/>
              <w:rPr>
                <w:ins w:id="780" w:author="Nánássy László" w:date="2026-04-29T14:54:00Z" w16du:dateUtc="2026-04-29T12:54:00Z"/>
                <w:b/>
                <w:bCs/>
              </w:rPr>
            </w:pPr>
            <w:ins w:id="781" w:author="Nánássy László" w:date="2026-04-29T14:54:00Z" w16du:dateUtc="2026-04-29T12:54:00Z">
              <w:r w:rsidRPr="00B30389">
                <w:rPr>
                  <w:b/>
                  <w:bCs/>
                </w:rPr>
                <w:lastRenderedPageBreak/>
                <w:t>név</w:t>
              </w:r>
            </w:ins>
          </w:p>
        </w:tc>
        <w:tc>
          <w:tcPr>
            <w:tcW w:w="2126" w:type="dxa"/>
            <w:shd w:val="clear" w:color="auto" w:fill="D9D9D9" w:themeFill="background1" w:themeFillShade="D9"/>
          </w:tcPr>
          <w:p w14:paraId="0FB575DB" w14:textId="77777777" w:rsidR="00A9370E" w:rsidRPr="00B30389" w:rsidRDefault="00A9370E" w:rsidP="007E17F2">
            <w:pPr>
              <w:jc w:val="center"/>
              <w:rPr>
                <w:ins w:id="782" w:author="Nánássy László" w:date="2026-04-29T14:54:00Z" w16du:dateUtc="2026-04-29T12:54:00Z"/>
                <w:b/>
                <w:bCs/>
              </w:rPr>
            </w:pPr>
            <w:ins w:id="783" w:author="Nánássy László" w:date="2026-04-29T14:54:00Z" w16du:dateUtc="2026-04-29T12:54:00Z">
              <w:r w:rsidRPr="00B30389">
                <w:rPr>
                  <w:b/>
                  <w:bCs/>
                </w:rPr>
                <w:t>típus</w:t>
              </w:r>
            </w:ins>
          </w:p>
        </w:tc>
        <w:tc>
          <w:tcPr>
            <w:tcW w:w="1134" w:type="dxa"/>
            <w:shd w:val="clear" w:color="auto" w:fill="D9D9D9" w:themeFill="background1" w:themeFillShade="D9"/>
          </w:tcPr>
          <w:p w14:paraId="3F770A75" w14:textId="77777777" w:rsidR="00A9370E" w:rsidRPr="00B30389" w:rsidRDefault="00A9370E" w:rsidP="007E17F2">
            <w:pPr>
              <w:jc w:val="center"/>
              <w:rPr>
                <w:ins w:id="784" w:author="Nánássy László" w:date="2026-04-29T14:54:00Z" w16du:dateUtc="2026-04-29T12:54:00Z"/>
                <w:b/>
                <w:bCs/>
              </w:rPr>
            </w:pPr>
            <w:ins w:id="785" w:author="Nánássy László" w:date="2026-04-29T14:54:00Z" w16du:dateUtc="2026-04-29T12:54:00Z">
              <w:r>
                <w:rPr>
                  <w:b/>
                  <w:bCs/>
                </w:rPr>
                <w:t>kötelező</w:t>
              </w:r>
            </w:ins>
          </w:p>
        </w:tc>
        <w:tc>
          <w:tcPr>
            <w:tcW w:w="4252" w:type="dxa"/>
            <w:shd w:val="clear" w:color="auto" w:fill="D9D9D9" w:themeFill="background1" w:themeFillShade="D9"/>
          </w:tcPr>
          <w:p w14:paraId="54D8F14F" w14:textId="77777777" w:rsidR="00A9370E" w:rsidRPr="00B30389" w:rsidRDefault="00A9370E" w:rsidP="007E17F2">
            <w:pPr>
              <w:jc w:val="center"/>
              <w:rPr>
                <w:ins w:id="786" w:author="Nánássy László" w:date="2026-04-29T14:54:00Z" w16du:dateUtc="2026-04-29T12:54:00Z"/>
                <w:b/>
                <w:bCs/>
              </w:rPr>
            </w:pPr>
            <w:ins w:id="787" w:author="Nánássy László" w:date="2026-04-29T14:54:00Z" w16du:dateUtc="2026-04-29T12:54:00Z">
              <w:r w:rsidRPr="00B30389">
                <w:rPr>
                  <w:b/>
                  <w:bCs/>
                </w:rPr>
                <w:t>leírás</w:t>
              </w:r>
            </w:ins>
          </w:p>
        </w:tc>
      </w:tr>
      <w:tr w:rsidR="00A9370E" w14:paraId="0BB02D7B" w14:textId="77777777" w:rsidTr="007E17F2">
        <w:trPr>
          <w:ins w:id="788" w:author="Nánássy László" w:date="2026-04-29T14:54:00Z"/>
        </w:trPr>
        <w:tc>
          <w:tcPr>
            <w:tcW w:w="1555" w:type="dxa"/>
            <w:shd w:val="clear" w:color="auto" w:fill="D9D9D9" w:themeFill="background1" w:themeFillShade="D9"/>
          </w:tcPr>
          <w:p w14:paraId="3838DDBD" w14:textId="6F0D7EFB" w:rsidR="00A9370E" w:rsidRDefault="00E81B67" w:rsidP="007E17F2">
            <w:pPr>
              <w:rPr>
                <w:ins w:id="789" w:author="Nánássy László" w:date="2026-04-29T14:54:00Z" w16du:dateUtc="2026-04-29T12:54:00Z"/>
              </w:rPr>
            </w:pPr>
            <w:ins w:id="790" w:author="Nánássy László" w:date="2026-04-30T06:46:00Z" w16du:dateUtc="2026-04-30T04:46:00Z">
              <w:r>
                <w:t>f</w:t>
              </w:r>
              <w:r w:rsidRPr="00E81B67">
                <w:t>oglalkoztatott</w:t>
              </w:r>
            </w:ins>
          </w:p>
        </w:tc>
        <w:tc>
          <w:tcPr>
            <w:tcW w:w="2126" w:type="dxa"/>
            <w:shd w:val="clear" w:color="auto" w:fill="D9D9D9" w:themeFill="background1" w:themeFillShade="D9"/>
          </w:tcPr>
          <w:p w14:paraId="789F7DD0" w14:textId="365EDCFC" w:rsidR="00A9370E" w:rsidRPr="006C16E2" w:rsidRDefault="00E81B67" w:rsidP="007E17F2">
            <w:pPr>
              <w:jc w:val="center"/>
              <w:rPr>
                <w:ins w:id="791" w:author="Nánássy László" w:date="2026-04-29T14:54:00Z" w16du:dateUtc="2026-04-29T12:54:00Z"/>
              </w:rPr>
            </w:pPr>
            <w:ins w:id="792" w:author="Nánássy László" w:date="2026-04-30T06:45:00Z" w16du:dateUtc="2026-04-30T04:45:00Z">
              <w:r w:rsidRPr="00E81B67">
                <w:t>Foglalkoztatott</w:t>
              </w:r>
            </w:ins>
          </w:p>
        </w:tc>
        <w:tc>
          <w:tcPr>
            <w:tcW w:w="1134" w:type="dxa"/>
            <w:shd w:val="clear" w:color="auto" w:fill="D9D9D9" w:themeFill="background1" w:themeFillShade="D9"/>
          </w:tcPr>
          <w:p w14:paraId="19AA92D2" w14:textId="41D9D859" w:rsidR="00A9370E" w:rsidRDefault="00E81B67" w:rsidP="007E17F2">
            <w:pPr>
              <w:jc w:val="center"/>
              <w:rPr>
                <w:ins w:id="793" w:author="Nánássy László" w:date="2026-04-29T14:54:00Z" w16du:dateUtc="2026-04-29T12:54:00Z"/>
              </w:rPr>
            </w:pPr>
            <w:ins w:id="794" w:author="Nánássy László" w:date="2026-04-30T06:46:00Z" w16du:dateUtc="2026-04-30T04:46:00Z">
              <w:r>
                <w:t>nem</w:t>
              </w:r>
            </w:ins>
          </w:p>
        </w:tc>
        <w:tc>
          <w:tcPr>
            <w:tcW w:w="4252" w:type="dxa"/>
            <w:shd w:val="clear" w:color="auto" w:fill="D9D9D9" w:themeFill="background1" w:themeFillShade="D9"/>
          </w:tcPr>
          <w:p w14:paraId="3FCF3850" w14:textId="121333B2" w:rsidR="00A9370E" w:rsidRDefault="00E81B67" w:rsidP="007E17F2">
            <w:pPr>
              <w:jc w:val="both"/>
              <w:rPr>
                <w:ins w:id="795" w:author="Nánássy László" w:date="2026-04-29T14:54:00Z" w16du:dateUtc="2026-04-29T12:54:00Z"/>
              </w:rPr>
            </w:pPr>
            <w:ins w:id="796" w:author="Nánássy László" w:date="2026-04-30T06:46:00Z" w16du:dateUtc="2026-04-30T04:46:00Z">
              <w:r w:rsidRPr="00E81B67">
                <w:t>Foglalkoztatott adatai</w:t>
              </w:r>
            </w:ins>
          </w:p>
        </w:tc>
      </w:tr>
      <w:tr w:rsidR="00A9370E" w14:paraId="6BAF00CC" w14:textId="77777777" w:rsidTr="007E17F2">
        <w:trPr>
          <w:ins w:id="797" w:author="Nánássy László" w:date="2026-04-29T14:54:00Z"/>
        </w:trPr>
        <w:tc>
          <w:tcPr>
            <w:tcW w:w="1555" w:type="dxa"/>
            <w:shd w:val="clear" w:color="auto" w:fill="D9D9D9" w:themeFill="background1" w:themeFillShade="D9"/>
          </w:tcPr>
          <w:p w14:paraId="36AA73E1" w14:textId="77777777" w:rsidR="00A9370E" w:rsidRPr="000D6741" w:rsidRDefault="00A9370E" w:rsidP="007E17F2">
            <w:pPr>
              <w:rPr>
                <w:ins w:id="798" w:author="Nánássy László" w:date="2026-04-29T14:54:00Z" w16du:dateUtc="2026-04-29T12:54:00Z"/>
              </w:rPr>
            </w:pPr>
            <w:ins w:id="799" w:author="Nánássy László" w:date="2026-04-29T14:54:00Z" w16du:dateUtc="2026-04-29T12:54:00Z">
              <w:r>
                <w:t>resultCode</w:t>
              </w:r>
            </w:ins>
          </w:p>
        </w:tc>
        <w:tc>
          <w:tcPr>
            <w:tcW w:w="2126" w:type="dxa"/>
            <w:shd w:val="clear" w:color="auto" w:fill="D9D9D9" w:themeFill="background1" w:themeFillShade="D9"/>
          </w:tcPr>
          <w:p w14:paraId="442C623E" w14:textId="0019F33F" w:rsidR="00A9370E" w:rsidRDefault="00C478C3" w:rsidP="007E17F2">
            <w:pPr>
              <w:jc w:val="center"/>
              <w:rPr>
                <w:ins w:id="800" w:author="Nánássy László" w:date="2026-04-29T14:54:00Z" w16du:dateUtc="2026-04-29T12:54:00Z"/>
              </w:rPr>
            </w:pPr>
            <w:ins w:id="801" w:author="Nánássy László" w:date="2026-04-30T06:48:00Z" w16du:dateUtc="2026-04-30T04:48:00Z">
              <w:r w:rsidRPr="00C478C3">
                <w:t>GetEgyszerusitettFoglalkoztatasFoglalkoztatottListaResult</w:t>
              </w:r>
            </w:ins>
          </w:p>
        </w:tc>
        <w:tc>
          <w:tcPr>
            <w:tcW w:w="1134" w:type="dxa"/>
            <w:shd w:val="clear" w:color="auto" w:fill="D9D9D9" w:themeFill="background1" w:themeFillShade="D9"/>
          </w:tcPr>
          <w:p w14:paraId="75C1C6C0" w14:textId="77777777" w:rsidR="00A9370E" w:rsidRDefault="00A9370E" w:rsidP="007E17F2">
            <w:pPr>
              <w:jc w:val="center"/>
              <w:rPr>
                <w:ins w:id="802" w:author="Nánássy László" w:date="2026-04-29T14:54:00Z" w16du:dateUtc="2026-04-29T12:54:00Z"/>
              </w:rPr>
            </w:pPr>
            <w:ins w:id="803" w:author="Nánássy László" w:date="2026-04-29T14:54:00Z" w16du:dateUtc="2026-04-29T12:54:00Z">
              <w:r>
                <w:t>igen</w:t>
              </w:r>
            </w:ins>
          </w:p>
        </w:tc>
        <w:tc>
          <w:tcPr>
            <w:tcW w:w="4252" w:type="dxa"/>
            <w:shd w:val="clear" w:color="auto" w:fill="D9D9D9" w:themeFill="background1" w:themeFillShade="D9"/>
          </w:tcPr>
          <w:p w14:paraId="25F2B8F9" w14:textId="77777777" w:rsidR="00A9370E" w:rsidRDefault="00A9370E" w:rsidP="007E17F2">
            <w:pPr>
              <w:rPr>
                <w:ins w:id="804" w:author="Nánássy László" w:date="2026-04-29T14:54:00Z" w16du:dateUtc="2026-04-29T12:54:00Z"/>
              </w:rPr>
            </w:pPr>
            <w:ins w:id="805" w:author="Nánássy László" w:date="2026-04-29T14:54:00Z" w16du:dateUtc="2026-04-29T12:54:00Z">
              <w:r>
                <w:t>Válaszkód</w:t>
              </w:r>
            </w:ins>
          </w:p>
        </w:tc>
      </w:tr>
      <w:tr w:rsidR="00A9370E" w14:paraId="4E544BA4" w14:textId="77777777" w:rsidTr="007E17F2">
        <w:trPr>
          <w:ins w:id="806" w:author="Nánássy László" w:date="2026-04-29T14:54:00Z"/>
        </w:trPr>
        <w:tc>
          <w:tcPr>
            <w:tcW w:w="1555" w:type="dxa"/>
            <w:shd w:val="clear" w:color="auto" w:fill="D9D9D9" w:themeFill="background1" w:themeFillShade="D9"/>
          </w:tcPr>
          <w:p w14:paraId="33BE71DE" w14:textId="77777777" w:rsidR="00A9370E" w:rsidRDefault="00A9370E" w:rsidP="007E17F2">
            <w:pPr>
              <w:rPr>
                <w:ins w:id="807" w:author="Nánássy László" w:date="2026-04-29T14:54:00Z" w16du:dateUtc="2026-04-29T12:54:00Z"/>
              </w:rPr>
            </w:pPr>
            <w:ins w:id="808" w:author="Nánássy László" w:date="2026-04-29T14:54:00Z" w16du:dateUtc="2026-04-29T12:54:00Z">
              <w:r>
                <w:t>resultMessage</w:t>
              </w:r>
            </w:ins>
          </w:p>
        </w:tc>
        <w:tc>
          <w:tcPr>
            <w:tcW w:w="2126" w:type="dxa"/>
            <w:shd w:val="clear" w:color="auto" w:fill="D9D9D9" w:themeFill="background1" w:themeFillShade="D9"/>
          </w:tcPr>
          <w:p w14:paraId="2C2330E2" w14:textId="77777777" w:rsidR="00A9370E" w:rsidRDefault="00A9370E" w:rsidP="007E17F2">
            <w:pPr>
              <w:jc w:val="center"/>
              <w:rPr>
                <w:ins w:id="809" w:author="Nánássy László" w:date="2026-04-29T14:54:00Z" w16du:dateUtc="2026-04-29T12:54:00Z"/>
              </w:rPr>
            </w:pPr>
            <w:ins w:id="810" w:author="Nánássy László" w:date="2026-04-29T14:54:00Z" w16du:dateUtc="2026-04-29T12:54:00Z">
              <w:r>
                <w:t>string</w:t>
              </w:r>
            </w:ins>
          </w:p>
        </w:tc>
        <w:tc>
          <w:tcPr>
            <w:tcW w:w="1134" w:type="dxa"/>
            <w:shd w:val="clear" w:color="auto" w:fill="D9D9D9" w:themeFill="background1" w:themeFillShade="D9"/>
          </w:tcPr>
          <w:p w14:paraId="5D1722C5" w14:textId="77777777" w:rsidR="00A9370E" w:rsidRDefault="00A9370E" w:rsidP="007E17F2">
            <w:pPr>
              <w:jc w:val="center"/>
              <w:rPr>
                <w:ins w:id="811" w:author="Nánássy László" w:date="2026-04-29T14:54:00Z" w16du:dateUtc="2026-04-29T12:54:00Z"/>
              </w:rPr>
            </w:pPr>
            <w:ins w:id="812" w:author="Nánássy László" w:date="2026-04-29T14:54:00Z" w16du:dateUtc="2026-04-29T12:54:00Z">
              <w:r>
                <w:t>nem</w:t>
              </w:r>
            </w:ins>
          </w:p>
        </w:tc>
        <w:tc>
          <w:tcPr>
            <w:tcW w:w="4252" w:type="dxa"/>
            <w:shd w:val="clear" w:color="auto" w:fill="D9D9D9" w:themeFill="background1" w:themeFillShade="D9"/>
          </w:tcPr>
          <w:p w14:paraId="5B9DC325" w14:textId="77777777" w:rsidR="00A9370E" w:rsidRDefault="00A9370E" w:rsidP="007E17F2">
            <w:pPr>
              <w:rPr>
                <w:ins w:id="813" w:author="Nánássy László" w:date="2026-04-29T14:54:00Z" w16du:dateUtc="2026-04-29T12:54:00Z"/>
              </w:rPr>
            </w:pPr>
            <w:ins w:id="814" w:author="Nánássy László" w:date="2026-04-29T14:54:00Z" w16du:dateUtc="2026-04-29T12:54:00Z">
              <w:r>
                <w:t>Válaszüzenet</w:t>
              </w:r>
            </w:ins>
          </w:p>
        </w:tc>
      </w:tr>
    </w:tbl>
    <w:p w14:paraId="7D9DC7C1" w14:textId="77777777" w:rsidR="00C478C3" w:rsidRPr="00C478C3" w:rsidRDefault="00C478C3" w:rsidP="00A9370E">
      <w:pPr>
        <w:rPr>
          <w:ins w:id="815" w:author="Nánássy László" w:date="2026-04-29T14:54:00Z" w16du:dateUtc="2026-04-29T12:54:00Z"/>
          <w:rPrChange w:id="816" w:author="Nánássy László" w:date="2026-04-30T06:47:00Z" w16du:dateUtc="2026-04-30T04:47:00Z">
            <w:rPr>
              <w:ins w:id="817" w:author="Nánássy László" w:date="2026-04-29T14:54:00Z" w16du:dateUtc="2026-04-29T12:54:00Z"/>
              <w:rFonts w:ascii="Times New Roman" w:eastAsia="Times New Roman" w:hAnsi="Times New Roman" w:cs="Times New Roman"/>
              <w:b/>
              <w:sz w:val="30"/>
            </w:rPr>
          </w:rPrChange>
        </w:rPr>
      </w:pPr>
    </w:p>
    <w:p w14:paraId="605EE292" w14:textId="08CFF191" w:rsidR="00A9370E" w:rsidRDefault="00C478C3" w:rsidP="00A9370E">
      <w:pPr>
        <w:rPr>
          <w:ins w:id="818" w:author="Nánássy László" w:date="2026-04-29T14:54:00Z" w16du:dateUtc="2026-04-29T12:54:00Z"/>
        </w:rPr>
      </w:pPr>
      <w:ins w:id="819" w:author="Nánássy László" w:date="2026-04-30T06:47:00Z" w16du:dateUtc="2026-04-30T04:47:00Z">
        <w:r w:rsidRPr="00E81B67">
          <w:t>Foglalkoztatott</w:t>
        </w:r>
        <w:r>
          <w:t xml:space="preserve"> </w:t>
        </w:r>
      </w:ins>
      <w:ins w:id="820" w:author="Nánássy László" w:date="2026-04-29T14:54:00Z" w16du:dateUtc="2026-04-29T12:54:00Z">
        <w:r w:rsidR="00A9370E">
          <w:t>attribútumai:</w:t>
        </w:r>
      </w:ins>
    </w:p>
    <w:tbl>
      <w:tblPr>
        <w:tblStyle w:val="Rcsostblzat"/>
        <w:tblpPr w:leftFromText="141" w:rightFromText="141" w:vertAnchor="text" w:horzAnchor="margin" w:tblpXSpec="center" w:tblpY="378"/>
        <w:tblW w:w="9067" w:type="dxa"/>
        <w:shd w:val="clear" w:color="auto" w:fill="D9D9D9" w:themeFill="background1" w:themeFillShade="D9"/>
        <w:tblLayout w:type="fixed"/>
        <w:tblLook w:val="04A0" w:firstRow="1" w:lastRow="0" w:firstColumn="1" w:lastColumn="0" w:noHBand="0" w:noVBand="1"/>
      </w:tblPr>
      <w:tblGrid>
        <w:gridCol w:w="2263"/>
        <w:gridCol w:w="1843"/>
        <w:gridCol w:w="709"/>
        <w:gridCol w:w="4252"/>
      </w:tblGrid>
      <w:tr w:rsidR="00A9370E" w14:paraId="73533200" w14:textId="77777777" w:rsidTr="007E17F2">
        <w:trPr>
          <w:ins w:id="821" w:author="Nánássy László" w:date="2026-04-29T14:54:00Z"/>
        </w:trPr>
        <w:tc>
          <w:tcPr>
            <w:tcW w:w="2263" w:type="dxa"/>
            <w:shd w:val="clear" w:color="auto" w:fill="D9D9D9" w:themeFill="background1" w:themeFillShade="D9"/>
          </w:tcPr>
          <w:p w14:paraId="3326F420" w14:textId="77777777" w:rsidR="00A9370E" w:rsidRPr="00B30389" w:rsidRDefault="00A9370E" w:rsidP="007E17F2">
            <w:pPr>
              <w:jc w:val="center"/>
              <w:rPr>
                <w:ins w:id="822" w:author="Nánássy László" w:date="2026-04-29T14:54:00Z" w16du:dateUtc="2026-04-29T12:54:00Z"/>
                <w:b/>
                <w:bCs/>
              </w:rPr>
            </w:pPr>
            <w:ins w:id="823" w:author="Nánássy László" w:date="2026-04-29T14:54:00Z" w16du:dateUtc="2026-04-29T12:54:00Z">
              <w:r w:rsidRPr="00B30389">
                <w:rPr>
                  <w:b/>
                  <w:bCs/>
                </w:rPr>
                <w:t>név</w:t>
              </w:r>
            </w:ins>
          </w:p>
        </w:tc>
        <w:tc>
          <w:tcPr>
            <w:tcW w:w="1843" w:type="dxa"/>
            <w:shd w:val="clear" w:color="auto" w:fill="D9D9D9" w:themeFill="background1" w:themeFillShade="D9"/>
          </w:tcPr>
          <w:p w14:paraId="7870377A" w14:textId="77777777" w:rsidR="00A9370E" w:rsidRPr="00B30389" w:rsidRDefault="00A9370E" w:rsidP="007E17F2">
            <w:pPr>
              <w:jc w:val="center"/>
              <w:rPr>
                <w:ins w:id="824" w:author="Nánássy László" w:date="2026-04-29T14:54:00Z" w16du:dateUtc="2026-04-29T12:54:00Z"/>
                <w:b/>
                <w:bCs/>
              </w:rPr>
            </w:pPr>
            <w:ins w:id="825" w:author="Nánássy László" w:date="2026-04-29T14:54:00Z" w16du:dateUtc="2026-04-29T12:54:00Z">
              <w:r w:rsidRPr="00B30389">
                <w:rPr>
                  <w:b/>
                  <w:bCs/>
                </w:rPr>
                <w:t>típus</w:t>
              </w:r>
            </w:ins>
          </w:p>
        </w:tc>
        <w:tc>
          <w:tcPr>
            <w:tcW w:w="709" w:type="dxa"/>
            <w:shd w:val="clear" w:color="auto" w:fill="D9D9D9" w:themeFill="background1" w:themeFillShade="D9"/>
          </w:tcPr>
          <w:p w14:paraId="040D4AF2" w14:textId="77777777" w:rsidR="00A9370E" w:rsidRPr="00B30389" w:rsidRDefault="00A9370E" w:rsidP="007E17F2">
            <w:pPr>
              <w:jc w:val="center"/>
              <w:rPr>
                <w:ins w:id="826" w:author="Nánássy László" w:date="2026-04-29T14:54:00Z" w16du:dateUtc="2026-04-29T12:54:00Z"/>
                <w:b/>
                <w:bCs/>
              </w:rPr>
            </w:pPr>
            <w:ins w:id="827" w:author="Nánássy László" w:date="2026-04-29T14:54:00Z" w16du:dateUtc="2026-04-29T12:54:00Z">
              <w:r>
                <w:rPr>
                  <w:b/>
                  <w:bCs/>
                </w:rPr>
                <w:t>kötelező</w:t>
              </w:r>
            </w:ins>
          </w:p>
        </w:tc>
        <w:tc>
          <w:tcPr>
            <w:tcW w:w="4252" w:type="dxa"/>
            <w:shd w:val="clear" w:color="auto" w:fill="D9D9D9" w:themeFill="background1" w:themeFillShade="D9"/>
          </w:tcPr>
          <w:p w14:paraId="0D00D0B4" w14:textId="77777777" w:rsidR="00A9370E" w:rsidRPr="00B30389" w:rsidRDefault="00A9370E" w:rsidP="007E17F2">
            <w:pPr>
              <w:jc w:val="center"/>
              <w:rPr>
                <w:ins w:id="828" w:author="Nánássy László" w:date="2026-04-29T14:54:00Z" w16du:dateUtc="2026-04-29T12:54:00Z"/>
                <w:b/>
                <w:bCs/>
              </w:rPr>
            </w:pPr>
            <w:ins w:id="829" w:author="Nánássy László" w:date="2026-04-29T14:54:00Z" w16du:dateUtc="2026-04-29T12:54:00Z">
              <w:r w:rsidRPr="00B30389">
                <w:rPr>
                  <w:b/>
                  <w:bCs/>
                </w:rPr>
                <w:t>leírás</w:t>
              </w:r>
            </w:ins>
          </w:p>
        </w:tc>
      </w:tr>
      <w:tr w:rsidR="00A9370E" w14:paraId="0062C14D" w14:textId="77777777" w:rsidTr="007E17F2">
        <w:trPr>
          <w:ins w:id="830" w:author="Nánássy László" w:date="2026-04-29T14:54:00Z"/>
        </w:trPr>
        <w:tc>
          <w:tcPr>
            <w:tcW w:w="2263" w:type="dxa"/>
            <w:shd w:val="clear" w:color="auto" w:fill="D9D9D9" w:themeFill="background1" w:themeFillShade="D9"/>
          </w:tcPr>
          <w:p w14:paraId="59B21512" w14:textId="787E87C8" w:rsidR="00A9370E" w:rsidRDefault="00470D4A" w:rsidP="007E17F2">
            <w:pPr>
              <w:rPr>
                <w:ins w:id="831" w:author="Nánássy László" w:date="2026-04-29T14:54:00Z" w16du:dateUtc="2026-04-29T12:54:00Z"/>
              </w:rPr>
            </w:pPr>
            <w:ins w:id="832" w:author="Nánássy László" w:date="2026-04-30T06:49:00Z" w16du:dateUtc="2026-04-30T04:49:00Z">
              <w:r w:rsidRPr="00470D4A">
                <w:t>adoazonositoJel</w:t>
              </w:r>
            </w:ins>
          </w:p>
        </w:tc>
        <w:tc>
          <w:tcPr>
            <w:tcW w:w="1843" w:type="dxa"/>
            <w:shd w:val="clear" w:color="auto" w:fill="D9D9D9" w:themeFill="background1" w:themeFillShade="D9"/>
          </w:tcPr>
          <w:p w14:paraId="1FDF431C" w14:textId="6EB637ED" w:rsidR="00A9370E" w:rsidRPr="006C16E2" w:rsidRDefault="00470D4A" w:rsidP="007E17F2">
            <w:pPr>
              <w:jc w:val="center"/>
              <w:rPr>
                <w:ins w:id="833" w:author="Nánássy László" w:date="2026-04-29T14:54:00Z" w16du:dateUtc="2026-04-29T12:54:00Z"/>
              </w:rPr>
            </w:pPr>
            <w:ins w:id="834" w:author="Nánássy László" w:date="2026-04-30T06:50:00Z" w16du:dateUtc="2026-04-30T04:50:00Z">
              <w:r>
                <w:t>string</w:t>
              </w:r>
            </w:ins>
          </w:p>
        </w:tc>
        <w:tc>
          <w:tcPr>
            <w:tcW w:w="709" w:type="dxa"/>
            <w:shd w:val="clear" w:color="auto" w:fill="D9D9D9" w:themeFill="background1" w:themeFillShade="D9"/>
          </w:tcPr>
          <w:p w14:paraId="531E4E68" w14:textId="77777777" w:rsidR="00A9370E" w:rsidRDefault="00A9370E" w:rsidP="007E17F2">
            <w:pPr>
              <w:jc w:val="center"/>
              <w:rPr>
                <w:ins w:id="835" w:author="Nánássy László" w:date="2026-04-29T14:54:00Z" w16du:dateUtc="2026-04-29T12:54:00Z"/>
              </w:rPr>
            </w:pPr>
            <w:ins w:id="836" w:author="Nánássy László" w:date="2026-04-29T14:54:00Z" w16du:dateUtc="2026-04-29T12:54:00Z">
              <w:r>
                <w:t>igen</w:t>
              </w:r>
            </w:ins>
          </w:p>
        </w:tc>
        <w:tc>
          <w:tcPr>
            <w:tcW w:w="4252" w:type="dxa"/>
            <w:shd w:val="clear" w:color="auto" w:fill="D9D9D9" w:themeFill="background1" w:themeFillShade="D9"/>
          </w:tcPr>
          <w:p w14:paraId="4CB2BF53" w14:textId="7A2C17C2" w:rsidR="00A9370E" w:rsidRDefault="00470D4A" w:rsidP="007E17F2">
            <w:pPr>
              <w:rPr>
                <w:ins w:id="837" w:author="Nánássy László" w:date="2026-04-29T14:54:00Z" w16du:dateUtc="2026-04-29T12:54:00Z"/>
              </w:rPr>
            </w:pPr>
            <w:ins w:id="838" w:author="Nánássy László" w:date="2026-04-30T06:50:00Z" w16du:dateUtc="2026-04-30T04:50:00Z">
              <w:r>
                <w:t>Foglalkoztatott adóazonosító jele</w:t>
              </w:r>
            </w:ins>
          </w:p>
        </w:tc>
      </w:tr>
      <w:tr w:rsidR="00A9370E" w14:paraId="1B74E2CF" w14:textId="77777777" w:rsidTr="007E17F2">
        <w:trPr>
          <w:ins w:id="839" w:author="Nánássy László" w:date="2026-04-29T14:54:00Z"/>
        </w:trPr>
        <w:tc>
          <w:tcPr>
            <w:tcW w:w="2263" w:type="dxa"/>
            <w:shd w:val="clear" w:color="auto" w:fill="D9D9D9" w:themeFill="background1" w:themeFillShade="D9"/>
          </w:tcPr>
          <w:p w14:paraId="679E5AE5" w14:textId="63232AAB" w:rsidR="00A9370E" w:rsidRDefault="00470D4A" w:rsidP="007E17F2">
            <w:pPr>
              <w:rPr>
                <w:ins w:id="840" w:author="Nánássy László" w:date="2026-04-29T14:54:00Z" w16du:dateUtc="2026-04-29T12:54:00Z"/>
              </w:rPr>
            </w:pPr>
            <w:ins w:id="841" w:author="Nánássy László" w:date="2026-04-30T06:50:00Z" w16du:dateUtc="2026-04-30T04:50:00Z">
              <w:r>
                <w:t>nev</w:t>
              </w:r>
            </w:ins>
          </w:p>
        </w:tc>
        <w:tc>
          <w:tcPr>
            <w:tcW w:w="1843" w:type="dxa"/>
            <w:shd w:val="clear" w:color="auto" w:fill="D9D9D9" w:themeFill="background1" w:themeFillShade="D9"/>
          </w:tcPr>
          <w:p w14:paraId="4111FEAD" w14:textId="21168551" w:rsidR="00A9370E" w:rsidRPr="006C16E2" w:rsidRDefault="00470D4A" w:rsidP="007E17F2">
            <w:pPr>
              <w:jc w:val="center"/>
              <w:rPr>
                <w:ins w:id="842" w:author="Nánássy László" w:date="2026-04-29T14:54:00Z" w16du:dateUtc="2026-04-29T12:54:00Z"/>
              </w:rPr>
            </w:pPr>
            <w:ins w:id="843" w:author="Nánássy László" w:date="2026-04-30T06:50:00Z" w16du:dateUtc="2026-04-30T04:50:00Z">
              <w:r>
                <w:t>string</w:t>
              </w:r>
            </w:ins>
          </w:p>
        </w:tc>
        <w:tc>
          <w:tcPr>
            <w:tcW w:w="709" w:type="dxa"/>
            <w:shd w:val="clear" w:color="auto" w:fill="D9D9D9" w:themeFill="background1" w:themeFillShade="D9"/>
          </w:tcPr>
          <w:p w14:paraId="6A6401E5" w14:textId="77777777" w:rsidR="00A9370E" w:rsidRDefault="00A9370E" w:rsidP="007E17F2">
            <w:pPr>
              <w:jc w:val="center"/>
              <w:rPr>
                <w:ins w:id="844" w:author="Nánássy László" w:date="2026-04-29T14:54:00Z" w16du:dateUtc="2026-04-29T12:54:00Z"/>
              </w:rPr>
            </w:pPr>
            <w:ins w:id="845" w:author="Nánássy László" w:date="2026-04-29T14:54:00Z" w16du:dateUtc="2026-04-29T12:54:00Z">
              <w:r>
                <w:t>igen</w:t>
              </w:r>
            </w:ins>
          </w:p>
        </w:tc>
        <w:tc>
          <w:tcPr>
            <w:tcW w:w="4252" w:type="dxa"/>
            <w:shd w:val="clear" w:color="auto" w:fill="D9D9D9" w:themeFill="background1" w:themeFillShade="D9"/>
          </w:tcPr>
          <w:p w14:paraId="19A9A03C" w14:textId="106F7E8E" w:rsidR="00A9370E" w:rsidRDefault="00470D4A" w:rsidP="007E17F2">
            <w:pPr>
              <w:rPr>
                <w:ins w:id="846" w:author="Nánássy László" w:date="2026-04-29T14:54:00Z" w16du:dateUtc="2026-04-29T12:54:00Z"/>
              </w:rPr>
            </w:pPr>
            <w:ins w:id="847" w:author="Nánássy László" w:date="2026-04-30T06:50:00Z" w16du:dateUtc="2026-04-30T04:50:00Z">
              <w:r>
                <w:t>Foglalkoztatott neve</w:t>
              </w:r>
            </w:ins>
          </w:p>
        </w:tc>
      </w:tr>
      <w:tr w:rsidR="00A9370E" w14:paraId="31878CC1" w14:textId="77777777" w:rsidTr="007E17F2">
        <w:trPr>
          <w:ins w:id="848" w:author="Nánássy László" w:date="2026-04-29T14:54:00Z"/>
        </w:trPr>
        <w:tc>
          <w:tcPr>
            <w:tcW w:w="2263" w:type="dxa"/>
            <w:shd w:val="clear" w:color="auto" w:fill="D9D9D9" w:themeFill="background1" w:themeFillShade="D9"/>
          </w:tcPr>
          <w:p w14:paraId="6E2DDDD6" w14:textId="20118474" w:rsidR="00A9370E" w:rsidRPr="000D6741" w:rsidRDefault="00470D4A" w:rsidP="007E17F2">
            <w:pPr>
              <w:rPr>
                <w:ins w:id="849" w:author="Nánássy László" w:date="2026-04-29T14:54:00Z" w16du:dateUtc="2026-04-29T12:54:00Z"/>
              </w:rPr>
            </w:pPr>
            <w:ins w:id="850" w:author="Nánássy László" w:date="2026-04-30T06:50:00Z" w16du:dateUtc="2026-04-30T04:50:00Z">
              <w:r>
                <w:t>ta</w:t>
              </w:r>
            </w:ins>
            <w:ins w:id="851" w:author="Nánássy László" w:date="2026-04-30T06:51:00Z" w16du:dateUtc="2026-04-30T04:51:00Z">
              <w:r>
                <w:t>jSzam</w:t>
              </w:r>
            </w:ins>
          </w:p>
        </w:tc>
        <w:tc>
          <w:tcPr>
            <w:tcW w:w="1843" w:type="dxa"/>
            <w:shd w:val="clear" w:color="auto" w:fill="D9D9D9" w:themeFill="background1" w:themeFillShade="D9"/>
          </w:tcPr>
          <w:p w14:paraId="70A4553F" w14:textId="5BCD0AC6" w:rsidR="00A9370E" w:rsidRDefault="00470D4A" w:rsidP="007E17F2">
            <w:pPr>
              <w:jc w:val="center"/>
              <w:rPr>
                <w:ins w:id="852" w:author="Nánássy László" w:date="2026-04-29T14:54:00Z" w16du:dateUtc="2026-04-29T12:54:00Z"/>
              </w:rPr>
            </w:pPr>
            <w:ins w:id="853" w:author="Nánássy László" w:date="2026-04-30T06:51:00Z" w16du:dateUtc="2026-04-30T04:51:00Z">
              <w:r>
                <w:t>string</w:t>
              </w:r>
            </w:ins>
          </w:p>
        </w:tc>
        <w:tc>
          <w:tcPr>
            <w:tcW w:w="709" w:type="dxa"/>
            <w:shd w:val="clear" w:color="auto" w:fill="D9D9D9" w:themeFill="background1" w:themeFillShade="D9"/>
          </w:tcPr>
          <w:p w14:paraId="6B67517D" w14:textId="0AEFFB0C" w:rsidR="00A9370E" w:rsidRDefault="00470D4A" w:rsidP="007E17F2">
            <w:pPr>
              <w:jc w:val="center"/>
              <w:rPr>
                <w:ins w:id="854" w:author="Nánássy László" w:date="2026-04-29T14:54:00Z" w16du:dateUtc="2026-04-29T12:54:00Z"/>
              </w:rPr>
            </w:pPr>
            <w:ins w:id="855" w:author="Nánássy László" w:date="2026-04-30T06:51:00Z" w16du:dateUtc="2026-04-30T04:51:00Z">
              <w:r>
                <w:t>nem</w:t>
              </w:r>
            </w:ins>
          </w:p>
        </w:tc>
        <w:tc>
          <w:tcPr>
            <w:tcW w:w="4252" w:type="dxa"/>
            <w:shd w:val="clear" w:color="auto" w:fill="D9D9D9" w:themeFill="background1" w:themeFillShade="D9"/>
          </w:tcPr>
          <w:p w14:paraId="75AE0F22" w14:textId="6D7645F1" w:rsidR="00A9370E" w:rsidRDefault="00470D4A" w:rsidP="007E17F2">
            <w:pPr>
              <w:rPr>
                <w:ins w:id="856" w:author="Nánássy László" w:date="2026-04-29T14:54:00Z" w16du:dateUtc="2026-04-29T12:54:00Z"/>
              </w:rPr>
            </w:pPr>
            <w:ins w:id="857" w:author="Nánássy László" w:date="2026-04-30T06:51:00Z" w16du:dateUtc="2026-04-30T04:51:00Z">
              <w:r>
                <w:t>Foglalkoztatott TAJ száma</w:t>
              </w:r>
            </w:ins>
          </w:p>
        </w:tc>
      </w:tr>
      <w:tr w:rsidR="00470D4A" w14:paraId="37DD7557" w14:textId="77777777" w:rsidTr="007E17F2">
        <w:trPr>
          <w:ins w:id="858" w:author="Nánássy László" w:date="2026-04-29T14:54:00Z"/>
        </w:trPr>
        <w:tc>
          <w:tcPr>
            <w:tcW w:w="2263" w:type="dxa"/>
            <w:shd w:val="clear" w:color="auto" w:fill="D9D9D9" w:themeFill="background1" w:themeFillShade="D9"/>
          </w:tcPr>
          <w:p w14:paraId="382F9644" w14:textId="5907FAC3" w:rsidR="00470D4A" w:rsidRDefault="00470D4A" w:rsidP="00470D4A">
            <w:pPr>
              <w:rPr>
                <w:ins w:id="859" w:author="Nánássy László" w:date="2026-04-29T14:54:00Z" w16du:dateUtc="2026-04-29T12:54:00Z"/>
              </w:rPr>
            </w:pPr>
            <w:ins w:id="860" w:author="Nánássy László" w:date="2026-04-30T06:51:00Z" w16du:dateUtc="2026-04-30T04:51:00Z">
              <w:r w:rsidRPr="00470D4A">
                <w:t>felhasznaltNapok</w:t>
              </w:r>
            </w:ins>
          </w:p>
        </w:tc>
        <w:tc>
          <w:tcPr>
            <w:tcW w:w="1843" w:type="dxa"/>
            <w:shd w:val="clear" w:color="auto" w:fill="D9D9D9" w:themeFill="background1" w:themeFillShade="D9"/>
          </w:tcPr>
          <w:p w14:paraId="14A4737E" w14:textId="720D57F9" w:rsidR="00470D4A" w:rsidRDefault="00470D4A" w:rsidP="00470D4A">
            <w:pPr>
              <w:jc w:val="center"/>
              <w:rPr>
                <w:ins w:id="861" w:author="Nánássy László" w:date="2026-04-29T14:54:00Z" w16du:dateUtc="2026-04-29T12:54:00Z"/>
              </w:rPr>
            </w:pPr>
            <w:ins w:id="862" w:author="Nánássy László" w:date="2026-04-30T06:52:00Z" w16du:dateUtc="2026-04-30T04:52:00Z">
              <w:r>
                <w:t>F</w:t>
              </w:r>
              <w:r w:rsidRPr="00470D4A">
                <w:t>elhasznaltNapok</w:t>
              </w:r>
            </w:ins>
          </w:p>
        </w:tc>
        <w:tc>
          <w:tcPr>
            <w:tcW w:w="709" w:type="dxa"/>
            <w:shd w:val="clear" w:color="auto" w:fill="D9D9D9" w:themeFill="background1" w:themeFillShade="D9"/>
          </w:tcPr>
          <w:p w14:paraId="03EF5283" w14:textId="263358E7" w:rsidR="00470D4A" w:rsidRDefault="00470D4A" w:rsidP="00470D4A">
            <w:pPr>
              <w:jc w:val="center"/>
              <w:rPr>
                <w:ins w:id="863" w:author="Nánássy László" w:date="2026-04-29T14:54:00Z" w16du:dateUtc="2026-04-29T12:54:00Z"/>
              </w:rPr>
            </w:pPr>
            <w:ins w:id="864" w:author="Nánássy László" w:date="2026-04-30T06:54:00Z" w16du:dateUtc="2026-04-30T04:54:00Z">
              <w:r>
                <w:t>nem</w:t>
              </w:r>
            </w:ins>
          </w:p>
        </w:tc>
        <w:tc>
          <w:tcPr>
            <w:tcW w:w="4252" w:type="dxa"/>
            <w:shd w:val="clear" w:color="auto" w:fill="D9D9D9" w:themeFill="background1" w:themeFillShade="D9"/>
          </w:tcPr>
          <w:p w14:paraId="0F3D25BD" w14:textId="3AC69542" w:rsidR="00470D4A" w:rsidRDefault="00470D4A" w:rsidP="00470D4A">
            <w:pPr>
              <w:rPr>
                <w:ins w:id="865" w:author="Nánássy László" w:date="2026-04-29T14:54:00Z" w16du:dateUtc="2026-04-29T12:54:00Z"/>
              </w:rPr>
            </w:pPr>
            <w:ins w:id="866" w:author="Nánássy László" w:date="2026-04-30T06:54:00Z" w16du:dateUtc="2026-04-30T04:54:00Z">
              <w:r>
                <w:t xml:space="preserve">A </w:t>
              </w:r>
              <w:r w:rsidRPr="002546E6">
                <w:t>tárgyévben</w:t>
              </w:r>
              <w:r>
                <w:t xml:space="preserve"> már f</w:t>
              </w:r>
              <w:r w:rsidRPr="00063829">
                <w:t>elhasznált napok</w:t>
              </w:r>
              <w:r>
                <w:t xml:space="preserve"> száma munkajellegenkénti bontásban.</w:t>
              </w:r>
            </w:ins>
          </w:p>
        </w:tc>
      </w:tr>
      <w:tr w:rsidR="00470D4A" w14:paraId="4C14AEBA" w14:textId="77777777" w:rsidTr="007E17F2">
        <w:trPr>
          <w:ins w:id="867" w:author="Nánássy László" w:date="2026-04-29T14:54:00Z"/>
        </w:trPr>
        <w:tc>
          <w:tcPr>
            <w:tcW w:w="2263" w:type="dxa"/>
            <w:shd w:val="clear" w:color="auto" w:fill="D9D9D9" w:themeFill="background1" w:themeFillShade="D9"/>
          </w:tcPr>
          <w:p w14:paraId="45EB4E7E" w14:textId="17460C46" w:rsidR="00470D4A" w:rsidRPr="002D0B17" w:rsidRDefault="00470D4A" w:rsidP="00470D4A">
            <w:pPr>
              <w:rPr>
                <w:ins w:id="868" w:author="Nánássy László" w:date="2026-04-29T14:54:00Z" w16du:dateUtc="2026-04-29T12:54:00Z"/>
              </w:rPr>
            </w:pPr>
            <w:ins w:id="869" w:author="Nánássy László" w:date="2026-04-30T06:52:00Z" w16du:dateUtc="2026-04-30T04:52:00Z">
              <w:r w:rsidRPr="00470D4A">
                <w:t>felhasznalhatoNapok</w:t>
              </w:r>
            </w:ins>
          </w:p>
        </w:tc>
        <w:tc>
          <w:tcPr>
            <w:tcW w:w="1843" w:type="dxa"/>
            <w:shd w:val="clear" w:color="auto" w:fill="D9D9D9" w:themeFill="background1" w:themeFillShade="D9"/>
          </w:tcPr>
          <w:p w14:paraId="6F2F00FA" w14:textId="5EC520BC" w:rsidR="00470D4A" w:rsidRPr="002D0B17" w:rsidRDefault="00470D4A" w:rsidP="00470D4A">
            <w:pPr>
              <w:jc w:val="center"/>
              <w:rPr>
                <w:ins w:id="870" w:author="Nánássy László" w:date="2026-04-29T14:54:00Z" w16du:dateUtc="2026-04-29T12:54:00Z"/>
              </w:rPr>
            </w:pPr>
            <w:ins w:id="871" w:author="Nánássy László" w:date="2026-04-30T06:52:00Z" w16du:dateUtc="2026-04-30T04:52:00Z">
              <w:r>
                <w:t>F</w:t>
              </w:r>
              <w:r w:rsidRPr="00470D4A">
                <w:t>elhasznalhatoNapok</w:t>
              </w:r>
            </w:ins>
          </w:p>
        </w:tc>
        <w:tc>
          <w:tcPr>
            <w:tcW w:w="709" w:type="dxa"/>
            <w:shd w:val="clear" w:color="auto" w:fill="D9D9D9" w:themeFill="background1" w:themeFillShade="D9"/>
          </w:tcPr>
          <w:p w14:paraId="7945626A" w14:textId="206E71CA" w:rsidR="00470D4A" w:rsidRDefault="00470D4A" w:rsidP="00470D4A">
            <w:pPr>
              <w:jc w:val="center"/>
              <w:rPr>
                <w:ins w:id="872" w:author="Nánássy László" w:date="2026-04-29T14:54:00Z" w16du:dateUtc="2026-04-29T12:54:00Z"/>
              </w:rPr>
            </w:pPr>
            <w:ins w:id="873" w:author="Nánássy László" w:date="2026-04-30T06:54:00Z" w16du:dateUtc="2026-04-30T04:54:00Z">
              <w:r>
                <w:t>nem</w:t>
              </w:r>
            </w:ins>
          </w:p>
        </w:tc>
        <w:tc>
          <w:tcPr>
            <w:tcW w:w="4252" w:type="dxa"/>
            <w:shd w:val="clear" w:color="auto" w:fill="D9D9D9" w:themeFill="background1" w:themeFillShade="D9"/>
          </w:tcPr>
          <w:p w14:paraId="75DD766A" w14:textId="3E57B5E2" w:rsidR="00470D4A" w:rsidRDefault="00470D4A" w:rsidP="00470D4A">
            <w:pPr>
              <w:rPr>
                <w:ins w:id="874" w:author="Nánássy László" w:date="2026-04-29T14:54:00Z" w16du:dateUtc="2026-04-29T12:54:00Z"/>
              </w:rPr>
            </w:pPr>
            <w:ins w:id="875" w:author="Nánássy László" w:date="2026-04-30T06:54:00Z" w16du:dateUtc="2026-04-30T04:54:00Z">
              <w:r>
                <w:t xml:space="preserve">A </w:t>
              </w:r>
              <w:r w:rsidRPr="002546E6">
                <w:t xml:space="preserve">tárgyévben </w:t>
              </w:r>
              <w:r>
                <w:t>még f</w:t>
              </w:r>
              <w:r w:rsidRPr="00063829">
                <w:t>elhasznál</w:t>
              </w:r>
              <w:r>
                <w:t>ható</w:t>
              </w:r>
              <w:r w:rsidRPr="00063829">
                <w:t xml:space="preserve"> napok</w:t>
              </w:r>
              <w:r>
                <w:t xml:space="preserve"> száma  munkajellegenkénti bontásban.</w:t>
              </w:r>
            </w:ins>
          </w:p>
        </w:tc>
      </w:tr>
    </w:tbl>
    <w:p w14:paraId="507FF6E7" w14:textId="77777777" w:rsidR="00A9370E" w:rsidRDefault="00A9370E" w:rsidP="00A9370E">
      <w:pPr>
        <w:rPr>
          <w:ins w:id="876" w:author="Nánássy László" w:date="2026-04-29T14:54:00Z" w16du:dateUtc="2026-04-29T12:54:00Z"/>
        </w:rPr>
      </w:pPr>
    </w:p>
    <w:p w14:paraId="6FF3E664" w14:textId="77777777" w:rsidR="00470D4A" w:rsidRDefault="00470D4A" w:rsidP="00A9370E">
      <w:pPr>
        <w:rPr>
          <w:ins w:id="877" w:author="Nánássy László" w:date="2026-04-30T06:49:00Z" w16du:dateUtc="2026-04-30T04:49:00Z"/>
        </w:rPr>
      </w:pPr>
    </w:p>
    <w:p w14:paraId="582FD3E2" w14:textId="614F2BCF" w:rsidR="00A9370E" w:rsidRDefault="00A9370E" w:rsidP="00A9370E">
      <w:pPr>
        <w:rPr>
          <w:ins w:id="878" w:author="Nánássy László" w:date="2026-04-29T14:54:00Z" w16du:dateUtc="2026-04-29T12:54:00Z"/>
        </w:rPr>
      </w:pPr>
      <w:ins w:id="879" w:author="Nánássy László" w:date="2026-04-29T14:54:00Z" w16du:dateUtc="2026-04-29T12:54:00Z">
        <w:r>
          <w:t>F</w:t>
        </w:r>
        <w:r w:rsidRPr="000C4589">
          <w:t>elhasznalhatoNapok</w:t>
        </w:r>
      </w:ins>
      <w:ins w:id="880" w:author="Nánássy László" w:date="2026-04-30T07:39:00Z" w16du:dateUtc="2026-04-30T05:39:00Z">
        <w:r w:rsidR="001F3449">
          <w:t xml:space="preserve"> és F</w:t>
        </w:r>
        <w:r w:rsidR="001F3449" w:rsidRPr="00470D4A">
          <w:t>elhasznaltNapok</w:t>
        </w:r>
      </w:ins>
      <w:ins w:id="881" w:author="Nánássy László" w:date="2026-04-29T14:54:00Z" w16du:dateUtc="2026-04-29T12:54:00Z">
        <w:r>
          <w:t xml:space="preserve"> attribútumai:</w:t>
        </w:r>
      </w:ins>
      <w:ins w:id="882" w:author="Nánássy László" w:date="2026-04-30T07:38:00Z" w16du:dateUtc="2026-04-30T05:38:00Z">
        <w:r w:rsidR="001F3449">
          <w:t xml:space="preserve"> lásd. </w:t>
        </w:r>
        <w:r w:rsidR="001F3449" w:rsidRPr="006C16E2">
          <w:t>get</w:t>
        </w:r>
        <w:r w:rsidR="001F3449">
          <w:t>EgyszerusitettFoglalkoztatas</w:t>
        </w:r>
      </w:ins>
    </w:p>
    <w:p w14:paraId="02250296" w14:textId="77777777" w:rsidR="001F3449" w:rsidRDefault="001F3449" w:rsidP="001F3449">
      <w:pPr>
        <w:rPr>
          <w:ins w:id="883" w:author="Nánássy László" w:date="2026-04-30T07:38:00Z" w16du:dateUtc="2026-04-30T05:38:00Z"/>
          <w:b/>
          <w:bCs/>
          <w:u w:val="single"/>
        </w:rPr>
      </w:pPr>
      <w:ins w:id="884" w:author="Nánássy László" w:date="2026-04-30T07:38:00Z" w16du:dateUtc="2026-04-30T05:38:00Z">
        <w:r w:rsidRPr="00873EAF">
          <w:rPr>
            <w:b/>
            <w:bCs/>
            <w:u w:val="single"/>
          </w:rPr>
          <w:t>Válaszkódok:</w:t>
        </w:r>
        <w:r w:rsidRPr="00432177" w:rsidDel="00E50E06">
          <w:rPr>
            <w:b/>
            <w:bCs/>
            <w:u w:val="single"/>
          </w:rPr>
          <w:t xml:space="preserve"> </w:t>
        </w:r>
      </w:ins>
    </w:p>
    <w:p w14:paraId="456C2B18" w14:textId="6A4CBE14" w:rsidR="00A9370E" w:rsidRPr="00297905" w:rsidRDefault="00A9370E" w:rsidP="00A9370E">
      <w:pPr>
        <w:rPr>
          <w:ins w:id="885" w:author="Nánássy László" w:date="2026-04-29T14:54:00Z" w16du:dateUtc="2026-04-29T12:54:00Z"/>
          <w:b/>
          <w:bCs/>
          <w:u w:val="single"/>
        </w:rPr>
      </w:pPr>
      <w:ins w:id="886" w:author="Nánássy László" w:date="2026-04-29T14:54:00Z" w16du:dateUtc="2026-04-29T12:54:00Z">
        <w:r>
          <w:t xml:space="preserve">A </w:t>
        </w:r>
        <w:r w:rsidRPr="002741AA">
          <w:t xml:space="preserve">GetEgyszerusitettFoglalkoztatasResult </w:t>
        </w:r>
        <w:r>
          <w:t>enum lehetséges értékei:</w:t>
        </w:r>
      </w:ins>
    </w:p>
    <w:tbl>
      <w:tblPr>
        <w:tblStyle w:val="Rcsostblzat"/>
        <w:tblW w:w="0" w:type="auto"/>
        <w:shd w:val="clear" w:color="auto" w:fill="D9D9D9" w:themeFill="background1" w:themeFillShade="D9"/>
        <w:tblLook w:val="04A0" w:firstRow="1" w:lastRow="0" w:firstColumn="1" w:lastColumn="0" w:noHBand="0" w:noVBand="1"/>
      </w:tblPr>
      <w:tblGrid>
        <w:gridCol w:w="5704"/>
        <w:gridCol w:w="3361"/>
      </w:tblGrid>
      <w:tr w:rsidR="00A9370E" w14:paraId="423574D5" w14:textId="77777777" w:rsidTr="007E17F2">
        <w:trPr>
          <w:ins w:id="887" w:author="Nánássy László" w:date="2026-04-29T14:54:00Z"/>
        </w:trPr>
        <w:tc>
          <w:tcPr>
            <w:tcW w:w="5092" w:type="dxa"/>
            <w:shd w:val="clear" w:color="auto" w:fill="D9D9D9" w:themeFill="background1" w:themeFillShade="D9"/>
          </w:tcPr>
          <w:p w14:paraId="61BE0412" w14:textId="77777777" w:rsidR="00A9370E" w:rsidRPr="0019127B" w:rsidRDefault="00A9370E" w:rsidP="007E17F2">
            <w:pPr>
              <w:jc w:val="center"/>
              <w:rPr>
                <w:ins w:id="888" w:author="Nánássy László" w:date="2026-04-29T14:54:00Z" w16du:dateUtc="2026-04-29T12:54:00Z"/>
                <w:b/>
                <w:bCs/>
              </w:rPr>
            </w:pPr>
            <w:ins w:id="889" w:author="Nánássy László" w:date="2026-04-29T14:54:00Z" w16du:dateUtc="2026-04-29T12:54:00Z">
              <w:r w:rsidRPr="0019127B">
                <w:rPr>
                  <w:b/>
                  <w:bCs/>
                </w:rPr>
                <w:t>kód</w:t>
              </w:r>
            </w:ins>
          </w:p>
        </w:tc>
        <w:tc>
          <w:tcPr>
            <w:tcW w:w="3973" w:type="dxa"/>
            <w:shd w:val="clear" w:color="auto" w:fill="D9D9D9" w:themeFill="background1" w:themeFillShade="D9"/>
          </w:tcPr>
          <w:p w14:paraId="51AF03E6" w14:textId="77777777" w:rsidR="00A9370E" w:rsidRPr="0019127B" w:rsidRDefault="00A9370E" w:rsidP="007E17F2">
            <w:pPr>
              <w:jc w:val="center"/>
              <w:rPr>
                <w:ins w:id="890" w:author="Nánássy László" w:date="2026-04-29T14:54:00Z" w16du:dateUtc="2026-04-29T12:54:00Z"/>
                <w:b/>
                <w:bCs/>
              </w:rPr>
            </w:pPr>
            <w:ins w:id="891" w:author="Nánássy László" w:date="2026-04-29T14:54:00Z" w16du:dateUtc="2026-04-29T12:54:00Z">
              <w:r w:rsidRPr="0019127B">
                <w:rPr>
                  <w:b/>
                  <w:bCs/>
                </w:rPr>
                <w:t>jelentés</w:t>
              </w:r>
            </w:ins>
          </w:p>
        </w:tc>
      </w:tr>
      <w:tr w:rsidR="00A9370E" w14:paraId="45822F3B" w14:textId="77777777" w:rsidTr="007E17F2">
        <w:trPr>
          <w:ins w:id="892" w:author="Nánássy László" w:date="2026-04-29T14:54:00Z"/>
        </w:trPr>
        <w:tc>
          <w:tcPr>
            <w:tcW w:w="5092" w:type="dxa"/>
            <w:shd w:val="clear" w:color="auto" w:fill="D9D9D9" w:themeFill="background1" w:themeFillShade="D9"/>
          </w:tcPr>
          <w:p w14:paraId="17CFE6E6" w14:textId="77777777" w:rsidR="00A9370E" w:rsidRPr="0019127B" w:rsidRDefault="00A9370E" w:rsidP="007E17F2">
            <w:pPr>
              <w:rPr>
                <w:ins w:id="893" w:author="Nánássy László" w:date="2026-04-29T14:54:00Z" w16du:dateUtc="2026-04-29T12:54:00Z"/>
              </w:rPr>
            </w:pPr>
            <w:ins w:id="894" w:author="Nánássy László" w:date="2026-04-29T14:54:00Z" w16du:dateUtc="2026-04-29T12:54:00Z">
              <w:r>
                <w:rPr>
                  <w:sz w:val="20"/>
                  <w:szCs w:val="20"/>
                </w:rPr>
                <w:t>SIKERES</w:t>
              </w:r>
            </w:ins>
          </w:p>
        </w:tc>
        <w:tc>
          <w:tcPr>
            <w:tcW w:w="3973" w:type="dxa"/>
            <w:shd w:val="clear" w:color="auto" w:fill="D9D9D9" w:themeFill="background1" w:themeFillShade="D9"/>
          </w:tcPr>
          <w:p w14:paraId="1DD9BF07" w14:textId="77777777" w:rsidR="00A9370E" w:rsidRPr="0019127B" w:rsidRDefault="00A9370E" w:rsidP="007E17F2">
            <w:pPr>
              <w:rPr>
                <w:ins w:id="895" w:author="Nánássy László" w:date="2026-04-29T14:54:00Z" w16du:dateUtc="2026-04-29T12:54:00Z"/>
              </w:rPr>
            </w:pPr>
            <w:ins w:id="896" w:author="Nánássy László" w:date="2026-04-29T14:54:00Z" w16du:dateUtc="2026-04-29T12:54:00Z">
              <w:r>
                <w:t>Sikeres művelet</w:t>
              </w:r>
            </w:ins>
          </w:p>
        </w:tc>
      </w:tr>
      <w:tr w:rsidR="00A9370E" w14:paraId="0FC9E3C1" w14:textId="77777777" w:rsidTr="007E17F2">
        <w:trPr>
          <w:ins w:id="897" w:author="Nánássy László" w:date="2026-04-29T14:54:00Z"/>
        </w:trPr>
        <w:tc>
          <w:tcPr>
            <w:tcW w:w="5092" w:type="dxa"/>
            <w:shd w:val="clear" w:color="auto" w:fill="D9D9D9" w:themeFill="background1" w:themeFillShade="D9"/>
          </w:tcPr>
          <w:p w14:paraId="2E5AD369" w14:textId="77777777" w:rsidR="00A9370E" w:rsidRDefault="00A9370E" w:rsidP="007E17F2">
            <w:pPr>
              <w:rPr>
                <w:ins w:id="898" w:author="Nánássy László" w:date="2026-04-29T14:54:00Z" w16du:dateUtc="2026-04-29T12:54:00Z"/>
                <w:sz w:val="20"/>
                <w:szCs w:val="20"/>
              </w:rPr>
            </w:pPr>
            <w:ins w:id="899" w:author="Nánássy László" w:date="2026-04-29T14:54:00Z" w16du:dateUtc="2026-04-29T12:54:00Z">
              <w:r w:rsidRPr="00A61E75">
                <w:t>ERVENYTELEN_ALAIRAS</w:t>
              </w:r>
            </w:ins>
          </w:p>
        </w:tc>
        <w:tc>
          <w:tcPr>
            <w:tcW w:w="3973" w:type="dxa"/>
            <w:shd w:val="clear" w:color="auto" w:fill="D9D9D9" w:themeFill="background1" w:themeFillShade="D9"/>
          </w:tcPr>
          <w:p w14:paraId="6D6D28FA" w14:textId="77777777" w:rsidR="00A9370E" w:rsidRDefault="00A9370E" w:rsidP="007E17F2">
            <w:pPr>
              <w:rPr>
                <w:ins w:id="900" w:author="Nánássy László" w:date="2026-04-29T14:54:00Z" w16du:dateUtc="2026-04-29T12:54:00Z"/>
              </w:rPr>
            </w:pPr>
            <w:ins w:id="901" w:author="Nánássy László" w:date="2026-04-29T14:54:00Z" w16du:dateUtc="2026-04-29T12:54:00Z">
              <w:r>
                <w:t>Érvénytelen aláírás</w:t>
              </w:r>
            </w:ins>
          </w:p>
        </w:tc>
      </w:tr>
      <w:tr w:rsidR="00A9370E" w14:paraId="2C1246CD" w14:textId="77777777" w:rsidTr="007E17F2">
        <w:trPr>
          <w:ins w:id="902" w:author="Nánássy László" w:date="2026-04-29T14:54:00Z"/>
        </w:trPr>
        <w:tc>
          <w:tcPr>
            <w:tcW w:w="5092" w:type="dxa"/>
            <w:shd w:val="clear" w:color="auto" w:fill="D9D9D9" w:themeFill="background1" w:themeFillShade="D9"/>
          </w:tcPr>
          <w:p w14:paraId="4F330A00" w14:textId="77777777" w:rsidR="00A9370E" w:rsidRPr="0019127B" w:rsidRDefault="00A9370E" w:rsidP="007E17F2">
            <w:pPr>
              <w:rPr>
                <w:ins w:id="903" w:author="Nánássy László" w:date="2026-04-29T14:54:00Z" w16du:dateUtc="2026-04-29T12:54:00Z"/>
              </w:rPr>
            </w:pPr>
            <w:ins w:id="904" w:author="Nánássy László" w:date="2026-04-29T14:54:00Z" w16du:dateUtc="2026-04-29T12:54:00Z">
              <w:r w:rsidRPr="00A61E75">
                <w:rPr>
                  <w:sz w:val="20"/>
                  <w:szCs w:val="20"/>
                </w:rPr>
                <w:t>ERVENYTELEN_ADOALANY_AZONOSITO</w:t>
              </w:r>
            </w:ins>
          </w:p>
        </w:tc>
        <w:tc>
          <w:tcPr>
            <w:tcW w:w="3973" w:type="dxa"/>
            <w:shd w:val="clear" w:color="auto" w:fill="D9D9D9" w:themeFill="background1" w:themeFillShade="D9"/>
          </w:tcPr>
          <w:p w14:paraId="74138640" w14:textId="77777777" w:rsidR="00A9370E" w:rsidRPr="0019127B" w:rsidRDefault="00A9370E" w:rsidP="007E17F2">
            <w:pPr>
              <w:rPr>
                <w:ins w:id="905" w:author="Nánássy László" w:date="2026-04-29T14:54:00Z" w16du:dateUtc="2026-04-29T12:54:00Z"/>
              </w:rPr>
            </w:pPr>
            <w:ins w:id="906" w:author="Nánássy László" w:date="2026-04-29T14:54:00Z" w16du:dateUtc="2026-04-29T12:54:00Z">
              <w:r>
                <w:t>Érvénytelen adóalany azonosító</w:t>
              </w:r>
            </w:ins>
          </w:p>
        </w:tc>
      </w:tr>
      <w:tr w:rsidR="00A9370E" w14:paraId="510B4468" w14:textId="77777777" w:rsidTr="007E17F2">
        <w:trPr>
          <w:ins w:id="907" w:author="Nánássy László" w:date="2026-04-29T14:54:00Z"/>
        </w:trPr>
        <w:tc>
          <w:tcPr>
            <w:tcW w:w="5092" w:type="dxa"/>
            <w:shd w:val="clear" w:color="auto" w:fill="D9D9D9" w:themeFill="background1" w:themeFillShade="D9"/>
          </w:tcPr>
          <w:p w14:paraId="5433028F" w14:textId="77777777" w:rsidR="00A9370E" w:rsidRPr="0019127B" w:rsidRDefault="00A9370E" w:rsidP="007E17F2">
            <w:pPr>
              <w:rPr>
                <w:ins w:id="908" w:author="Nánássy László" w:date="2026-04-29T14:54:00Z" w16du:dateUtc="2026-04-29T12:54:00Z"/>
              </w:rPr>
            </w:pPr>
            <w:ins w:id="909" w:author="Nánássy László" w:date="2026-04-29T14:54:00Z" w16du:dateUtc="2026-04-29T12:54:00Z">
              <w:r w:rsidRPr="00A61E75">
                <w:t>JOGOSULTSAG_ELLENORZES_PROBLEMA</w:t>
              </w:r>
            </w:ins>
          </w:p>
        </w:tc>
        <w:tc>
          <w:tcPr>
            <w:tcW w:w="3973" w:type="dxa"/>
            <w:shd w:val="clear" w:color="auto" w:fill="D9D9D9" w:themeFill="background1" w:themeFillShade="D9"/>
          </w:tcPr>
          <w:p w14:paraId="43F60ADB" w14:textId="77777777" w:rsidR="00A9370E" w:rsidRPr="0019127B" w:rsidRDefault="00A9370E" w:rsidP="007E17F2">
            <w:pPr>
              <w:rPr>
                <w:ins w:id="910" w:author="Nánássy László" w:date="2026-04-29T14:54:00Z" w16du:dateUtc="2026-04-29T12:54:00Z"/>
              </w:rPr>
            </w:pPr>
            <w:ins w:id="911" w:author="Nánássy László" w:date="2026-04-29T14:54:00Z" w16du:dateUtc="2026-04-29T12:54:00Z">
              <w:r w:rsidRPr="008520F8">
                <w:t>A</w:t>
              </w:r>
              <w:r>
                <w:t xml:space="preserve">z EKNYI </w:t>
              </w:r>
              <w:r w:rsidRPr="008520F8">
                <w:t>jogosultságvizsgálat nem érhető el</w:t>
              </w:r>
            </w:ins>
          </w:p>
        </w:tc>
      </w:tr>
      <w:tr w:rsidR="00A9370E" w14:paraId="4729D643" w14:textId="77777777" w:rsidTr="007E17F2">
        <w:trPr>
          <w:ins w:id="912" w:author="Nánássy László" w:date="2026-04-29T14:54:00Z"/>
        </w:trPr>
        <w:tc>
          <w:tcPr>
            <w:tcW w:w="5092" w:type="dxa"/>
            <w:shd w:val="clear" w:color="auto" w:fill="D9D9D9" w:themeFill="background1" w:themeFillShade="D9"/>
          </w:tcPr>
          <w:p w14:paraId="384C233F" w14:textId="77777777" w:rsidR="00A9370E" w:rsidRPr="0019127B" w:rsidRDefault="00A9370E" w:rsidP="007E17F2">
            <w:pPr>
              <w:rPr>
                <w:ins w:id="913" w:author="Nánássy László" w:date="2026-04-29T14:54:00Z" w16du:dateUtc="2026-04-29T12:54:00Z"/>
              </w:rPr>
            </w:pPr>
            <w:ins w:id="914" w:author="Nánássy László" w:date="2026-04-29T14:54:00Z" w16du:dateUtc="2026-04-29T12:54:00Z">
              <w:r w:rsidRPr="00A61E75">
                <w:t>NINCS_JOGOSULTSAG</w:t>
              </w:r>
            </w:ins>
          </w:p>
        </w:tc>
        <w:tc>
          <w:tcPr>
            <w:tcW w:w="3973" w:type="dxa"/>
            <w:shd w:val="clear" w:color="auto" w:fill="D9D9D9" w:themeFill="background1" w:themeFillShade="D9"/>
          </w:tcPr>
          <w:p w14:paraId="5BF0FD14" w14:textId="77777777" w:rsidR="00A9370E" w:rsidRPr="0019127B" w:rsidRDefault="00A9370E" w:rsidP="007E17F2">
            <w:pPr>
              <w:autoSpaceDE w:val="0"/>
              <w:autoSpaceDN w:val="0"/>
              <w:adjustRightInd w:val="0"/>
              <w:spacing w:after="80"/>
              <w:rPr>
                <w:ins w:id="915" w:author="Nánássy László" w:date="2026-04-29T14:54:00Z" w16du:dateUtc="2026-04-29T12:54:00Z"/>
                <w:rFonts w:eastAsiaTheme="minorEastAsia"/>
                <w:color w:val="auto"/>
                <w:sz w:val="20"/>
                <w:szCs w:val="20"/>
              </w:rPr>
            </w:pPr>
            <w:ins w:id="916" w:author="Nánássy László" w:date="2026-04-29T14:54:00Z" w16du:dateUtc="2026-04-29T12:54:00Z">
              <w:r w:rsidRPr="008520F8">
                <w:t>A lekérdezőnek nincs jogosultsága a lekérd</w:t>
              </w:r>
              <w:r>
                <w:t>e</w:t>
              </w:r>
              <w:r w:rsidRPr="008520F8">
                <w:t>zett adózó adataihoz</w:t>
              </w:r>
            </w:ins>
          </w:p>
        </w:tc>
      </w:tr>
      <w:tr w:rsidR="00A9370E" w14:paraId="111464AD" w14:textId="77777777" w:rsidTr="007E17F2">
        <w:trPr>
          <w:ins w:id="917" w:author="Nánássy László" w:date="2026-04-29T14:54:00Z"/>
        </w:trPr>
        <w:tc>
          <w:tcPr>
            <w:tcW w:w="5092" w:type="dxa"/>
            <w:shd w:val="clear" w:color="auto" w:fill="D9D9D9" w:themeFill="background1" w:themeFillShade="D9"/>
          </w:tcPr>
          <w:p w14:paraId="2B0D94B2" w14:textId="0CDEA636" w:rsidR="00A9370E" w:rsidRPr="008520F8" w:rsidRDefault="0005220F" w:rsidP="007E17F2">
            <w:pPr>
              <w:rPr>
                <w:ins w:id="918" w:author="Nánássy László" w:date="2026-04-29T14:54:00Z" w16du:dateUtc="2026-04-29T12:54:00Z"/>
              </w:rPr>
            </w:pPr>
            <w:ins w:id="919" w:author="Nánássy László" w:date="2026-04-30T06:55:00Z" w16du:dateUtc="2026-04-30T04:55:00Z">
              <w:r w:rsidRPr="0005220F">
                <w:t>FOGLALKOZTATO_NEM_TALALHATO</w:t>
              </w:r>
            </w:ins>
          </w:p>
        </w:tc>
        <w:tc>
          <w:tcPr>
            <w:tcW w:w="3973" w:type="dxa"/>
            <w:shd w:val="clear" w:color="auto" w:fill="D9D9D9" w:themeFill="background1" w:themeFillShade="D9"/>
          </w:tcPr>
          <w:p w14:paraId="430E27A9" w14:textId="30E4C885" w:rsidR="00A9370E" w:rsidRPr="008520F8" w:rsidRDefault="00A9370E" w:rsidP="007E17F2">
            <w:pPr>
              <w:autoSpaceDE w:val="0"/>
              <w:autoSpaceDN w:val="0"/>
              <w:adjustRightInd w:val="0"/>
              <w:spacing w:after="80"/>
              <w:rPr>
                <w:ins w:id="920" w:author="Nánássy László" w:date="2026-04-29T14:54:00Z" w16du:dateUtc="2026-04-29T12:54:00Z"/>
              </w:rPr>
            </w:pPr>
            <w:ins w:id="921" w:author="Nánássy László" w:date="2026-04-29T14:54:00Z" w16du:dateUtc="2026-04-29T12:54:00Z">
              <w:r w:rsidRPr="00BB6A50">
                <w:t>A foglalkoztat</w:t>
              </w:r>
            </w:ins>
            <w:ins w:id="922" w:author="Nánássy László" w:date="2026-04-30T06:55:00Z" w16du:dateUtc="2026-04-30T04:55:00Z">
              <w:r w:rsidR="0005220F">
                <w:t>ó</w:t>
              </w:r>
            </w:ins>
            <w:ins w:id="923" w:author="Nánássy László" w:date="2026-04-29T14:54:00Z" w16du:dateUtc="2026-04-29T12:54:00Z">
              <w:r w:rsidRPr="00BB6A50">
                <w:t xml:space="preserve"> nem található</w:t>
              </w:r>
            </w:ins>
          </w:p>
        </w:tc>
      </w:tr>
      <w:tr w:rsidR="0005220F" w14:paraId="75392479" w14:textId="77777777" w:rsidTr="007E17F2">
        <w:trPr>
          <w:ins w:id="924" w:author="Nánássy László" w:date="2026-04-30T06:55:00Z"/>
        </w:trPr>
        <w:tc>
          <w:tcPr>
            <w:tcW w:w="5092" w:type="dxa"/>
            <w:shd w:val="clear" w:color="auto" w:fill="D9D9D9" w:themeFill="background1" w:themeFillShade="D9"/>
          </w:tcPr>
          <w:p w14:paraId="148E7223" w14:textId="7175B470" w:rsidR="0005220F" w:rsidRPr="0005220F" w:rsidRDefault="0005220F" w:rsidP="007E17F2">
            <w:pPr>
              <w:rPr>
                <w:ins w:id="925" w:author="Nánássy László" w:date="2026-04-30T06:55:00Z" w16du:dateUtc="2026-04-30T04:55:00Z"/>
              </w:rPr>
            </w:pPr>
            <w:ins w:id="926" w:author="Nánássy László" w:date="2026-04-30T06:55:00Z" w16du:dateUtc="2026-04-30T04:55:00Z">
              <w:r w:rsidRPr="0005220F">
                <w:t>TARGYEVRE_VONATKOZO_LEKERDEZES_NEM_TAMOGATOTT</w:t>
              </w:r>
            </w:ins>
          </w:p>
        </w:tc>
        <w:tc>
          <w:tcPr>
            <w:tcW w:w="3973" w:type="dxa"/>
            <w:shd w:val="clear" w:color="auto" w:fill="D9D9D9" w:themeFill="background1" w:themeFillShade="D9"/>
          </w:tcPr>
          <w:p w14:paraId="37BD5380" w14:textId="5CE45A6B" w:rsidR="0005220F" w:rsidRPr="00BB6A50" w:rsidRDefault="0005220F" w:rsidP="007E17F2">
            <w:pPr>
              <w:autoSpaceDE w:val="0"/>
              <w:autoSpaceDN w:val="0"/>
              <w:adjustRightInd w:val="0"/>
              <w:spacing w:after="80"/>
              <w:rPr>
                <w:ins w:id="927" w:author="Nánássy László" w:date="2026-04-30T06:55:00Z" w16du:dateUtc="2026-04-30T04:55:00Z"/>
              </w:rPr>
            </w:pPr>
            <w:ins w:id="928" w:author="Nánássy László" w:date="2026-04-30T06:56:00Z">
              <w:r w:rsidRPr="0005220F">
                <w:t>A megadott tárgyévre vonatkozóan nem végezhető lekérdezés.</w:t>
              </w:r>
            </w:ins>
          </w:p>
        </w:tc>
      </w:tr>
      <w:tr w:rsidR="00A9370E" w14:paraId="3D71D66F" w14:textId="77777777" w:rsidTr="007E17F2">
        <w:trPr>
          <w:ins w:id="929" w:author="Nánássy László" w:date="2026-04-29T14:54:00Z"/>
        </w:trPr>
        <w:tc>
          <w:tcPr>
            <w:tcW w:w="5092" w:type="dxa"/>
            <w:shd w:val="clear" w:color="auto" w:fill="D9D9D9" w:themeFill="background1" w:themeFillShade="D9"/>
          </w:tcPr>
          <w:p w14:paraId="5666F200" w14:textId="77777777" w:rsidR="00A9370E" w:rsidRDefault="00A9370E" w:rsidP="007E17F2">
            <w:pPr>
              <w:rPr>
                <w:ins w:id="930" w:author="Nánássy László" w:date="2026-04-29T14:54:00Z" w16du:dateUtc="2026-04-29T12:54:00Z"/>
              </w:rPr>
            </w:pPr>
            <w:ins w:id="931" w:author="Nánássy László" w:date="2026-04-29T14:54:00Z" w16du:dateUtc="2026-04-29T12:54:00Z">
              <w:r w:rsidRPr="00DE472A">
                <w:t>EGYEB_HIBA</w:t>
              </w:r>
            </w:ins>
          </w:p>
        </w:tc>
        <w:tc>
          <w:tcPr>
            <w:tcW w:w="3973" w:type="dxa"/>
            <w:shd w:val="clear" w:color="auto" w:fill="D9D9D9" w:themeFill="background1" w:themeFillShade="D9"/>
          </w:tcPr>
          <w:p w14:paraId="465EC9D5" w14:textId="77777777" w:rsidR="00A9370E" w:rsidRDefault="00A9370E" w:rsidP="007E17F2">
            <w:pPr>
              <w:autoSpaceDE w:val="0"/>
              <w:autoSpaceDN w:val="0"/>
              <w:adjustRightInd w:val="0"/>
              <w:spacing w:after="80"/>
              <w:rPr>
                <w:ins w:id="932" w:author="Nánássy László" w:date="2026-04-29T14:54:00Z" w16du:dateUtc="2026-04-29T12:54:00Z"/>
              </w:rPr>
            </w:pPr>
            <w:ins w:id="933" w:author="Nánássy László" w:date="2026-04-29T14:54:00Z" w16du:dateUtc="2026-04-29T12:54:00Z">
              <w:r>
                <w:t>Egyéb h</w:t>
              </w:r>
              <w:r w:rsidRPr="008520F8">
                <w:t>iba lépett fel a művelet végrehajtása közben</w:t>
              </w:r>
            </w:ins>
          </w:p>
        </w:tc>
      </w:tr>
    </w:tbl>
    <w:p w14:paraId="5A987404" w14:textId="77777777" w:rsidR="00A9370E" w:rsidRDefault="00A9370E">
      <w:pPr>
        <w:rPr>
          <w:ins w:id="934" w:author="Nánássy László" w:date="2026-05-05T12:26:00Z" w16du:dateUtc="2026-05-05T10:26:00Z"/>
          <w:rFonts w:ascii="Times New Roman" w:eastAsia="Times New Roman" w:hAnsi="Times New Roman" w:cs="Times New Roman"/>
          <w:b/>
          <w:sz w:val="30"/>
        </w:rPr>
      </w:pPr>
    </w:p>
    <w:p w14:paraId="5E7C829E" w14:textId="14613C6F" w:rsidR="00503AB1" w:rsidRPr="003B618D" w:rsidRDefault="00503AB1" w:rsidP="00503AB1">
      <w:pPr>
        <w:pStyle w:val="Cmsor2"/>
        <w:numPr>
          <w:ilvl w:val="2"/>
          <w:numId w:val="3"/>
        </w:numPr>
        <w:rPr>
          <w:ins w:id="935" w:author="Nánássy László" w:date="2026-05-05T12:26:00Z" w16du:dateUtc="2026-05-05T10:26:00Z"/>
          <w:i/>
          <w:iCs/>
          <w:sz w:val="24"/>
          <w:szCs w:val="24"/>
        </w:rPr>
      </w:pPr>
      <w:bookmarkStart w:id="936" w:name="_Toc228879320"/>
      <w:ins w:id="937" w:author="Nánássy László" w:date="2026-05-05T12:26:00Z" w16du:dateUtc="2026-05-05T10:26:00Z">
        <w:r>
          <w:rPr>
            <w:i/>
            <w:iCs/>
            <w:sz w:val="24"/>
            <w:szCs w:val="24"/>
          </w:rPr>
          <w:t>Köztartozás</w:t>
        </w:r>
      </w:ins>
      <w:ins w:id="938" w:author="Nánássy László" w:date="2026-05-05T12:27:00Z" w16du:dateUtc="2026-05-05T10:27:00Z">
        <w:r>
          <w:rPr>
            <w:i/>
            <w:iCs/>
            <w:sz w:val="24"/>
            <w:szCs w:val="24"/>
          </w:rPr>
          <w:t>mentesség (KOMA)</w:t>
        </w:r>
      </w:ins>
      <w:ins w:id="939" w:author="Nánássy László" w:date="2026-05-05T12:26:00Z" w16du:dateUtc="2026-05-05T10:26:00Z">
        <w:r>
          <w:rPr>
            <w:i/>
            <w:iCs/>
            <w:sz w:val="24"/>
            <w:szCs w:val="24"/>
          </w:rPr>
          <w:t xml:space="preserve"> lekérdezés művelet</w:t>
        </w:r>
        <w:bookmarkEnd w:id="936"/>
      </w:ins>
    </w:p>
    <w:p w14:paraId="69ABD085" w14:textId="77777777" w:rsidR="00503AB1" w:rsidRPr="00D4717D" w:rsidRDefault="00503AB1" w:rsidP="00503AB1">
      <w:pPr>
        <w:rPr>
          <w:ins w:id="940" w:author="Nánássy László" w:date="2026-05-05T12:26:00Z" w16du:dateUtc="2026-05-05T10:26:00Z"/>
          <w:b/>
          <w:bCs/>
          <w:u w:val="single"/>
        </w:rPr>
      </w:pPr>
      <w:ins w:id="941" w:author="Nánássy László" w:date="2026-05-05T12:26:00Z" w16du:dateUtc="2026-05-05T10:26: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159"/>
        <w:gridCol w:w="7906"/>
      </w:tblGrid>
      <w:tr w:rsidR="00503AB1" w14:paraId="5796933B" w14:textId="77777777" w:rsidTr="007E17F2">
        <w:trPr>
          <w:ins w:id="942" w:author="Nánássy László" w:date="2026-05-05T12:26:00Z" w16du:dateUtc="2026-05-05T10:26:00Z"/>
        </w:trPr>
        <w:tc>
          <w:tcPr>
            <w:tcW w:w="1980" w:type="dxa"/>
            <w:shd w:val="clear" w:color="auto" w:fill="D9D9D9" w:themeFill="background1" w:themeFillShade="D9"/>
          </w:tcPr>
          <w:p w14:paraId="7F6B7872" w14:textId="77777777" w:rsidR="00503AB1" w:rsidRPr="00B30389" w:rsidRDefault="00503AB1" w:rsidP="007E17F2">
            <w:pPr>
              <w:rPr>
                <w:ins w:id="943" w:author="Nánássy László" w:date="2026-05-05T12:26:00Z" w16du:dateUtc="2026-05-05T10:26:00Z"/>
                <w:b/>
                <w:bCs/>
              </w:rPr>
            </w:pPr>
            <w:ins w:id="944" w:author="Nánássy László" w:date="2026-05-05T12:26:00Z" w16du:dateUtc="2026-05-05T10:26:00Z">
              <w:r w:rsidRPr="00B30389">
                <w:rPr>
                  <w:b/>
                  <w:bCs/>
                </w:rPr>
                <w:t>művelet</w:t>
              </w:r>
            </w:ins>
          </w:p>
        </w:tc>
        <w:tc>
          <w:tcPr>
            <w:tcW w:w="7085" w:type="dxa"/>
            <w:shd w:val="clear" w:color="auto" w:fill="D9D9D9" w:themeFill="background1" w:themeFillShade="D9"/>
          </w:tcPr>
          <w:p w14:paraId="58F8B076" w14:textId="19562C60" w:rsidR="00503AB1" w:rsidRDefault="00503AB1" w:rsidP="007E17F2">
            <w:pPr>
              <w:rPr>
                <w:ins w:id="945" w:author="Nánássy László" w:date="2026-05-05T12:26:00Z" w16du:dateUtc="2026-05-05T10:26:00Z"/>
              </w:rPr>
            </w:pPr>
            <w:ins w:id="946" w:author="Nánássy László" w:date="2026-05-05T12:26:00Z" w16du:dateUtc="2026-05-05T10:26:00Z">
              <w:r w:rsidRPr="003331F2">
                <w:t>getKoztartozas</w:t>
              </w:r>
            </w:ins>
            <w:ins w:id="947" w:author="Nánássy László" w:date="2026-05-05T12:27:00Z" w16du:dateUtc="2026-05-05T10:27:00Z">
              <w:r>
                <w:t>Mentesseg</w:t>
              </w:r>
            </w:ins>
          </w:p>
        </w:tc>
      </w:tr>
      <w:tr w:rsidR="00503AB1" w14:paraId="2320E6EB" w14:textId="77777777" w:rsidTr="007E17F2">
        <w:trPr>
          <w:ins w:id="948" w:author="Nánássy László" w:date="2026-05-05T12:26:00Z" w16du:dateUtc="2026-05-05T10:26:00Z"/>
        </w:trPr>
        <w:tc>
          <w:tcPr>
            <w:tcW w:w="1980" w:type="dxa"/>
            <w:shd w:val="clear" w:color="auto" w:fill="D9D9D9" w:themeFill="background1" w:themeFillShade="D9"/>
          </w:tcPr>
          <w:p w14:paraId="469B1BA5" w14:textId="77777777" w:rsidR="00503AB1" w:rsidRPr="00B30389" w:rsidRDefault="00503AB1" w:rsidP="007E17F2">
            <w:pPr>
              <w:rPr>
                <w:ins w:id="949" w:author="Nánássy László" w:date="2026-05-05T12:26:00Z" w16du:dateUtc="2026-05-05T10:26:00Z"/>
                <w:b/>
                <w:bCs/>
              </w:rPr>
            </w:pPr>
            <w:ins w:id="950" w:author="Nánássy László" w:date="2026-05-05T12:26:00Z" w16du:dateUtc="2026-05-05T10:26:00Z">
              <w:r w:rsidRPr="00B30389">
                <w:rPr>
                  <w:b/>
                  <w:bCs/>
                </w:rPr>
                <w:lastRenderedPageBreak/>
                <w:t>művelettípus</w:t>
              </w:r>
            </w:ins>
          </w:p>
        </w:tc>
        <w:tc>
          <w:tcPr>
            <w:tcW w:w="7085" w:type="dxa"/>
            <w:shd w:val="clear" w:color="auto" w:fill="D9D9D9" w:themeFill="background1" w:themeFillShade="D9"/>
          </w:tcPr>
          <w:p w14:paraId="47806148" w14:textId="77777777" w:rsidR="00503AB1" w:rsidRDefault="00503AB1" w:rsidP="007E17F2">
            <w:pPr>
              <w:rPr>
                <w:ins w:id="951" w:author="Nánássy László" w:date="2026-05-05T12:26:00Z" w16du:dateUtc="2026-05-05T10:26:00Z"/>
              </w:rPr>
            </w:pPr>
            <w:ins w:id="952" w:author="Nánássy László" w:date="2026-05-05T12:26:00Z" w16du:dateUtc="2026-05-05T10:26:00Z">
              <w:r>
                <w:t>GET</w:t>
              </w:r>
            </w:ins>
          </w:p>
        </w:tc>
      </w:tr>
      <w:tr w:rsidR="00503AB1" w14:paraId="2052989A" w14:textId="77777777" w:rsidTr="007E17F2">
        <w:trPr>
          <w:ins w:id="953" w:author="Nánássy László" w:date="2026-05-05T12:26:00Z" w16du:dateUtc="2026-05-05T10:26:00Z"/>
        </w:trPr>
        <w:tc>
          <w:tcPr>
            <w:tcW w:w="1980" w:type="dxa"/>
            <w:shd w:val="clear" w:color="auto" w:fill="D9D9D9" w:themeFill="background1" w:themeFillShade="D9"/>
          </w:tcPr>
          <w:p w14:paraId="40477E18" w14:textId="77777777" w:rsidR="00503AB1" w:rsidRPr="00B30389" w:rsidRDefault="00503AB1" w:rsidP="007E17F2">
            <w:pPr>
              <w:rPr>
                <w:ins w:id="954" w:author="Nánássy László" w:date="2026-05-05T12:26:00Z" w16du:dateUtc="2026-05-05T10:26:00Z"/>
                <w:b/>
                <w:bCs/>
              </w:rPr>
            </w:pPr>
            <w:ins w:id="955" w:author="Nánássy László" w:date="2026-05-05T12:26:00Z" w16du:dateUtc="2026-05-05T10:26:00Z">
              <w:r w:rsidRPr="00B30389">
                <w:rPr>
                  <w:b/>
                  <w:bCs/>
                </w:rPr>
                <w:t>path</w:t>
              </w:r>
            </w:ins>
          </w:p>
        </w:tc>
        <w:tc>
          <w:tcPr>
            <w:tcW w:w="7085" w:type="dxa"/>
            <w:shd w:val="clear" w:color="auto" w:fill="D9D9D9" w:themeFill="background1" w:themeFillShade="D9"/>
          </w:tcPr>
          <w:p w14:paraId="11BD2574" w14:textId="41F3A832" w:rsidR="00503AB1" w:rsidRDefault="00503AB1" w:rsidP="007E17F2">
            <w:pPr>
              <w:rPr>
                <w:ins w:id="956" w:author="Nánássy László" w:date="2026-05-05T12:26:00Z" w16du:dateUtc="2026-05-05T10:26:00Z"/>
              </w:rPr>
            </w:pPr>
            <w:ins w:id="957" w:author="Nánássy László" w:date="2026-05-05T12:26:00Z" w16du:dateUtc="2026-05-05T10:26:00Z">
              <w:r w:rsidRPr="003542DD">
                <w:t>/NavM2m</w:t>
              </w:r>
              <w:r>
                <w:t>Adozo</w:t>
              </w:r>
              <w:r w:rsidRPr="003542DD">
                <w:t>/</w:t>
              </w:r>
              <w:r>
                <w:t>adozo</w:t>
              </w:r>
              <w:r w:rsidRPr="003542DD">
                <w:t>Service/</w:t>
              </w:r>
              <w:r w:rsidRPr="003331F2">
                <w:t>Koztartozas</w:t>
              </w:r>
            </w:ins>
            <w:ins w:id="958" w:author="Nánássy László" w:date="2026-05-05T12:27:00Z" w16du:dateUtc="2026-05-05T10:27:00Z">
              <w:r>
                <w:t>Mentesseg</w:t>
              </w:r>
            </w:ins>
          </w:p>
        </w:tc>
      </w:tr>
      <w:tr w:rsidR="00503AB1" w14:paraId="64BA7D59" w14:textId="77777777" w:rsidTr="007E17F2">
        <w:trPr>
          <w:ins w:id="959" w:author="Nánássy László" w:date="2026-05-05T12:26:00Z" w16du:dateUtc="2026-05-05T10:26:00Z"/>
        </w:trPr>
        <w:tc>
          <w:tcPr>
            <w:tcW w:w="1980" w:type="dxa"/>
            <w:shd w:val="clear" w:color="auto" w:fill="D9D9D9" w:themeFill="background1" w:themeFillShade="D9"/>
          </w:tcPr>
          <w:p w14:paraId="1BB50E09" w14:textId="77777777" w:rsidR="00503AB1" w:rsidRPr="00B30389" w:rsidRDefault="00503AB1" w:rsidP="007E17F2">
            <w:pPr>
              <w:rPr>
                <w:ins w:id="960" w:author="Nánássy László" w:date="2026-05-05T12:26:00Z" w16du:dateUtc="2026-05-05T10:26:00Z"/>
                <w:b/>
                <w:bCs/>
              </w:rPr>
            </w:pPr>
            <w:ins w:id="961" w:author="Nánássy László" w:date="2026-05-05T12:26:00Z" w16du:dateUtc="2026-05-05T10:26:00Z">
              <w:r>
                <w:rPr>
                  <w:b/>
                  <w:bCs/>
                </w:rPr>
                <w:t>OpenAPI</w:t>
              </w:r>
            </w:ins>
          </w:p>
        </w:tc>
        <w:tc>
          <w:tcPr>
            <w:tcW w:w="7085" w:type="dxa"/>
            <w:shd w:val="clear" w:color="auto" w:fill="D9D9D9" w:themeFill="background1" w:themeFillShade="D9"/>
          </w:tcPr>
          <w:p w14:paraId="0BE82AB1" w14:textId="7F75C2E1" w:rsidR="00503AB1" w:rsidRPr="00D42669" w:rsidRDefault="00C53EBD" w:rsidP="007E17F2">
            <w:pPr>
              <w:rPr>
                <w:ins w:id="962" w:author="Nánássy László" w:date="2026-05-05T12:26:00Z" w16du:dateUtc="2026-05-05T10:26:00Z"/>
              </w:rPr>
            </w:pPr>
            <w:ins w:id="963" w:author="Nánássy László" w:date="2026-05-05T12:30:00Z" w16du:dateUtc="2026-05-05T10:30:00Z">
              <w:r>
                <w:fldChar w:fldCharType="begin"/>
              </w:r>
              <w:r>
                <w:instrText>HYPERLINK "</w:instrText>
              </w:r>
              <w:r w:rsidRPr="00C53EBD">
                <w:instrText>https://app.swaggerhub.com/apis/NAVGOVHU/NavM2mAdozo/1.0#/AdozoService/getKoztartozasMentesseg</w:instrText>
              </w:r>
              <w:r>
                <w:instrText>"</w:instrText>
              </w:r>
              <w:r>
                <w:fldChar w:fldCharType="separate"/>
              </w:r>
              <w:r w:rsidRPr="00F7366A">
                <w:rPr>
                  <w:rStyle w:val="Hiperhivatkozs"/>
                </w:rPr>
                <w:t>https://app.swaggerhub.com/apis/NAVGOVHU/NavM2mAdozo/1.0#/AdozoService/getKoztartozasMentesseg</w:t>
              </w:r>
              <w:r>
                <w:fldChar w:fldCharType="end"/>
              </w:r>
              <w:r>
                <w:t xml:space="preserve"> </w:t>
              </w:r>
            </w:ins>
          </w:p>
        </w:tc>
      </w:tr>
      <w:tr w:rsidR="00503AB1" w14:paraId="1CCCB2BF" w14:textId="77777777" w:rsidTr="007E17F2">
        <w:trPr>
          <w:ins w:id="964" w:author="Nánássy László" w:date="2026-05-05T12:26:00Z" w16du:dateUtc="2026-05-05T10:26:00Z"/>
        </w:trPr>
        <w:tc>
          <w:tcPr>
            <w:tcW w:w="1980" w:type="dxa"/>
            <w:shd w:val="clear" w:color="auto" w:fill="D9D9D9" w:themeFill="background1" w:themeFillShade="D9"/>
          </w:tcPr>
          <w:p w14:paraId="6167B03F" w14:textId="77777777" w:rsidR="00503AB1" w:rsidRPr="00B30389" w:rsidRDefault="00503AB1" w:rsidP="007E17F2">
            <w:pPr>
              <w:rPr>
                <w:ins w:id="965" w:author="Nánássy László" w:date="2026-05-05T12:26:00Z" w16du:dateUtc="2026-05-05T10:26:00Z"/>
                <w:b/>
                <w:bCs/>
              </w:rPr>
            </w:pPr>
            <w:ins w:id="966" w:author="Nánássy László" w:date="2026-05-05T12:26:00Z" w16du:dateUtc="2026-05-05T10:26:00Z">
              <w:r w:rsidRPr="00B30389">
                <w:rPr>
                  <w:b/>
                  <w:bCs/>
                </w:rPr>
                <w:t>leírás</w:t>
              </w:r>
            </w:ins>
          </w:p>
        </w:tc>
        <w:tc>
          <w:tcPr>
            <w:tcW w:w="7085" w:type="dxa"/>
            <w:shd w:val="clear" w:color="auto" w:fill="D9D9D9" w:themeFill="background1" w:themeFillShade="D9"/>
          </w:tcPr>
          <w:p w14:paraId="61E156D2" w14:textId="369936AC" w:rsidR="00503AB1" w:rsidRPr="00D4717D" w:rsidRDefault="00503AB1" w:rsidP="007E17F2">
            <w:pPr>
              <w:autoSpaceDE w:val="0"/>
              <w:autoSpaceDN w:val="0"/>
              <w:adjustRightInd w:val="0"/>
              <w:spacing w:after="80"/>
              <w:jc w:val="both"/>
              <w:rPr>
                <w:ins w:id="967" w:author="Nánássy László" w:date="2026-05-05T12:26:00Z" w16du:dateUtc="2026-05-05T10:26:00Z"/>
                <w:rFonts w:eastAsiaTheme="minorEastAsia"/>
                <w:color w:val="auto"/>
                <w:sz w:val="20"/>
                <w:szCs w:val="20"/>
              </w:rPr>
            </w:pPr>
            <w:ins w:id="968" w:author="Nánássy László" w:date="2026-05-05T12:26:00Z" w16du:dateUtc="2026-05-05T10:26:00Z">
              <w:r>
                <w:rPr>
                  <w:rFonts w:eastAsiaTheme="minorEastAsia"/>
                  <w:color w:val="auto"/>
                  <w:sz w:val="20"/>
                  <w:szCs w:val="20"/>
                </w:rPr>
                <w:t>Köztartozás</w:t>
              </w:r>
            </w:ins>
            <w:ins w:id="969" w:author="Nánássy László" w:date="2026-05-05T12:28:00Z" w16du:dateUtc="2026-05-05T10:28:00Z">
              <w:r>
                <w:rPr>
                  <w:rFonts w:eastAsiaTheme="minorEastAsia"/>
                  <w:color w:val="auto"/>
                  <w:sz w:val="20"/>
                  <w:szCs w:val="20"/>
                </w:rPr>
                <w:t>mentesség</w:t>
              </w:r>
            </w:ins>
            <w:ins w:id="970" w:author="Nánássy László" w:date="2026-05-05T12:26:00Z" w16du:dateUtc="2026-05-05T10:26:00Z">
              <w:r>
                <w:rPr>
                  <w:rFonts w:eastAsiaTheme="minorEastAsia"/>
                  <w:color w:val="auto"/>
                  <w:sz w:val="20"/>
                  <w:szCs w:val="20"/>
                </w:rPr>
                <w:t xml:space="preserve"> adatok</w:t>
              </w:r>
              <w:r w:rsidRPr="00D4717D">
                <w:rPr>
                  <w:rFonts w:eastAsiaTheme="minorEastAsia"/>
                  <w:color w:val="auto"/>
                  <w:sz w:val="20"/>
                  <w:szCs w:val="20"/>
                </w:rPr>
                <w:t xml:space="preserve"> </w:t>
              </w:r>
            </w:ins>
            <w:ins w:id="971" w:author="Nánássy László" w:date="2026-05-05T12:28:00Z" w16du:dateUtc="2026-05-05T10:28:00Z">
              <w:r>
                <w:rPr>
                  <w:rFonts w:eastAsiaTheme="minorEastAsia"/>
                  <w:color w:val="auto"/>
                  <w:sz w:val="20"/>
                  <w:szCs w:val="20"/>
                </w:rPr>
                <w:t xml:space="preserve">lekérdezését </w:t>
              </w:r>
            </w:ins>
            <w:ins w:id="972" w:author="Nánássy László" w:date="2026-05-05T12:26:00Z" w16du:dateUtc="2026-05-05T10:26:00Z">
              <w:r w:rsidRPr="00D4717D">
                <w:rPr>
                  <w:rFonts w:eastAsiaTheme="minorEastAsia"/>
                  <w:color w:val="auto"/>
                  <w:sz w:val="20"/>
                  <w:szCs w:val="20"/>
                </w:rPr>
                <w:t xml:space="preserve">biztosító művelet. </w:t>
              </w:r>
              <w:r>
                <w:rPr>
                  <w:rFonts w:eastAsiaTheme="minorEastAsia"/>
                  <w:color w:val="auto"/>
                  <w:sz w:val="20"/>
                  <w:szCs w:val="20"/>
                </w:rPr>
                <w:t>Visszaadja</w:t>
              </w:r>
            </w:ins>
            <w:ins w:id="973" w:author="Nánássy László" w:date="2026-05-05T12:28:00Z" w16du:dateUtc="2026-05-05T10:28:00Z">
              <w:r>
                <w:rPr>
                  <w:rFonts w:eastAsiaTheme="minorEastAsia"/>
                  <w:color w:val="auto"/>
                  <w:sz w:val="20"/>
                  <w:szCs w:val="20"/>
                </w:rPr>
                <w:t>, hogy egy ad</w:t>
              </w:r>
            </w:ins>
            <w:ins w:id="974" w:author="Nánássy László" w:date="2026-05-05T12:29:00Z" w16du:dateUtc="2026-05-05T10:29:00Z">
              <w:r>
                <w:rPr>
                  <w:rFonts w:eastAsiaTheme="minorEastAsia"/>
                  <w:color w:val="auto"/>
                  <w:sz w:val="20"/>
                  <w:szCs w:val="20"/>
                </w:rPr>
                <w:t>ó</w:t>
              </w:r>
            </w:ins>
            <w:ins w:id="975" w:author="Nánássy László" w:date="2026-05-05T12:28:00Z" w16du:dateUtc="2026-05-05T10:28:00Z">
              <w:r>
                <w:rPr>
                  <w:rFonts w:eastAsiaTheme="minorEastAsia"/>
                  <w:color w:val="auto"/>
                  <w:sz w:val="20"/>
                  <w:szCs w:val="20"/>
                </w:rPr>
                <w:t>zó</w:t>
              </w:r>
            </w:ins>
            <w:ins w:id="976" w:author="Nánássy László" w:date="2026-05-05T12:29:00Z" w16du:dateUtc="2026-05-05T10:29:00Z">
              <w:r>
                <w:rPr>
                  <w:rFonts w:eastAsiaTheme="minorEastAsia"/>
                  <w:color w:val="auto"/>
                  <w:sz w:val="20"/>
                  <w:szCs w:val="20"/>
                </w:rPr>
                <w:t xml:space="preserve"> s</w:t>
              </w:r>
              <w:r w:rsidRPr="00503AB1">
                <w:rPr>
                  <w:rFonts w:eastAsiaTheme="minorEastAsia"/>
                  <w:color w:val="auto"/>
                  <w:sz w:val="20"/>
                  <w:szCs w:val="20"/>
                </w:rPr>
                <w:t>zerepel</w:t>
              </w:r>
              <w:r>
                <w:rPr>
                  <w:rFonts w:eastAsiaTheme="minorEastAsia"/>
                  <w:color w:val="auto"/>
                  <w:sz w:val="20"/>
                  <w:szCs w:val="20"/>
                </w:rPr>
                <w:t>-e</w:t>
              </w:r>
              <w:r w:rsidRPr="00503AB1">
                <w:rPr>
                  <w:rFonts w:eastAsiaTheme="minorEastAsia"/>
                  <w:color w:val="auto"/>
                  <w:sz w:val="20"/>
                  <w:szCs w:val="20"/>
                </w:rPr>
                <w:t xml:space="preserve"> KOMA-ban</w:t>
              </w:r>
              <w:r>
                <w:rPr>
                  <w:rFonts w:eastAsiaTheme="minorEastAsia"/>
                  <w:color w:val="auto"/>
                  <w:sz w:val="20"/>
                  <w:szCs w:val="20"/>
                </w:rPr>
                <w:t>, és megfelel-e a bekerülési fel</w:t>
              </w:r>
            </w:ins>
            <w:ins w:id="977" w:author="Nánássy László" w:date="2026-05-05T12:30:00Z" w16du:dateUtc="2026-05-05T10:30:00Z">
              <w:r>
                <w:rPr>
                  <w:rFonts w:eastAsiaTheme="minorEastAsia"/>
                  <w:color w:val="auto"/>
                  <w:sz w:val="20"/>
                  <w:szCs w:val="20"/>
                </w:rPr>
                <w:t>tételeknek.</w:t>
              </w:r>
            </w:ins>
          </w:p>
        </w:tc>
      </w:tr>
    </w:tbl>
    <w:p w14:paraId="73F217E9" w14:textId="77777777" w:rsidR="00503AB1" w:rsidRDefault="00503AB1" w:rsidP="00503AB1">
      <w:pPr>
        <w:rPr>
          <w:ins w:id="978" w:author="Nánássy László" w:date="2026-05-05T12:26:00Z" w16du:dateUtc="2026-05-05T10:26:00Z"/>
        </w:rPr>
      </w:pPr>
    </w:p>
    <w:p w14:paraId="298C2D46" w14:textId="77777777" w:rsidR="00503AB1" w:rsidRDefault="00503AB1" w:rsidP="00503AB1">
      <w:pPr>
        <w:rPr>
          <w:ins w:id="979" w:author="Nánássy László" w:date="2026-05-05T12:26:00Z" w16du:dateUtc="2026-05-05T10:26:00Z"/>
          <w:b/>
          <w:bCs/>
          <w:u w:val="single"/>
        </w:rPr>
      </w:pPr>
      <w:ins w:id="980" w:author="Nánássy László" w:date="2026-05-05T12:26:00Z" w16du:dateUtc="2026-05-05T10:26:00Z">
        <w:r w:rsidRPr="00D4717D">
          <w:rPr>
            <w:b/>
            <w:bCs/>
            <w:u w:val="single"/>
          </w:rPr>
          <w:t>Bemenő paraméterek:</w:t>
        </w:r>
      </w:ins>
    </w:p>
    <w:p w14:paraId="01B19200" w14:textId="77777777" w:rsidR="00503AB1" w:rsidRDefault="00503AB1" w:rsidP="00503AB1">
      <w:pPr>
        <w:rPr>
          <w:ins w:id="981" w:author="Nánássy László" w:date="2026-05-05T12:26:00Z" w16du:dateUtc="2026-05-05T10:26:00Z"/>
        </w:rPr>
      </w:pPr>
      <w:ins w:id="982" w:author="Nánássy László" w:date="2026-05-05T12:26:00Z" w16du:dateUtc="2026-05-05T10:26:00Z">
        <w:r w:rsidRPr="000244A0">
          <w:t>Lásd. a 6.1.1 fejezetet</w:t>
        </w:r>
      </w:ins>
    </w:p>
    <w:p w14:paraId="143ACCFD" w14:textId="77777777" w:rsidR="00503AB1" w:rsidRPr="007D1C33" w:rsidRDefault="00503AB1" w:rsidP="00503AB1">
      <w:pPr>
        <w:rPr>
          <w:ins w:id="983" w:author="Nánássy László" w:date="2026-05-05T12:26:00Z" w16du:dateUtc="2026-05-05T10:26:00Z"/>
          <w:b/>
          <w:bCs/>
          <w:u w:val="single"/>
        </w:rPr>
      </w:pPr>
      <w:ins w:id="984" w:author="Nánássy László" w:date="2026-05-05T12:26:00Z" w16du:dateUtc="2026-05-05T10:26:00Z">
        <w:r w:rsidRPr="007523CD">
          <w:rPr>
            <w:b/>
            <w:bCs/>
            <w:u w:val="single"/>
          </w:rPr>
          <w:t>Válasz:</w:t>
        </w:r>
      </w:ins>
    </w:p>
    <w:p w14:paraId="2ED6C83A" w14:textId="0833C075" w:rsidR="00503AB1" w:rsidRDefault="00503AB1" w:rsidP="00503AB1">
      <w:pPr>
        <w:rPr>
          <w:ins w:id="985" w:author="Nánássy László" w:date="2026-05-05T12:26:00Z" w16du:dateUtc="2026-05-05T10:26:00Z"/>
        </w:rPr>
      </w:pPr>
      <w:ins w:id="986" w:author="Nánássy László" w:date="2026-05-05T12:26:00Z" w16du:dateUtc="2026-05-05T10:26:00Z">
        <w:r>
          <w:t>A G</w:t>
        </w:r>
        <w:r w:rsidRPr="0098156A">
          <w:t>e</w:t>
        </w:r>
        <w:r>
          <w:t>t</w:t>
        </w:r>
        <w:r w:rsidRPr="003331F2">
          <w:t>Koztartozas</w:t>
        </w:r>
      </w:ins>
      <w:ins w:id="987" w:author="Nánássy László" w:date="2026-05-05T12:37:00Z" w16du:dateUtc="2026-05-05T10:37:00Z">
        <w:r w:rsidR="00EE7377">
          <w:t>M</w:t>
        </w:r>
      </w:ins>
      <w:ins w:id="988" w:author="Nánássy László" w:date="2026-05-05T12:31:00Z" w16du:dateUtc="2026-05-05T10:31:00Z">
        <w:r w:rsidR="00B42D04">
          <w:t>entesseg</w:t>
        </w:r>
      </w:ins>
      <w:ins w:id="989" w:author="Nánássy László" w:date="2026-05-05T12:26:00Z" w16du:dateUtc="2026-05-05T10:26:00Z">
        <w:r>
          <w:t>Response</w:t>
        </w:r>
        <w:r w:rsidRPr="00B30389">
          <w:t>Ty</w:t>
        </w:r>
        <w:r>
          <w:t>pe attribútumai a következők:</w:t>
        </w:r>
      </w:ins>
    </w:p>
    <w:tbl>
      <w:tblPr>
        <w:tblStyle w:val="Rcsostblzat"/>
        <w:tblW w:w="9067" w:type="dxa"/>
        <w:shd w:val="clear" w:color="auto" w:fill="D9D9D9" w:themeFill="background1" w:themeFillShade="D9"/>
        <w:tblLook w:val="04A0" w:firstRow="1" w:lastRow="0" w:firstColumn="1" w:lastColumn="0" w:noHBand="0" w:noVBand="1"/>
      </w:tblPr>
      <w:tblGrid>
        <w:gridCol w:w="1807"/>
        <w:gridCol w:w="3116"/>
        <w:gridCol w:w="1117"/>
        <w:gridCol w:w="3027"/>
      </w:tblGrid>
      <w:tr w:rsidR="00503AB1" w14:paraId="02478B87" w14:textId="77777777" w:rsidTr="007E17F2">
        <w:trPr>
          <w:ins w:id="990" w:author="Nánássy László" w:date="2026-05-05T12:26:00Z" w16du:dateUtc="2026-05-05T10:26:00Z"/>
        </w:trPr>
        <w:tc>
          <w:tcPr>
            <w:tcW w:w="1838" w:type="dxa"/>
            <w:shd w:val="clear" w:color="auto" w:fill="D9D9D9" w:themeFill="background1" w:themeFillShade="D9"/>
          </w:tcPr>
          <w:p w14:paraId="00CC1A0A" w14:textId="77777777" w:rsidR="00503AB1" w:rsidRPr="00B30389" w:rsidRDefault="00503AB1" w:rsidP="007E17F2">
            <w:pPr>
              <w:jc w:val="center"/>
              <w:rPr>
                <w:ins w:id="991" w:author="Nánássy László" w:date="2026-05-05T12:26:00Z" w16du:dateUtc="2026-05-05T10:26:00Z"/>
                <w:b/>
                <w:bCs/>
              </w:rPr>
            </w:pPr>
            <w:ins w:id="992" w:author="Nánássy László" w:date="2026-05-05T12:26:00Z" w16du:dateUtc="2026-05-05T10:26:00Z">
              <w:r w:rsidRPr="00B30389">
                <w:rPr>
                  <w:b/>
                  <w:bCs/>
                </w:rPr>
                <w:t>név</w:t>
              </w:r>
            </w:ins>
          </w:p>
        </w:tc>
        <w:tc>
          <w:tcPr>
            <w:tcW w:w="2834" w:type="dxa"/>
            <w:shd w:val="clear" w:color="auto" w:fill="D9D9D9" w:themeFill="background1" w:themeFillShade="D9"/>
          </w:tcPr>
          <w:p w14:paraId="310F9141" w14:textId="77777777" w:rsidR="00503AB1" w:rsidRPr="00B30389" w:rsidRDefault="00503AB1" w:rsidP="007E17F2">
            <w:pPr>
              <w:jc w:val="center"/>
              <w:rPr>
                <w:ins w:id="993" w:author="Nánássy László" w:date="2026-05-05T12:26:00Z" w16du:dateUtc="2026-05-05T10:26:00Z"/>
                <w:b/>
                <w:bCs/>
              </w:rPr>
            </w:pPr>
            <w:ins w:id="994" w:author="Nánássy László" w:date="2026-05-05T12:26:00Z" w16du:dateUtc="2026-05-05T10:26:00Z">
              <w:r w:rsidRPr="00B30389">
                <w:rPr>
                  <w:b/>
                  <w:bCs/>
                </w:rPr>
                <w:t>típus</w:t>
              </w:r>
            </w:ins>
          </w:p>
        </w:tc>
        <w:tc>
          <w:tcPr>
            <w:tcW w:w="1135" w:type="dxa"/>
            <w:shd w:val="clear" w:color="auto" w:fill="D9D9D9" w:themeFill="background1" w:themeFillShade="D9"/>
          </w:tcPr>
          <w:p w14:paraId="3D44371E" w14:textId="77777777" w:rsidR="00503AB1" w:rsidRPr="00B30389" w:rsidRDefault="00503AB1" w:rsidP="007E17F2">
            <w:pPr>
              <w:jc w:val="center"/>
              <w:rPr>
                <w:ins w:id="995" w:author="Nánássy László" w:date="2026-05-05T12:26:00Z" w16du:dateUtc="2026-05-05T10:26:00Z"/>
                <w:b/>
                <w:bCs/>
              </w:rPr>
            </w:pPr>
            <w:ins w:id="996" w:author="Nánássy László" w:date="2026-05-05T12:26:00Z" w16du:dateUtc="2026-05-05T10:26:00Z">
              <w:r>
                <w:rPr>
                  <w:b/>
                  <w:bCs/>
                </w:rPr>
                <w:t>kötelező</w:t>
              </w:r>
            </w:ins>
          </w:p>
        </w:tc>
        <w:tc>
          <w:tcPr>
            <w:tcW w:w="3260" w:type="dxa"/>
            <w:shd w:val="clear" w:color="auto" w:fill="D9D9D9" w:themeFill="background1" w:themeFillShade="D9"/>
          </w:tcPr>
          <w:p w14:paraId="7D034A55" w14:textId="77777777" w:rsidR="00503AB1" w:rsidRPr="00B30389" w:rsidRDefault="00503AB1" w:rsidP="007E17F2">
            <w:pPr>
              <w:jc w:val="center"/>
              <w:rPr>
                <w:ins w:id="997" w:author="Nánássy László" w:date="2026-05-05T12:26:00Z" w16du:dateUtc="2026-05-05T10:26:00Z"/>
                <w:b/>
                <w:bCs/>
              </w:rPr>
            </w:pPr>
            <w:ins w:id="998" w:author="Nánássy László" w:date="2026-05-05T12:26:00Z" w16du:dateUtc="2026-05-05T10:26:00Z">
              <w:r w:rsidRPr="00B30389">
                <w:rPr>
                  <w:b/>
                  <w:bCs/>
                </w:rPr>
                <w:t>leírás</w:t>
              </w:r>
            </w:ins>
          </w:p>
        </w:tc>
      </w:tr>
      <w:tr w:rsidR="00503AB1" w14:paraId="03341C1E" w14:textId="77777777" w:rsidTr="007E17F2">
        <w:trPr>
          <w:ins w:id="999" w:author="Nánássy László" w:date="2026-05-05T12:26:00Z" w16du:dateUtc="2026-05-05T10:26:00Z"/>
        </w:trPr>
        <w:tc>
          <w:tcPr>
            <w:tcW w:w="1838" w:type="dxa"/>
            <w:shd w:val="clear" w:color="auto" w:fill="D9D9D9" w:themeFill="background1" w:themeFillShade="D9"/>
          </w:tcPr>
          <w:p w14:paraId="0DC07C35" w14:textId="42724689" w:rsidR="00503AB1" w:rsidRDefault="00B42D04" w:rsidP="007E17F2">
            <w:pPr>
              <w:rPr>
                <w:ins w:id="1000" w:author="Nánássy László" w:date="2026-05-05T12:26:00Z" w16du:dateUtc="2026-05-05T10:26:00Z"/>
              </w:rPr>
            </w:pPr>
            <w:ins w:id="1001" w:author="Nánássy László" w:date="2026-05-05T12:32:00Z" w16du:dateUtc="2026-05-05T10:32:00Z">
              <w:r>
                <w:t>komaSzereples</w:t>
              </w:r>
            </w:ins>
          </w:p>
        </w:tc>
        <w:tc>
          <w:tcPr>
            <w:tcW w:w="2834" w:type="dxa"/>
            <w:shd w:val="clear" w:color="auto" w:fill="D9D9D9" w:themeFill="background1" w:themeFillShade="D9"/>
          </w:tcPr>
          <w:p w14:paraId="2C69BFA5" w14:textId="71E41580" w:rsidR="00503AB1" w:rsidRDefault="00B42D04" w:rsidP="007E17F2">
            <w:pPr>
              <w:jc w:val="center"/>
              <w:rPr>
                <w:ins w:id="1002" w:author="Nánássy László" w:date="2026-05-05T12:26:00Z" w16du:dateUtc="2026-05-05T10:26:00Z"/>
              </w:rPr>
            </w:pPr>
            <w:ins w:id="1003" w:author="Nánássy László" w:date="2026-05-05T12:36:00Z" w16du:dateUtc="2026-05-05T10:36:00Z">
              <w:r>
                <w:t>K</w:t>
              </w:r>
              <w:r>
                <w:t>omaSzereples</w:t>
              </w:r>
              <w:r>
                <w:t xml:space="preserve"> (</w:t>
              </w:r>
            </w:ins>
            <w:ins w:id="1004" w:author="Nánássy László" w:date="2026-05-05T12:34:00Z" w16du:dateUtc="2026-05-05T10:34:00Z">
              <w:r>
                <w:t>enum</w:t>
              </w:r>
            </w:ins>
            <w:ins w:id="1005" w:author="Nánássy László" w:date="2026-05-05T12:36:00Z" w16du:dateUtc="2026-05-05T10:36:00Z">
              <w:r>
                <w:t>)</w:t>
              </w:r>
            </w:ins>
          </w:p>
        </w:tc>
        <w:tc>
          <w:tcPr>
            <w:tcW w:w="1135" w:type="dxa"/>
            <w:shd w:val="clear" w:color="auto" w:fill="D9D9D9" w:themeFill="background1" w:themeFillShade="D9"/>
          </w:tcPr>
          <w:p w14:paraId="6FE9E4DF" w14:textId="77777777" w:rsidR="00503AB1" w:rsidRDefault="00503AB1" w:rsidP="007E17F2">
            <w:pPr>
              <w:jc w:val="center"/>
              <w:rPr>
                <w:ins w:id="1006" w:author="Nánássy László" w:date="2026-05-05T12:26:00Z" w16du:dateUtc="2026-05-05T10:26:00Z"/>
              </w:rPr>
            </w:pPr>
            <w:ins w:id="1007" w:author="Nánássy László" w:date="2026-05-05T12:26:00Z" w16du:dateUtc="2026-05-05T10:26:00Z">
              <w:r>
                <w:t>nem</w:t>
              </w:r>
            </w:ins>
          </w:p>
        </w:tc>
        <w:tc>
          <w:tcPr>
            <w:tcW w:w="3260" w:type="dxa"/>
            <w:shd w:val="clear" w:color="auto" w:fill="D9D9D9" w:themeFill="background1" w:themeFillShade="D9"/>
          </w:tcPr>
          <w:p w14:paraId="7AFE273C" w14:textId="4CB74AC3" w:rsidR="00503AB1" w:rsidRDefault="00B42D04" w:rsidP="007E17F2">
            <w:pPr>
              <w:rPr>
                <w:ins w:id="1008" w:author="Nánássy László" w:date="2026-05-05T12:26:00Z" w16du:dateUtc="2026-05-05T10:26:00Z"/>
              </w:rPr>
            </w:pPr>
            <w:ins w:id="1009" w:author="Nánássy László" w:date="2026-05-05T12:36:00Z">
              <w:r w:rsidRPr="00B42D04">
                <w:t>Szerepel az adózó a KOMA-ban?</w:t>
              </w:r>
            </w:ins>
            <w:ins w:id="1010" w:author="Nánássy László" w:date="2026-05-05T12:36:00Z" w16du:dateUtc="2026-05-05T10:36:00Z">
              <w:r>
                <w:t xml:space="preserve"> (</w:t>
              </w:r>
            </w:ins>
            <w:ins w:id="1011" w:author="Nánássy László" w:date="2026-05-05T12:37:00Z" w16du:dateUtc="2026-05-05T10:37:00Z">
              <w:r>
                <w:t>IGEN/NEM</w:t>
              </w:r>
            </w:ins>
            <w:ins w:id="1012" w:author="Nánássy László" w:date="2026-05-05T12:36:00Z" w16du:dateUtc="2026-05-05T10:36:00Z">
              <w:r>
                <w:t>)</w:t>
              </w:r>
            </w:ins>
          </w:p>
        </w:tc>
      </w:tr>
      <w:tr w:rsidR="00B42D04" w14:paraId="55990EDF" w14:textId="77777777" w:rsidTr="007E17F2">
        <w:trPr>
          <w:ins w:id="1013" w:author="Nánássy László" w:date="2026-05-05T12:32:00Z" w16du:dateUtc="2026-05-05T10:32:00Z"/>
        </w:trPr>
        <w:tc>
          <w:tcPr>
            <w:tcW w:w="1838" w:type="dxa"/>
            <w:shd w:val="clear" w:color="auto" w:fill="D9D9D9" w:themeFill="background1" w:themeFillShade="D9"/>
          </w:tcPr>
          <w:p w14:paraId="34D3B424" w14:textId="1E087831" w:rsidR="00B42D04" w:rsidRDefault="00B42D04" w:rsidP="007E17F2">
            <w:pPr>
              <w:rPr>
                <w:ins w:id="1014" w:author="Nánássy László" w:date="2026-05-05T12:32:00Z" w16du:dateUtc="2026-05-05T10:32:00Z"/>
              </w:rPr>
            </w:pPr>
            <w:ins w:id="1015" w:author="Nánássy László" w:date="2026-05-05T12:32:00Z" w16du:dateUtc="2026-05-05T10:32:00Z">
              <w:r>
                <w:t>k</w:t>
              </w:r>
            </w:ins>
            <w:ins w:id="1016" w:author="Nánássy László" w:date="2026-05-05T12:36:00Z" w16du:dateUtc="2026-05-05T10:36:00Z">
              <w:r>
                <w:t>o</w:t>
              </w:r>
            </w:ins>
            <w:ins w:id="1017" w:author="Nánássy László" w:date="2026-05-05T12:32:00Z" w16du:dateUtc="2026-05-05T10:32:00Z">
              <w:r>
                <w:t>maMinosites</w:t>
              </w:r>
            </w:ins>
          </w:p>
        </w:tc>
        <w:tc>
          <w:tcPr>
            <w:tcW w:w="2834" w:type="dxa"/>
            <w:shd w:val="clear" w:color="auto" w:fill="D9D9D9" w:themeFill="background1" w:themeFillShade="D9"/>
          </w:tcPr>
          <w:p w14:paraId="38B29EC2" w14:textId="569FED53" w:rsidR="00B42D04" w:rsidRPr="003331F2" w:rsidRDefault="00B42D04" w:rsidP="007E17F2">
            <w:pPr>
              <w:jc w:val="center"/>
              <w:rPr>
                <w:ins w:id="1018" w:author="Nánássy László" w:date="2026-05-05T12:32:00Z" w16du:dateUtc="2026-05-05T10:32:00Z"/>
              </w:rPr>
            </w:pPr>
            <w:ins w:id="1019" w:author="Nánássy László" w:date="2026-05-05T12:36:00Z" w16du:dateUtc="2026-05-05T10:36:00Z">
              <w:r>
                <w:t>K</w:t>
              </w:r>
              <w:r>
                <w:t>omaMinosites</w:t>
              </w:r>
              <w:r>
                <w:t xml:space="preserve"> (</w:t>
              </w:r>
            </w:ins>
            <w:ins w:id="1020" w:author="Nánássy László" w:date="2026-05-05T12:34:00Z" w16du:dateUtc="2026-05-05T10:34:00Z">
              <w:r>
                <w:t>enum</w:t>
              </w:r>
            </w:ins>
            <w:ins w:id="1021" w:author="Nánássy László" w:date="2026-05-05T12:36:00Z" w16du:dateUtc="2026-05-05T10:36:00Z">
              <w:r>
                <w:t>)</w:t>
              </w:r>
            </w:ins>
          </w:p>
        </w:tc>
        <w:tc>
          <w:tcPr>
            <w:tcW w:w="1135" w:type="dxa"/>
            <w:shd w:val="clear" w:color="auto" w:fill="D9D9D9" w:themeFill="background1" w:themeFillShade="D9"/>
          </w:tcPr>
          <w:p w14:paraId="37815A39" w14:textId="48873809" w:rsidR="00B42D04" w:rsidRDefault="00B42D04" w:rsidP="007E17F2">
            <w:pPr>
              <w:jc w:val="center"/>
              <w:rPr>
                <w:ins w:id="1022" w:author="Nánássy László" w:date="2026-05-05T12:32:00Z" w16du:dateUtc="2026-05-05T10:32:00Z"/>
              </w:rPr>
            </w:pPr>
            <w:ins w:id="1023" w:author="Nánássy László" w:date="2026-05-05T12:36:00Z" w16du:dateUtc="2026-05-05T10:36:00Z">
              <w:r>
                <w:t>nem</w:t>
              </w:r>
            </w:ins>
          </w:p>
        </w:tc>
        <w:tc>
          <w:tcPr>
            <w:tcW w:w="3260" w:type="dxa"/>
            <w:shd w:val="clear" w:color="auto" w:fill="D9D9D9" w:themeFill="background1" w:themeFillShade="D9"/>
          </w:tcPr>
          <w:p w14:paraId="786F017D" w14:textId="51C69BD6" w:rsidR="00B42D04" w:rsidRPr="00B04841" w:rsidRDefault="00B42D04" w:rsidP="007E17F2">
            <w:pPr>
              <w:rPr>
                <w:ins w:id="1024" w:author="Nánássy László" w:date="2026-05-05T12:32:00Z" w16du:dateUtc="2026-05-05T10:32:00Z"/>
              </w:rPr>
            </w:pPr>
            <w:ins w:id="1025" w:author="Nánássy László" w:date="2026-05-05T12:37:00Z">
              <w:r w:rsidRPr="00B42D04">
                <w:t>Megfelel az adózó a KOMA felvételi feltételeinek?</w:t>
              </w:r>
            </w:ins>
            <w:ins w:id="1026" w:author="Nánássy László" w:date="2026-05-05T12:37:00Z" w16du:dateUtc="2026-05-05T10:37:00Z">
              <w:r>
                <w:t xml:space="preserve"> (IGEN/NEM)</w:t>
              </w:r>
            </w:ins>
          </w:p>
        </w:tc>
      </w:tr>
      <w:tr w:rsidR="00503AB1" w14:paraId="18820D18" w14:textId="77777777" w:rsidTr="007E17F2">
        <w:trPr>
          <w:ins w:id="1027" w:author="Nánássy László" w:date="2026-05-05T12:26:00Z" w16du:dateUtc="2026-05-05T10:26:00Z"/>
        </w:trPr>
        <w:tc>
          <w:tcPr>
            <w:tcW w:w="1838" w:type="dxa"/>
            <w:shd w:val="clear" w:color="auto" w:fill="D9D9D9" w:themeFill="background1" w:themeFillShade="D9"/>
          </w:tcPr>
          <w:p w14:paraId="01274CFF" w14:textId="77777777" w:rsidR="00503AB1" w:rsidRPr="000D6741" w:rsidRDefault="00503AB1" w:rsidP="007E17F2">
            <w:pPr>
              <w:rPr>
                <w:ins w:id="1028" w:author="Nánássy László" w:date="2026-05-05T12:26:00Z" w16du:dateUtc="2026-05-05T10:26:00Z"/>
              </w:rPr>
            </w:pPr>
            <w:ins w:id="1029" w:author="Nánássy László" w:date="2026-05-05T12:26:00Z" w16du:dateUtc="2026-05-05T10:26:00Z">
              <w:r>
                <w:t>resultCode</w:t>
              </w:r>
            </w:ins>
          </w:p>
        </w:tc>
        <w:tc>
          <w:tcPr>
            <w:tcW w:w="2834" w:type="dxa"/>
            <w:shd w:val="clear" w:color="auto" w:fill="D9D9D9" w:themeFill="background1" w:themeFillShade="D9"/>
          </w:tcPr>
          <w:p w14:paraId="5BC1788D" w14:textId="14E391B3" w:rsidR="00503AB1" w:rsidRDefault="001B6F70" w:rsidP="007E17F2">
            <w:pPr>
              <w:jc w:val="center"/>
              <w:rPr>
                <w:ins w:id="1030" w:author="Nánássy László" w:date="2026-05-05T12:26:00Z" w16du:dateUtc="2026-05-05T10:26:00Z"/>
              </w:rPr>
            </w:pPr>
            <w:ins w:id="1031" w:author="Nánássy László" w:date="2026-05-05T12:37:00Z" w16du:dateUtc="2026-05-05T10:37:00Z">
              <w:r w:rsidRPr="001B6F70">
                <w:t>GetKoztartozas</w:t>
              </w:r>
              <w:r>
                <w:t>M</w:t>
              </w:r>
              <w:r w:rsidRPr="001B6F70">
                <w:t>entessegResult</w:t>
              </w:r>
            </w:ins>
          </w:p>
        </w:tc>
        <w:tc>
          <w:tcPr>
            <w:tcW w:w="1135" w:type="dxa"/>
            <w:shd w:val="clear" w:color="auto" w:fill="D9D9D9" w:themeFill="background1" w:themeFillShade="D9"/>
          </w:tcPr>
          <w:p w14:paraId="283AA69D" w14:textId="77777777" w:rsidR="00503AB1" w:rsidRDefault="00503AB1" w:rsidP="007E17F2">
            <w:pPr>
              <w:jc w:val="center"/>
              <w:rPr>
                <w:ins w:id="1032" w:author="Nánássy László" w:date="2026-05-05T12:26:00Z" w16du:dateUtc="2026-05-05T10:26:00Z"/>
              </w:rPr>
            </w:pPr>
            <w:ins w:id="1033" w:author="Nánássy László" w:date="2026-05-05T12:26:00Z" w16du:dateUtc="2026-05-05T10:26:00Z">
              <w:r>
                <w:t>igen</w:t>
              </w:r>
            </w:ins>
          </w:p>
        </w:tc>
        <w:tc>
          <w:tcPr>
            <w:tcW w:w="3260" w:type="dxa"/>
            <w:shd w:val="clear" w:color="auto" w:fill="D9D9D9" w:themeFill="background1" w:themeFillShade="D9"/>
          </w:tcPr>
          <w:p w14:paraId="6D16A342" w14:textId="77777777" w:rsidR="00503AB1" w:rsidRDefault="00503AB1" w:rsidP="007E17F2">
            <w:pPr>
              <w:rPr>
                <w:ins w:id="1034" w:author="Nánássy László" w:date="2026-05-05T12:26:00Z" w16du:dateUtc="2026-05-05T10:26:00Z"/>
              </w:rPr>
            </w:pPr>
            <w:ins w:id="1035" w:author="Nánássy László" w:date="2026-05-05T12:26:00Z" w16du:dateUtc="2026-05-05T10:26:00Z">
              <w:r>
                <w:t>Válaszkód</w:t>
              </w:r>
            </w:ins>
          </w:p>
        </w:tc>
      </w:tr>
      <w:tr w:rsidR="00503AB1" w14:paraId="1C909B8D" w14:textId="77777777" w:rsidTr="007E17F2">
        <w:trPr>
          <w:ins w:id="1036" w:author="Nánássy László" w:date="2026-05-05T12:26:00Z" w16du:dateUtc="2026-05-05T10:26:00Z"/>
        </w:trPr>
        <w:tc>
          <w:tcPr>
            <w:tcW w:w="1838" w:type="dxa"/>
            <w:shd w:val="clear" w:color="auto" w:fill="D9D9D9" w:themeFill="background1" w:themeFillShade="D9"/>
          </w:tcPr>
          <w:p w14:paraId="503D1DC5" w14:textId="77777777" w:rsidR="00503AB1" w:rsidRDefault="00503AB1" w:rsidP="007E17F2">
            <w:pPr>
              <w:rPr>
                <w:ins w:id="1037" w:author="Nánássy László" w:date="2026-05-05T12:26:00Z" w16du:dateUtc="2026-05-05T10:26:00Z"/>
              </w:rPr>
            </w:pPr>
            <w:ins w:id="1038" w:author="Nánássy László" w:date="2026-05-05T12:26:00Z" w16du:dateUtc="2026-05-05T10:26:00Z">
              <w:r>
                <w:t>resultMessage</w:t>
              </w:r>
            </w:ins>
          </w:p>
        </w:tc>
        <w:tc>
          <w:tcPr>
            <w:tcW w:w="2834" w:type="dxa"/>
            <w:shd w:val="clear" w:color="auto" w:fill="D9D9D9" w:themeFill="background1" w:themeFillShade="D9"/>
          </w:tcPr>
          <w:p w14:paraId="53ABF66B" w14:textId="77777777" w:rsidR="00503AB1" w:rsidRDefault="00503AB1" w:rsidP="007E17F2">
            <w:pPr>
              <w:jc w:val="center"/>
              <w:rPr>
                <w:ins w:id="1039" w:author="Nánássy László" w:date="2026-05-05T12:26:00Z" w16du:dateUtc="2026-05-05T10:26:00Z"/>
              </w:rPr>
            </w:pPr>
            <w:ins w:id="1040" w:author="Nánássy László" w:date="2026-05-05T12:26:00Z" w16du:dateUtc="2026-05-05T10:26:00Z">
              <w:r>
                <w:t>string</w:t>
              </w:r>
            </w:ins>
          </w:p>
        </w:tc>
        <w:tc>
          <w:tcPr>
            <w:tcW w:w="1135" w:type="dxa"/>
            <w:shd w:val="clear" w:color="auto" w:fill="D9D9D9" w:themeFill="background1" w:themeFillShade="D9"/>
          </w:tcPr>
          <w:p w14:paraId="07193746" w14:textId="77777777" w:rsidR="00503AB1" w:rsidRDefault="00503AB1" w:rsidP="007E17F2">
            <w:pPr>
              <w:jc w:val="center"/>
              <w:rPr>
                <w:ins w:id="1041" w:author="Nánássy László" w:date="2026-05-05T12:26:00Z" w16du:dateUtc="2026-05-05T10:26:00Z"/>
              </w:rPr>
            </w:pPr>
            <w:ins w:id="1042" w:author="Nánássy László" w:date="2026-05-05T12:26:00Z" w16du:dateUtc="2026-05-05T10:26:00Z">
              <w:r>
                <w:t>nem</w:t>
              </w:r>
            </w:ins>
          </w:p>
        </w:tc>
        <w:tc>
          <w:tcPr>
            <w:tcW w:w="3260" w:type="dxa"/>
            <w:shd w:val="clear" w:color="auto" w:fill="D9D9D9" w:themeFill="background1" w:themeFillShade="D9"/>
          </w:tcPr>
          <w:p w14:paraId="6D6A2815" w14:textId="77777777" w:rsidR="00503AB1" w:rsidRDefault="00503AB1" w:rsidP="007E17F2">
            <w:pPr>
              <w:rPr>
                <w:ins w:id="1043" w:author="Nánássy László" w:date="2026-05-05T12:26:00Z" w16du:dateUtc="2026-05-05T10:26:00Z"/>
              </w:rPr>
            </w:pPr>
            <w:ins w:id="1044" w:author="Nánássy László" w:date="2026-05-05T12:26:00Z" w16du:dateUtc="2026-05-05T10:26:00Z">
              <w:r>
                <w:t>Válaszüzenet</w:t>
              </w:r>
            </w:ins>
          </w:p>
        </w:tc>
      </w:tr>
    </w:tbl>
    <w:p w14:paraId="72AC35AE" w14:textId="77777777" w:rsidR="00503AB1" w:rsidRDefault="00503AB1" w:rsidP="00503AB1">
      <w:pPr>
        <w:rPr>
          <w:ins w:id="1045" w:author="Nánássy László" w:date="2026-05-05T12:26:00Z" w16du:dateUtc="2026-05-05T10:26:00Z"/>
        </w:rPr>
      </w:pPr>
    </w:p>
    <w:p w14:paraId="36921405" w14:textId="77777777" w:rsidR="00503AB1" w:rsidRDefault="00503AB1" w:rsidP="00503AB1">
      <w:pPr>
        <w:rPr>
          <w:ins w:id="1046" w:author="Nánássy László" w:date="2026-05-05T12:26:00Z" w16du:dateUtc="2026-05-05T10:26:00Z"/>
          <w:b/>
          <w:bCs/>
          <w:u w:val="single"/>
        </w:rPr>
      </w:pPr>
      <w:ins w:id="1047" w:author="Nánássy László" w:date="2026-05-05T12:26:00Z" w16du:dateUtc="2026-05-05T10:26:00Z">
        <w:r w:rsidRPr="00873EAF">
          <w:rPr>
            <w:b/>
            <w:bCs/>
            <w:u w:val="single"/>
          </w:rPr>
          <w:t>Válaszkódok:</w:t>
        </w:r>
        <w:r w:rsidRPr="00432177" w:rsidDel="00E50E06">
          <w:rPr>
            <w:b/>
            <w:bCs/>
            <w:u w:val="single"/>
          </w:rPr>
          <w:t xml:space="preserve"> </w:t>
        </w:r>
      </w:ins>
    </w:p>
    <w:p w14:paraId="1D16CB60" w14:textId="30DEF23F" w:rsidR="00503AB1" w:rsidRPr="00297905" w:rsidRDefault="00503AB1" w:rsidP="00503AB1">
      <w:pPr>
        <w:rPr>
          <w:ins w:id="1048" w:author="Nánássy László" w:date="2026-05-05T12:26:00Z" w16du:dateUtc="2026-05-05T10:26:00Z"/>
          <w:b/>
          <w:bCs/>
          <w:u w:val="single"/>
        </w:rPr>
      </w:pPr>
      <w:ins w:id="1049" w:author="Nánássy László" w:date="2026-05-05T12:26:00Z" w16du:dateUtc="2026-05-05T10:26:00Z">
        <w:r>
          <w:t xml:space="preserve">A </w:t>
        </w:r>
      </w:ins>
      <w:ins w:id="1050" w:author="Nánássy László" w:date="2026-05-05T12:38:00Z" w16du:dateUtc="2026-05-05T10:38:00Z">
        <w:r w:rsidR="001B6F70" w:rsidRPr="001B6F70">
          <w:t>GetKoztartozas</w:t>
        </w:r>
        <w:r w:rsidR="001B6F70">
          <w:t>M</w:t>
        </w:r>
        <w:r w:rsidR="001B6F70" w:rsidRPr="001B6F70">
          <w:t>entessegResult</w:t>
        </w:r>
        <w:r w:rsidR="001B6F70">
          <w:t xml:space="preserve"> </w:t>
        </w:r>
      </w:ins>
      <w:ins w:id="1051" w:author="Nánássy László" w:date="2026-05-05T12:26:00Z" w16du:dateUtc="2026-05-05T10:26:00Z">
        <w:r>
          <w:t>enum lehetséges értékei:</w:t>
        </w:r>
      </w:ins>
    </w:p>
    <w:tbl>
      <w:tblPr>
        <w:tblStyle w:val="Rcsostblzat"/>
        <w:tblW w:w="0" w:type="auto"/>
        <w:shd w:val="clear" w:color="auto" w:fill="D9D9D9" w:themeFill="background1" w:themeFillShade="D9"/>
        <w:tblLook w:val="04A0" w:firstRow="1" w:lastRow="0" w:firstColumn="1" w:lastColumn="0" w:noHBand="0" w:noVBand="1"/>
        <w:tblPrChange w:id="1052" w:author="Nánássy László" w:date="2026-05-05T12:46:00Z" w16du:dateUtc="2026-05-05T10:46:00Z">
          <w:tblPr>
            <w:tblStyle w:val="Rcsostblzat"/>
            <w:tblW w:w="0" w:type="auto"/>
            <w:shd w:val="clear" w:color="auto" w:fill="D9D9D9" w:themeFill="background1" w:themeFillShade="D9"/>
            <w:tblLook w:val="04A0" w:firstRow="1" w:lastRow="0" w:firstColumn="1" w:lastColumn="0" w:noHBand="0" w:noVBand="1"/>
          </w:tblPr>
        </w:tblPrChange>
      </w:tblPr>
      <w:tblGrid>
        <w:gridCol w:w="3877"/>
        <w:gridCol w:w="5188"/>
        <w:tblGridChange w:id="1053">
          <w:tblGrid>
            <w:gridCol w:w="3877"/>
            <w:gridCol w:w="5188"/>
          </w:tblGrid>
        </w:tblGridChange>
      </w:tblGrid>
      <w:tr w:rsidR="00503AB1" w14:paraId="31865E68" w14:textId="77777777" w:rsidTr="00E4424D">
        <w:trPr>
          <w:ins w:id="1054" w:author="Nánássy László" w:date="2026-05-05T12:26:00Z" w16du:dateUtc="2026-05-05T10:26:00Z"/>
        </w:trPr>
        <w:tc>
          <w:tcPr>
            <w:tcW w:w="3877" w:type="dxa"/>
            <w:shd w:val="clear" w:color="auto" w:fill="D9D9D9" w:themeFill="background1" w:themeFillShade="D9"/>
            <w:tcPrChange w:id="1055" w:author="Nánássy László" w:date="2026-05-05T12:46:00Z" w16du:dateUtc="2026-05-05T10:46:00Z">
              <w:tcPr>
                <w:tcW w:w="3454" w:type="dxa"/>
                <w:shd w:val="clear" w:color="auto" w:fill="D9D9D9" w:themeFill="background1" w:themeFillShade="D9"/>
              </w:tcPr>
            </w:tcPrChange>
          </w:tcPr>
          <w:p w14:paraId="0E84E743" w14:textId="77777777" w:rsidR="00503AB1" w:rsidRPr="0019127B" w:rsidRDefault="00503AB1" w:rsidP="007E17F2">
            <w:pPr>
              <w:jc w:val="center"/>
              <w:rPr>
                <w:ins w:id="1056" w:author="Nánássy László" w:date="2026-05-05T12:26:00Z" w16du:dateUtc="2026-05-05T10:26:00Z"/>
                <w:b/>
                <w:bCs/>
              </w:rPr>
            </w:pPr>
            <w:ins w:id="1057" w:author="Nánássy László" w:date="2026-05-05T12:26:00Z" w16du:dateUtc="2026-05-05T10:26:00Z">
              <w:r w:rsidRPr="0019127B">
                <w:rPr>
                  <w:b/>
                  <w:bCs/>
                </w:rPr>
                <w:t>kód</w:t>
              </w:r>
            </w:ins>
          </w:p>
        </w:tc>
        <w:tc>
          <w:tcPr>
            <w:tcW w:w="5188" w:type="dxa"/>
            <w:shd w:val="clear" w:color="auto" w:fill="D9D9D9" w:themeFill="background1" w:themeFillShade="D9"/>
            <w:tcPrChange w:id="1058" w:author="Nánássy László" w:date="2026-05-05T12:46:00Z" w16du:dateUtc="2026-05-05T10:46:00Z">
              <w:tcPr>
                <w:tcW w:w="5611" w:type="dxa"/>
                <w:shd w:val="clear" w:color="auto" w:fill="D9D9D9" w:themeFill="background1" w:themeFillShade="D9"/>
              </w:tcPr>
            </w:tcPrChange>
          </w:tcPr>
          <w:p w14:paraId="1BA8B076" w14:textId="77777777" w:rsidR="00503AB1" w:rsidRPr="0019127B" w:rsidRDefault="00503AB1" w:rsidP="007E17F2">
            <w:pPr>
              <w:jc w:val="center"/>
              <w:rPr>
                <w:ins w:id="1059" w:author="Nánássy László" w:date="2026-05-05T12:26:00Z" w16du:dateUtc="2026-05-05T10:26:00Z"/>
                <w:b/>
                <w:bCs/>
              </w:rPr>
            </w:pPr>
            <w:ins w:id="1060" w:author="Nánássy László" w:date="2026-05-05T12:26:00Z" w16du:dateUtc="2026-05-05T10:26:00Z">
              <w:r w:rsidRPr="0019127B">
                <w:rPr>
                  <w:b/>
                  <w:bCs/>
                </w:rPr>
                <w:t>jelentés</w:t>
              </w:r>
            </w:ins>
          </w:p>
        </w:tc>
      </w:tr>
      <w:tr w:rsidR="00503AB1" w14:paraId="4FA807F7" w14:textId="77777777" w:rsidTr="00E4424D">
        <w:trPr>
          <w:ins w:id="1061" w:author="Nánássy László" w:date="2026-05-05T12:26:00Z" w16du:dateUtc="2026-05-05T10:26:00Z"/>
        </w:trPr>
        <w:tc>
          <w:tcPr>
            <w:tcW w:w="3877" w:type="dxa"/>
            <w:shd w:val="clear" w:color="auto" w:fill="D9D9D9" w:themeFill="background1" w:themeFillShade="D9"/>
            <w:tcPrChange w:id="1062" w:author="Nánássy László" w:date="2026-05-05T12:46:00Z" w16du:dateUtc="2026-05-05T10:46:00Z">
              <w:tcPr>
                <w:tcW w:w="3454" w:type="dxa"/>
                <w:shd w:val="clear" w:color="auto" w:fill="D9D9D9" w:themeFill="background1" w:themeFillShade="D9"/>
              </w:tcPr>
            </w:tcPrChange>
          </w:tcPr>
          <w:p w14:paraId="0AE096D3" w14:textId="77777777" w:rsidR="00503AB1" w:rsidRPr="0019127B" w:rsidRDefault="00503AB1" w:rsidP="007E17F2">
            <w:pPr>
              <w:rPr>
                <w:ins w:id="1063" w:author="Nánássy László" w:date="2026-05-05T12:26:00Z" w16du:dateUtc="2026-05-05T10:26:00Z"/>
              </w:rPr>
            </w:pPr>
            <w:ins w:id="1064" w:author="Nánássy László" w:date="2026-05-05T12:26:00Z" w16du:dateUtc="2026-05-05T10:26:00Z">
              <w:r>
                <w:rPr>
                  <w:sz w:val="20"/>
                  <w:szCs w:val="20"/>
                </w:rPr>
                <w:t>SIKERES</w:t>
              </w:r>
            </w:ins>
          </w:p>
        </w:tc>
        <w:tc>
          <w:tcPr>
            <w:tcW w:w="5188" w:type="dxa"/>
            <w:shd w:val="clear" w:color="auto" w:fill="D9D9D9" w:themeFill="background1" w:themeFillShade="D9"/>
            <w:tcPrChange w:id="1065" w:author="Nánássy László" w:date="2026-05-05T12:46:00Z" w16du:dateUtc="2026-05-05T10:46:00Z">
              <w:tcPr>
                <w:tcW w:w="5611" w:type="dxa"/>
                <w:shd w:val="clear" w:color="auto" w:fill="D9D9D9" w:themeFill="background1" w:themeFillShade="D9"/>
              </w:tcPr>
            </w:tcPrChange>
          </w:tcPr>
          <w:p w14:paraId="6506C45D" w14:textId="77777777" w:rsidR="00503AB1" w:rsidRPr="0019127B" w:rsidRDefault="00503AB1" w:rsidP="007E17F2">
            <w:pPr>
              <w:rPr>
                <w:ins w:id="1066" w:author="Nánássy László" w:date="2026-05-05T12:26:00Z" w16du:dateUtc="2026-05-05T10:26:00Z"/>
              </w:rPr>
            </w:pPr>
            <w:ins w:id="1067" w:author="Nánássy László" w:date="2026-05-05T12:26:00Z" w16du:dateUtc="2026-05-05T10:26:00Z">
              <w:r>
                <w:t>Sikeres művelet</w:t>
              </w:r>
            </w:ins>
          </w:p>
        </w:tc>
      </w:tr>
      <w:tr w:rsidR="00503AB1" w14:paraId="749D6BC7" w14:textId="77777777" w:rsidTr="00E4424D">
        <w:trPr>
          <w:ins w:id="1068" w:author="Nánássy László" w:date="2026-05-05T12:26:00Z" w16du:dateUtc="2026-05-05T10:26:00Z"/>
        </w:trPr>
        <w:tc>
          <w:tcPr>
            <w:tcW w:w="3877" w:type="dxa"/>
            <w:shd w:val="clear" w:color="auto" w:fill="D9D9D9" w:themeFill="background1" w:themeFillShade="D9"/>
            <w:tcPrChange w:id="1069" w:author="Nánássy László" w:date="2026-05-05T12:46:00Z" w16du:dateUtc="2026-05-05T10:46:00Z">
              <w:tcPr>
                <w:tcW w:w="3454" w:type="dxa"/>
                <w:shd w:val="clear" w:color="auto" w:fill="D9D9D9" w:themeFill="background1" w:themeFillShade="D9"/>
              </w:tcPr>
            </w:tcPrChange>
          </w:tcPr>
          <w:p w14:paraId="7C4662F2" w14:textId="77777777" w:rsidR="00503AB1" w:rsidRDefault="00503AB1" w:rsidP="007E17F2">
            <w:pPr>
              <w:rPr>
                <w:ins w:id="1070" w:author="Nánássy László" w:date="2026-05-05T12:26:00Z" w16du:dateUtc="2026-05-05T10:26:00Z"/>
                <w:sz w:val="20"/>
                <w:szCs w:val="20"/>
              </w:rPr>
            </w:pPr>
            <w:ins w:id="1071" w:author="Nánássy László" w:date="2026-05-05T12:26:00Z" w16du:dateUtc="2026-05-05T10:26:00Z">
              <w:r w:rsidRPr="00A61E75">
                <w:t>ERVENYTELEN_ALAIRAS</w:t>
              </w:r>
            </w:ins>
          </w:p>
        </w:tc>
        <w:tc>
          <w:tcPr>
            <w:tcW w:w="5188" w:type="dxa"/>
            <w:shd w:val="clear" w:color="auto" w:fill="D9D9D9" w:themeFill="background1" w:themeFillShade="D9"/>
            <w:tcPrChange w:id="1072" w:author="Nánássy László" w:date="2026-05-05T12:46:00Z" w16du:dateUtc="2026-05-05T10:46:00Z">
              <w:tcPr>
                <w:tcW w:w="5611" w:type="dxa"/>
                <w:shd w:val="clear" w:color="auto" w:fill="D9D9D9" w:themeFill="background1" w:themeFillShade="D9"/>
              </w:tcPr>
            </w:tcPrChange>
          </w:tcPr>
          <w:p w14:paraId="334EE469" w14:textId="77777777" w:rsidR="00503AB1" w:rsidRDefault="00503AB1" w:rsidP="007E17F2">
            <w:pPr>
              <w:rPr>
                <w:ins w:id="1073" w:author="Nánássy László" w:date="2026-05-05T12:26:00Z" w16du:dateUtc="2026-05-05T10:26:00Z"/>
              </w:rPr>
            </w:pPr>
            <w:ins w:id="1074" w:author="Nánássy László" w:date="2026-05-05T12:26:00Z" w16du:dateUtc="2026-05-05T10:26:00Z">
              <w:r>
                <w:t>Érvénytelen aláírás</w:t>
              </w:r>
            </w:ins>
          </w:p>
        </w:tc>
      </w:tr>
      <w:tr w:rsidR="00503AB1" w14:paraId="11EE7222" w14:textId="77777777" w:rsidTr="00E4424D">
        <w:trPr>
          <w:ins w:id="1075" w:author="Nánássy László" w:date="2026-05-05T12:26:00Z" w16du:dateUtc="2026-05-05T10:26:00Z"/>
        </w:trPr>
        <w:tc>
          <w:tcPr>
            <w:tcW w:w="3877" w:type="dxa"/>
            <w:shd w:val="clear" w:color="auto" w:fill="D9D9D9" w:themeFill="background1" w:themeFillShade="D9"/>
            <w:tcPrChange w:id="1076" w:author="Nánássy László" w:date="2026-05-05T12:46:00Z" w16du:dateUtc="2026-05-05T10:46:00Z">
              <w:tcPr>
                <w:tcW w:w="3454" w:type="dxa"/>
                <w:shd w:val="clear" w:color="auto" w:fill="D9D9D9" w:themeFill="background1" w:themeFillShade="D9"/>
              </w:tcPr>
            </w:tcPrChange>
          </w:tcPr>
          <w:p w14:paraId="563CB71D" w14:textId="77777777" w:rsidR="00503AB1" w:rsidRPr="0019127B" w:rsidRDefault="00503AB1" w:rsidP="007E17F2">
            <w:pPr>
              <w:rPr>
                <w:ins w:id="1077" w:author="Nánássy László" w:date="2026-05-05T12:26:00Z" w16du:dateUtc="2026-05-05T10:26:00Z"/>
              </w:rPr>
            </w:pPr>
            <w:ins w:id="1078" w:author="Nánássy László" w:date="2026-05-05T12:26:00Z" w16du:dateUtc="2026-05-05T10:26:00Z">
              <w:r w:rsidRPr="00A61E75">
                <w:rPr>
                  <w:sz w:val="20"/>
                  <w:szCs w:val="20"/>
                </w:rPr>
                <w:t>ERVENYTELEN_ADOALANY_AZONOSITO</w:t>
              </w:r>
            </w:ins>
          </w:p>
        </w:tc>
        <w:tc>
          <w:tcPr>
            <w:tcW w:w="5188" w:type="dxa"/>
            <w:shd w:val="clear" w:color="auto" w:fill="D9D9D9" w:themeFill="background1" w:themeFillShade="D9"/>
            <w:tcPrChange w:id="1079" w:author="Nánássy László" w:date="2026-05-05T12:46:00Z" w16du:dateUtc="2026-05-05T10:46:00Z">
              <w:tcPr>
                <w:tcW w:w="5611" w:type="dxa"/>
                <w:shd w:val="clear" w:color="auto" w:fill="D9D9D9" w:themeFill="background1" w:themeFillShade="D9"/>
              </w:tcPr>
            </w:tcPrChange>
          </w:tcPr>
          <w:p w14:paraId="7249BD42" w14:textId="77777777" w:rsidR="00503AB1" w:rsidRPr="0019127B" w:rsidRDefault="00503AB1" w:rsidP="007E17F2">
            <w:pPr>
              <w:rPr>
                <w:ins w:id="1080" w:author="Nánássy László" w:date="2026-05-05T12:26:00Z" w16du:dateUtc="2026-05-05T10:26:00Z"/>
              </w:rPr>
            </w:pPr>
            <w:ins w:id="1081" w:author="Nánássy László" w:date="2026-05-05T12:26:00Z" w16du:dateUtc="2026-05-05T10:26:00Z">
              <w:r>
                <w:t>Érvénytelen adóalany azonosító</w:t>
              </w:r>
            </w:ins>
          </w:p>
        </w:tc>
      </w:tr>
      <w:tr w:rsidR="00503AB1" w14:paraId="67F95850" w14:textId="77777777" w:rsidTr="00E4424D">
        <w:trPr>
          <w:ins w:id="1082" w:author="Nánássy László" w:date="2026-05-05T12:26:00Z" w16du:dateUtc="2026-05-05T10:26:00Z"/>
        </w:trPr>
        <w:tc>
          <w:tcPr>
            <w:tcW w:w="3877" w:type="dxa"/>
            <w:shd w:val="clear" w:color="auto" w:fill="D9D9D9" w:themeFill="background1" w:themeFillShade="D9"/>
            <w:tcPrChange w:id="1083" w:author="Nánássy László" w:date="2026-05-05T12:46:00Z" w16du:dateUtc="2026-05-05T10:46:00Z">
              <w:tcPr>
                <w:tcW w:w="3454" w:type="dxa"/>
                <w:shd w:val="clear" w:color="auto" w:fill="D9D9D9" w:themeFill="background1" w:themeFillShade="D9"/>
              </w:tcPr>
            </w:tcPrChange>
          </w:tcPr>
          <w:p w14:paraId="02247B1F" w14:textId="1307255F" w:rsidR="00503AB1" w:rsidRDefault="002348F2" w:rsidP="007E17F2">
            <w:pPr>
              <w:rPr>
                <w:ins w:id="1084" w:author="Nánássy László" w:date="2026-05-05T12:26:00Z" w16du:dateUtc="2026-05-05T10:26:00Z"/>
              </w:rPr>
            </w:pPr>
            <w:ins w:id="1085" w:author="Nánássy László" w:date="2026-05-05T12:42:00Z" w16du:dateUtc="2026-05-05T10:42:00Z">
              <w:r>
                <w:t>NINCS_ADAT</w:t>
              </w:r>
            </w:ins>
          </w:p>
        </w:tc>
        <w:tc>
          <w:tcPr>
            <w:tcW w:w="5188" w:type="dxa"/>
            <w:shd w:val="clear" w:color="auto" w:fill="D9D9D9" w:themeFill="background1" w:themeFillShade="D9"/>
            <w:tcPrChange w:id="1086" w:author="Nánássy László" w:date="2026-05-05T12:46:00Z" w16du:dateUtc="2026-05-05T10:46:00Z">
              <w:tcPr>
                <w:tcW w:w="5611" w:type="dxa"/>
                <w:shd w:val="clear" w:color="auto" w:fill="D9D9D9" w:themeFill="background1" w:themeFillShade="D9"/>
              </w:tcPr>
            </w:tcPrChange>
          </w:tcPr>
          <w:p w14:paraId="4C941513" w14:textId="590C0125" w:rsidR="00503AB1" w:rsidRDefault="002348F2" w:rsidP="007E17F2">
            <w:pPr>
              <w:autoSpaceDE w:val="0"/>
              <w:autoSpaceDN w:val="0"/>
              <w:adjustRightInd w:val="0"/>
              <w:spacing w:after="80"/>
              <w:rPr>
                <w:ins w:id="1087" w:author="Nánássy László" w:date="2026-05-05T12:26:00Z" w16du:dateUtc="2026-05-05T10:26:00Z"/>
              </w:rPr>
            </w:pPr>
            <w:ins w:id="1088" w:author="Nánássy László" w:date="2026-05-05T12:42:00Z">
              <w:r w:rsidRPr="002348F2">
                <w:t xml:space="preserve">A kiválasztott adózóra vonatkozóan nincs rendelkezésre álló adat. </w:t>
              </w:r>
            </w:ins>
          </w:p>
        </w:tc>
      </w:tr>
      <w:tr w:rsidR="00503AB1" w14:paraId="77809B80" w14:textId="77777777" w:rsidTr="00E4424D">
        <w:trPr>
          <w:ins w:id="1089" w:author="Nánássy László" w:date="2026-05-05T12:26:00Z" w16du:dateUtc="2026-05-05T10:26:00Z"/>
        </w:trPr>
        <w:tc>
          <w:tcPr>
            <w:tcW w:w="3877" w:type="dxa"/>
            <w:shd w:val="clear" w:color="auto" w:fill="D9D9D9" w:themeFill="background1" w:themeFillShade="D9"/>
            <w:tcPrChange w:id="1090" w:author="Nánássy László" w:date="2026-05-05T12:46:00Z" w16du:dateUtc="2026-05-05T10:46:00Z">
              <w:tcPr>
                <w:tcW w:w="3454" w:type="dxa"/>
                <w:shd w:val="clear" w:color="auto" w:fill="D9D9D9" w:themeFill="background1" w:themeFillShade="D9"/>
              </w:tcPr>
            </w:tcPrChange>
          </w:tcPr>
          <w:p w14:paraId="032A9E94" w14:textId="77777777" w:rsidR="00503AB1" w:rsidRDefault="00503AB1" w:rsidP="007E17F2">
            <w:pPr>
              <w:rPr>
                <w:ins w:id="1091" w:author="Nánássy László" w:date="2026-05-05T12:26:00Z" w16du:dateUtc="2026-05-05T10:26:00Z"/>
              </w:rPr>
            </w:pPr>
            <w:ins w:id="1092" w:author="Nánássy László" w:date="2026-05-05T12:26:00Z" w16du:dateUtc="2026-05-05T10:26:00Z">
              <w:r w:rsidRPr="00D33545">
                <w:t>EGYEB_HIBA</w:t>
              </w:r>
            </w:ins>
          </w:p>
        </w:tc>
        <w:tc>
          <w:tcPr>
            <w:tcW w:w="5188" w:type="dxa"/>
            <w:shd w:val="clear" w:color="auto" w:fill="D9D9D9" w:themeFill="background1" w:themeFillShade="D9"/>
            <w:tcPrChange w:id="1093" w:author="Nánássy László" w:date="2026-05-05T12:46:00Z" w16du:dateUtc="2026-05-05T10:46:00Z">
              <w:tcPr>
                <w:tcW w:w="5611" w:type="dxa"/>
                <w:shd w:val="clear" w:color="auto" w:fill="D9D9D9" w:themeFill="background1" w:themeFillShade="D9"/>
              </w:tcPr>
            </w:tcPrChange>
          </w:tcPr>
          <w:p w14:paraId="15123B7B" w14:textId="77777777" w:rsidR="00503AB1" w:rsidRDefault="00503AB1" w:rsidP="007E17F2">
            <w:pPr>
              <w:autoSpaceDE w:val="0"/>
              <w:autoSpaceDN w:val="0"/>
              <w:adjustRightInd w:val="0"/>
              <w:spacing w:after="80"/>
              <w:rPr>
                <w:ins w:id="1094" w:author="Nánássy László" w:date="2026-05-05T12:26:00Z" w16du:dateUtc="2026-05-05T10:26:00Z"/>
              </w:rPr>
            </w:pPr>
            <w:ins w:id="1095" w:author="Nánássy László" w:date="2026-05-05T12:26:00Z" w16du:dateUtc="2026-05-05T10:26:00Z">
              <w:r>
                <w:t>Egyéb h</w:t>
              </w:r>
              <w:r w:rsidRPr="008520F8">
                <w:t>iba lépett fel a művelet végrehajtása közben</w:t>
              </w:r>
            </w:ins>
          </w:p>
        </w:tc>
      </w:tr>
    </w:tbl>
    <w:p w14:paraId="162D2124" w14:textId="77777777" w:rsidR="00503AB1" w:rsidRDefault="00503AB1">
      <w:pPr>
        <w:rPr>
          <w:rFonts w:ascii="Times New Roman" w:eastAsia="Times New Roman" w:hAnsi="Times New Roman" w:cs="Times New Roman"/>
          <w:b/>
          <w:sz w:val="30"/>
        </w:rPr>
      </w:pPr>
    </w:p>
    <w:p w14:paraId="0F6CDB69" w14:textId="77777777" w:rsidR="006536A2" w:rsidRDefault="00571C94" w:rsidP="00692A0E">
      <w:pPr>
        <w:pStyle w:val="Cmsor1"/>
        <w:numPr>
          <w:ilvl w:val="0"/>
          <w:numId w:val="3"/>
        </w:numPr>
      </w:pPr>
      <w:bookmarkStart w:id="1096" w:name="_Toc228879321"/>
      <w:r>
        <w:t>SOAP interfészek</w:t>
      </w:r>
      <w:bookmarkStart w:id="1097" w:name="_Toc166508441"/>
      <w:bookmarkEnd w:id="1096"/>
    </w:p>
    <w:p w14:paraId="0CA0068F" w14:textId="77777777" w:rsidR="006536A2" w:rsidRDefault="006536A2" w:rsidP="00692A0E">
      <w:pPr>
        <w:pStyle w:val="Cmsor2"/>
        <w:numPr>
          <w:ilvl w:val="1"/>
          <w:numId w:val="3"/>
        </w:numPr>
      </w:pPr>
      <w:bookmarkStart w:id="1098" w:name="_Toc228879322"/>
      <w:r>
        <w:t>Üzenetek általános felépítése</w:t>
      </w:r>
      <w:bookmarkStart w:id="1099" w:name="_Toc166508442"/>
      <w:bookmarkEnd w:id="1097"/>
      <w:bookmarkEnd w:id="1098"/>
    </w:p>
    <w:p w14:paraId="137A7821" w14:textId="5EC90F70" w:rsidR="006536A2" w:rsidRPr="006536A2" w:rsidRDefault="00A832DD" w:rsidP="00692A0E">
      <w:pPr>
        <w:pStyle w:val="Cmsor2"/>
        <w:numPr>
          <w:ilvl w:val="2"/>
          <w:numId w:val="3"/>
        </w:numPr>
        <w:rPr>
          <w:i/>
          <w:iCs/>
          <w:sz w:val="24"/>
          <w:szCs w:val="24"/>
        </w:rPr>
      </w:pPr>
      <w:bookmarkStart w:id="1100" w:name="_Toc228879323"/>
      <w:bookmarkEnd w:id="1099"/>
      <w:r>
        <w:rPr>
          <w:i/>
          <w:iCs/>
          <w:sz w:val="24"/>
          <w:szCs w:val="24"/>
        </w:rPr>
        <w:t>Kérés (request)</w:t>
      </w:r>
      <w:bookmarkEnd w:id="1100"/>
    </w:p>
    <w:p w14:paraId="5C5F5391" w14:textId="77777777" w:rsidR="006536A2" w:rsidRDefault="006536A2" w:rsidP="006536A2">
      <w:r>
        <w:t xml:space="preserve">Az összes kérés üzenet SOAP header-jében szerepelniük kell a következő paramétereknek, amelyek a </w:t>
      </w:r>
      <w:r w:rsidRPr="00262181">
        <w:t>NAVm2mSoapHeader</w:t>
      </w:r>
      <w:r>
        <w:t xml:space="preserve"> struktúrába kerültek bele.</w:t>
      </w:r>
    </w:p>
    <w:p w14:paraId="5015C9C0" w14:textId="59A8B9AB" w:rsidR="006536A2" w:rsidRDefault="009B2437" w:rsidP="006536A2">
      <w:r>
        <w:rPr>
          <w:noProof/>
        </w:rPr>
        <w:lastRenderedPageBreak/>
        <w:drawing>
          <wp:inline distT="0" distB="0" distL="0" distR="0" wp14:anchorId="3E1510B1" wp14:editId="492E3DA0">
            <wp:extent cx="4181475" cy="1438275"/>
            <wp:effectExtent l="0" t="0" r="0" b="0"/>
            <wp:docPr id="2036431251"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1251" name="Kép 1" descr="A képen szöveg, képernyőkép, Betűtípus, sor látható&#10;&#10;Automatikusan generált leírás"/>
                    <pic:cNvPicPr/>
                  </pic:nvPicPr>
                  <pic:blipFill>
                    <a:blip r:embed="rId20"/>
                    <a:stretch>
                      <a:fillRect/>
                    </a:stretch>
                  </pic:blipFill>
                  <pic:spPr>
                    <a:xfrm>
                      <a:off x="0" y="0"/>
                      <a:ext cx="4181475" cy="1438275"/>
                    </a:xfrm>
                    <a:prstGeom prst="rect">
                      <a:avLst/>
                    </a:prstGeom>
                  </pic:spPr>
                </pic:pic>
              </a:graphicData>
            </a:graphic>
          </wp:inline>
        </w:drawing>
      </w:r>
    </w:p>
    <w:tbl>
      <w:tblPr>
        <w:tblStyle w:val="Rcsostblzat"/>
        <w:tblW w:w="0" w:type="auto"/>
        <w:shd w:val="clear" w:color="auto" w:fill="D9D9D9" w:themeFill="background1" w:themeFillShade="D9"/>
        <w:tblLook w:val="04A0" w:firstRow="1" w:lastRow="0" w:firstColumn="1" w:lastColumn="0" w:noHBand="0" w:noVBand="1"/>
      </w:tblPr>
      <w:tblGrid>
        <w:gridCol w:w="1440"/>
        <w:gridCol w:w="963"/>
        <w:gridCol w:w="1108"/>
        <w:gridCol w:w="5415"/>
      </w:tblGrid>
      <w:tr w:rsidR="006536A2" w14:paraId="19139053" w14:textId="77777777" w:rsidTr="00F47FAB">
        <w:tc>
          <w:tcPr>
            <w:tcW w:w="1440" w:type="dxa"/>
            <w:shd w:val="clear" w:color="auto" w:fill="D9D9D9" w:themeFill="background1" w:themeFillShade="D9"/>
          </w:tcPr>
          <w:p w14:paraId="6EE9B00D" w14:textId="77777777" w:rsidR="006536A2" w:rsidRPr="00B30389" w:rsidRDefault="006536A2" w:rsidP="00F47FAB">
            <w:pPr>
              <w:jc w:val="center"/>
              <w:rPr>
                <w:b/>
                <w:bCs/>
              </w:rPr>
            </w:pPr>
            <w:r w:rsidRPr="00B30389">
              <w:rPr>
                <w:b/>
                <w:bCs/>
              </w:rPr>
              <w:t>név</w:t>
            </w:r>
          </w:p>
        </w:tc>
        <w:tc>
          <w:tcPr>
            <w:tcW w:w="963" w:type="dxa"/>
            <w:shd w:val="clear" w:color="auto" w:fill="D9D9D9" w:themeFill="background1" w:themeFillShade="D9"/>
          </w:tcPr>
          <w:p w14:paraId="1613D2BE" w14:textId="77777777" w:rsidR="006536A2" w:rsidRPr="00B30389" w:rsidRDefault="006536A2" w:rsidP="00F47FAB">
            <w:pPr>
              <w:jc w:val="center"/>
              <w:rPr>
                <w:b/>
                <w:bCs/>
              </w:rPr>
            </w:pPr>
            <w:r w:rsidRPr="00B30389">
              <w:rPr>
                <w:b/>
                <w:bCs/>
              </w:rPr>
              <w:t>típus</w:t>
            </w:r>
          </w:p>
        </w:tc>
        <w:tc>
          <w:tcPr>
            <w:tcW w:w="1108" w:type="dxa"/>
            <w:shd w:val="clear" w:color="auto" w:fill="D9D9D9" w:themeFill="background1" w:themeFillShade="D9"/>
          </w:tcPr>
          <w:p w14:paraId="11888BC8" w14:textId="77777777" w:rsidR="006536A2" w:rsidRPr="00B30389" w:rsidRDefault="006536A2" w:rsidP="00F47FAB">
            <w:pPr>
              <w:jc w:val="center"/>
              <w:rPr>
                <w:b/>
                <w:bCs/>
              </w:rPr>
            </w:pPr>
            <w:r>
              <w:rPr>
                <w:b/>
                <w:bCs/>
              </w:rPr>
              <w:t>kötelező</w:t>
            </w:r>
          </w:p>
        </w:tc>
        <w:tc>
          <w:tcPr>
            <w:tcW w:w="5415" w:type="dxa"/>
            <w:shd w:val="clear" w:color="auto" w:fill="D9D9D9" w:themeFill="background1" w:themeFillShade="D9"/>
          </w:tcPr>
          <w:p w14:paraId="3E673972" w14:textId="77777777" w:rsidR="006536A2" w:rsidRPr="00B30389" w:rsidRDefault="006536A2" w:rsidP="00F47FAB">
            <w:pPr>
              <w:jc w:val="center"/>
              <w:rPr>
                <w:b/>
                <w:bCs/>
              </w:rPr>
            </w:pPr>
            <w:r w:rsidRPr="00B30389">
              <w:rPr>
                <w:b/>
                <w:bCs/>
              </w:rPr>
              <w:t>leírás</w:t>
            </w:r>
          </w:p>
        </w:tc>
      </w:tr>
      <w:tr w:rsidR="006536A2" w14:paraId="6C173C11" w14:textId="77777777" w:rsidTr="00F47FAB">
        <w:tc>
          <w:tcPr>
            <w:tcW w:w="1440" w:type="dxa"/>
            <w:shd w:val="clear" w:color="auto" w:fill="D9D9D9" w:themeFill="background1" w:themeFillShade="D9"/>
          </w:tcPr>
          <w:p w14:paraId="1E9485B0" w14:textId="77777777" w:rsidR="006536A2" w:rsidRPr="00D4717D" w:rsidRDefault="006536A2" w:rsidP="00F47FAB">
            <w:r>
              <w:t>messageId</w:t>
            </w:r>
          </w:p>
        </w:tc>
        <w:tc>
          <w:tcPr>
            <w:tcW w:w="963" w:type="dxa"/>
            <w:shd w:val="clear" w:color="auto" w:fill="D9D9D9" w:themeFill="background1" w:themeFillShade="D9"/>
          </w:tcPr>
          <w:p w14:paraId="42D979FE" w14:textId="77777777" w:rsidR="006536A2" w:rsidRPr="00D4717D" w:rsidRDefault="006536A2" w:rsidP="00F47FAB">
            <w:pPr>
              <w:jc w:val="center"/>
            </w:pPr>
            <w:r>
              <w:t>xs:string</w:t>
            </w:r>
          </w:p>
        </w:tc>
        <w:tc>
          <w:tcPr>
            <w:tcW w:w="1108" w:type="dxa"/>
            <w:shd w:val="clear" w:color="auto" w:fill="D9D9D9" w:themeFill="background1" w:themeFillShade="D9"/>
          </w:tcPr>
          <w:p w14:paraId="2C29E2EF" w14:textId="77777777" w:rsidR="006536A2" w:rsidRDefault="006536A2" w:rsidP="00F47FAB">
            <w:pPr>
              <w:jc w:val="center"/>
            </w:pPr>
            <w:r>
              <w:t>igen</w:t>
            </w:r>
          </w:p>
        </w:tc>
        <w:tc>
          <w:tcPr>
            <w:tcW w:w="5415" w:type="dxa"/>
            <w:shd w:val="clear" w:color="auto" w:fill="D9D9D9" w:themeFill="background1" w:themeFillShade="D9"/>
          </w:tcPr>
          <w:p w14:paraId="5DF3C69C" w14:textId="77777777" w:rsidR="006536A2" w:rsidRPr="00D4717D" w:rsidRDefault="006536A2" w:rsidP="00F47FAB">
            <w:r>
              <w:t>Üzenet egyedi azonosítója.</w:t>
            </w:r>
          </w:p>
        </w:tc>
      </w:tr>
      <w:tr w:rsidR="006536A2" w14:paraId="10253125" w14:textId="77777777" w:rsidTr="00F47FAB">
        <w:tc>
          <w:tcPr>
            <w:tcW w:w="1440" w:type="dxa"/>
            <w:shd w:val="clear" w:color="auto" w:fill="D9D9D9" w:themeFill="background1" w:themeFillShade="D9"/>
          </w:tcPr>
          <w:p w14:paraId="52683982" w14:textId="77777777" w:rsidR="006536A2" w:rsidRDefault="006536A2" w:rsidP="00F47FAB">
            <w:r>
              <w:t>correlationId</w:t>
            </w:r>
          </w:p>
        </w:tc>
        <w:tc>
          <w:tcPr>
            <w:tcW w:w="963" w:type="dxa"/>
            <w:shd w:val="clear" w:color="auto" w:fill="D9D9D9" w:themeFill="background1" w:themeFillShade="D9"/>
          </w:tcPr>
          <w:p w14:paraId="03730845" w14:textId="77777777" w:rsidR="006536A2" w:rsidRDefault="006536A2" w:rsidP="00F47FAB">
            <w:pPr>
              <w:jc w:val="center"/>
            </w:pPr>
            <w:r>
              <w:t>xs:string</w:t>
            </w:r>
          </w:p>
        </w:tc>
        <w:tc>
          <w:tcPr>
            <w:tcW w:w="1108" w:type="dxa"/>
            <w:shd w:val="clear" w:color="auto" w:fill="D9D9D9" w:themeFill="background1" w:themeFillShade="D9"/>
          </w:tcPr>
          <w:p w14:paraId="6F1102F3" w14:textId="77777777" w:rsidR="006536A2" w:rsidRDefault="006536A2" w:rsidP="00F47FAB">
            <w:pPr>
              <w:jc w:val="center"/>
            </w:pPr>
            <w:r>
              <w:t>nem</w:t>
            </w:r>
          </w:p>
        </w:tc>
        <w:tc>
          <w:tcPr>
            <w:tcW w:w="5415" w:type="dxa"/>
            <w:shd w:val="clear" w:color="auto" w:fill="D9D9D9" w:themeFill="background1" w:themeFillShade="D9"/>
          </w:tcPr>
          <w:p w14:paraId="7AAB13D8" w14:textId="77777777" w:rsidR="006536A2" w:rsidRDefault="006536A2" w:rsidP="00F47FAB">
            <w:r>
              <w:t>Kapcsolat azonosító.</w:t>
            </w:r>
          </w:p>
        </w:tc>
      </w:tr>
    </w:tbl>
    <w:p w14:paraId="569F2EA0" w14:textId="77777777" w:rsidR="006536A2" w:rsidRDefault="006536A2" w:rsidP="006536A2"/>
    <w:p w14:paraId="33CCA3BE" w14:textId="6D69337D" w:rsidR="006536A2" w:rsidRDefault="006536A2" w:rsidP="006536A2">
      <w:r>
        <w:t>Az összes kérésnek tartalmaznia kel</w:t>
      </w:r>
      <w:r w:rsidR="006979E1">
        <w:t>l</w:t>
      </w:r>
      <w:r>
        <w:t xml:space="preserve"> a </w:t>
      </w:r>
      <w:r w:rsidR="0094220E" w:rsidRPr="0094220E">
        <w:t>AdozoLekerdezesBaseRequestType</w:t>
      </w:r>
      <w:r>
        <w:t>-ot:</w:t>
      </w:r>
    </w:p>
    <w:p w14:paraId="4CB26DEA" w14:textId="1971E4B9" w:rsidR="006536A2" w:rsidRDefault="0094220E" w:rsidP="006536A2">
      <w:r>
        <w:rPr>
          <w:noProof/>
        </w:rPr>
        <w:drawing>
          <wp:inline distT="0" distB="0" distL="0" distR="0" wp14:anchorId="41604F99" wp14:editId="2F3247D0">
            <wp:extent cx="4924425" cy="1638300"/>
            <wp:effectExtent l="0" t="0" r="0" b="0"/>
            <wp:docPr id="721470661"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70661" name="Kép 1" descr="A képen szöveg, képernyőkép, Betűtípus, sor látható&#10;&#10;Automatikusan generált leírás"/>
                    <pic:cNvPicPr/>
                  </pic:nvPicPr>
                  <pic:blipFill>
                    <a:blip r:embed="rId21"/>
                    <a:stretch>
                      <a:fillRect/>
                    </a:stretch>
                  </pic:blipFill>
                  <pic:spPr>
                    <a:xfrm>
                      <a:off x="0" y="0"/>
                      <a:ext cx="4924425" cy="1638300"/>
                    </a:xfrm>
                    <a:prstGeom prst="rect">
                      <a:avLst/>
                    </a:prstGeom>
                  </pic:spPr>
                </pic:pic>
              </a:graphicData>
            </a:graphic>
          </wp:inline>
        </w:drawing>
      </w:r>
    </w:p>
    <w:tbl>
      <w:tblPr>
        <w:tblStyle w:val="Rcsostblzat"/>
        <w:tblW w:w="0" w:type="auto"/>
        <w:shd w:val="clear" w:color="auto" w:fill="D9D9D9" w:themeFill="background1" w:themeFillShade="D9"/>
        <w:tblLayout w:type="fixed"/>
        <w:tblLook w:val="04A0" w:firstRow="1" w:lastRow="0" w:firstColumn="1" w:lastColumn="0" w:noHBand="0" w:noVBand="1"/>
      </w:tblPr>
      <w:tblGrid>
        <w:gridCol w:w="1838"/>
        <w:gridCol w:w="1134"/>
        <w:gridCol w:w="1134"/>
        <w:gridCol w:w="4959"/>
      </w:tblGrid>
      <w:tr w:rsidR="006536A2" w14:paraId="501A6680" w14:textId="77777777" w:rsidTr="0094220E">
        <w:tc>
          <w:tcPr>
            <w:tcW w:w="1838" w:type="dxa"/>
            <w:shd w:val="clear" w:color="auto" w:fill="D9D9D9" w:themeFill="background1" w:themeFillShade="D9"/>
          </w:tcPr>
          <w:p w14:paraId="742F8531" w14:textId="77777777" w:rsidR="006536A2" w:rsidRPr="00B30389" w:rsidRDefault="006536A2" w:rsidP="00F47FAB">
            <w:pPr>
              <w:jc w:val="center"/>
              <w:rPr>
                <w:b/>
                <w:bCs/>
              </w:rPr>
            </w:pPr>
            <w:r w:rsidRPr="00B30389">
              <w:rPr>
                <w:b/>
                <w:bCs/>
              </w:rPr>
              <w:t>név</w:t>
            </w:r>
          </w:p>
        </w:tc>
        <w:tc>
          <w:tcPr>
            <w:tcW w:w="1134" w:type="dxa"/>
            <w:shd w:val="clear" w:color="auto" w:fill="D9D9D9" w:themeFill="background1" w:themeFillShade="D9"/>
          </w:tcPr>
          <w:p w14:paraId="5E15AB2D" w14:textId="77777777" w:rsidR="006536A2" w:rsidRPr="00B30389" w:rsidRDefault="006536A2" w:rsidP="00F47FAB">
            <w:pPr>
              <w:jc w:val="center"/>
              <w:rPr>
                <w:b/>
                <w:bCs/>
              </w:rPr>
            </w:pPr>
            <w:r w:rsidRPr="00B30389">
              <w:rPr>
                <w:b/>
                <w:bCs/>
              </w:rPr>
              <w:t>típus</w:t>
            </w:r>
          </w:p>
        </w:tc>
        <w:tc>
          <w:tcPr>
            <w:tcW w:w="1134" w:type="dxa"/>
            <w:shd w:val="clear" w:color="auto" w:fill="D9D9D9" w:themeFill="background1" w:themeFillShade="D9"/>
          </w:tcPr>
          <w:p w14:paraId="0054B94A" w14:textId="77777777" w:rsidR="006536A2" w:rsidRPr="00B30389" w:rsidRDefault="006536A2" w:rsidP="00F47FAB">
            <w:pPr>
              <w:jc w:val="center"/>
              <w:rPr>
                <w:b/>
                <w:bCs/>
              </w:rPr>
            </w:pPr>
            <w:r>
              <w:rPr>
                <w:b/>
                <w:bCs/>
              </w:rPr>
              <w:t>kötelező</w:t>
            </w:r>
          </w:p>
        </w:tc>
        <w:tc>
          <w:tcPr>
            <w:tcW w:w="4959" w:type="dxa"/>
            <w:shd w:val="clear" w:color="auto" w:fill="D9D9D9" w:themeFill="background1" w:themeFillShade="D9"/>
          </w:tcPr>
          <w:p w14:paraId="4D54FA7D" w14:textId="77777777" w:rsidR="006536A2" w:rsidRPr="00B30389" w:rsidRDefault="006536A2" w:rsidP="00F47FAB">
            <w:pPr>
              <w:jc w:val="center"/>
              <w:rPr>
                <w:b/>
                <w:bCs/>
              </w:rPr>
            </w:pPr>
            <w:r w:rsidRPr="00B30389">
              <w:rPr>
                <w:b/>
                <w:bCs/>
              </w:rPr>
              <w:t>leírás</w:t>
            </w:r>
          </w:p>
        </w:tc>
      </w:tr>
      <w:tr w:rsidR="006536A2" w14:paraId="7BC37509" w14:textId="77777777" w:rsidTr="0094220E">
        <w:tc>
          <w:tcPr>
            <w:tcW w:w="1838" w:type="dxa"/>
            <w:shd w:val="clear" w:color="auto" w:fill="D9D9D9" w:themeFill="background1" w:themeFillShade="D9"/>
          </w:tcPr>
          <w:p w14:paraId="1FDB239B" w14:textId="3EFE30AE" w:rsidR="006536A2" w:rsidRPr="00D4717D" w:rsidRDefault="0094220E" w:rsidP="00F47FAB">
            <w:r>
              <w:t>adoalanyAznosito</w:t>
            </w:r>
          </w:p>
        </w:tc>
        <w:tc>
          <w:tcPr>
            <w:tcW w:w="1134" w:type="dxa"/>
            <w:shd w:val="clear" w:color="auto" w:fill="D9D9D9" w:themeFill="background1" w:themeFillShade="D9"/>
          </w:tcPr>
          <w:p w14:paraId="34F1A263" w14:textId="77777777" w:rsidR="006536A2" w:rsidRPr="00D4717D" w:rsidRDefault="006536A2" w:rsidP="00F47FAB">
            <w:pPr>
              <w:jc w:val="center"/>
            </w:pPr>
            <w:r>
              <w:t>xs:string</w:t>
            </w:r>
          </w:p>
        </w:tc>
        <w:tc>
          <w:tcPr>
            <w:tcW w:w="1134" w:type="dxa"/>
            <w:shd w:val="clear" w:color="auto" w:fill="D9D9D9" w:themeFill="background1" w:themeFillShade="D9"/>
          </w:tcPr>
          <w:p w14:paraId="34EF88D5" w14:textId="77777777" w:rsidR="006536A2" w:rsidRDefault="006536A2" w:rsidP="00F47FAB">
            <w:pPr>
              <w:jc w:val="center"/>
            </w:pPr>
            <w:r>
              <w:t>igen</w:t>
            </w:r>
          </w:p>
        </w:tc>
        <w:tc>
          <w:tcPr>
            <w:tcW w:w="4959" w:type="dxa"/>
            <w:shd w:val="clear" w:color="auto" w:fill="D9D9D9" w:themeFill="background1" w:themeFillShade="D9"/>
          </w:tcPr>
          <w:p w14:paraId="64611730" w14:textId="1279775B" w:rsidR="006536A2" w:rsidRPr="00D4717D" w:rsidRDefault="00864BC8" w:rsidP="0094220E">
            <w:pPr>
              <w:jc w:val="both"/>
            </w:pPr>
            <w:r w:rsidRPr="000F7830">
              <w:t>A lekérdezett adózó adóalany azonosítója.</w:t>
            </w:r>
            <w:r>
              <w:t xml:space="preserve"> </w:t>
            </w:r>
            <w:r w:rsidRPr="000F7830">
              <w:t>Adóalany azonosító: az adószám első 8 számjegye, vagy az adóazonosító jel</w:t>
            </w:r>
          </w:p>
        </w:tc>
      </w:tr>
      <w:tr w:rsidR="00864BC8" w14:paraId="5ABFE2D9" w14:textId="77777777" w:rsidTr="0094220E">
        <w:tc>
          <w:tcPr>
            <w:tcW w:w="1838" w:type="dxa"/>
            <w:shd w:val="clear" w:color="auto" w:fill="D9D9D9" w:themeFill="background1" w:themeFillShade="D9"/>
          </w:tcPr>
          <w:p w14:paraId="5A0DFC4F" w14:textId="6C7E309C" w:rsidR="00864BC8" w:rsidRPr="00864BC8" w:rsidRDefault="00864BC8" w:rsidP="00864BC8">
            <w:r w:rsidRPr="00864BC8">
              <w:t>signature</w:t>
            </w:r>
          </w:p>
        </w:tc>
        <w:tc>
          <w:tcPr>
            <w:tcW w:w="1134" w:type="dxa"/>
            <w:shd w:val="clear" w:color="auto" w:fill="D9D9D9" w:themeFill="background1" w:themeFillShade="D9"/>
          </w:tcPr>
          <w:p w14:paraId="65954B86" w14:textId="41EF0FEA" w:rsidR="00864BC8" w:rsidRDefault="00864BC8" w:rsidP="00864BC8">
            <w:pPr>
              <w:jc w:val="center"/>
            </w:pPr>
            <w:r>
              <w:t>xs:string</w:t>
            </w:r>
          </w:p>
        </w:tc>
        <w:tc>
          <w:tcPr>
            <w:tcW w:w="1134" w:type="dxa"/>
            <w:shd w:val="clear" w:color="auto" w:fill="D9D9D9" w:themeFill="background1" w:themeFillShade="D9"/>
          </w:tcPr>
          <w:p w14:paraId="2B7F31F1" w14:textId="0B425F33" w:rsidR="00864BC8" w:rsidRDefault="00864BC8" w:rsidP="00864BC8">
            <w:pPr>
              <w:jc w:val="center"/>
            </w:pPr>
            <w:r>
              <w:t>igen</w:t>
            </w:r>
          </w:p>
        </w:tc>
        <w:tc>
          <w:tcPr>
            <w:tcW w:w="4959" w:type="dxa"/>
            <w:shd w:val="clear" w:color="auto" w:fill="D9D9D9" w:themeFill="background1" w:themeFillShade="D9"/>
          </w:tcPr>
          <w:p w14:paraId="49ABB15C" w14:textId="2F13E349" w:rsidR="00864BC8" w:rsidRPr="000F7830" w:rsidRDefault="00864BC8" w:rsidP="00864BC8">
            <w:r>
              <w:t xml:space="preserve">Aláírás. Felépítése: </w:t>
            </w:r>
            <w:r w:rsidRPr="000F7830">
              <w:t>SHA256(</w:t>
            </w:r>
            <w:r>
              <w:t>&lt;</w:t>
            </w:r>
            <w:r w:rsidRPr="000F7830">
              <w:t>messageid</w:t>
            </w:r>
            <w:r>
              <w:t>&gt;</w:t>
            </w:r>
            <w:r w:rsidRPr="000F7830">
              <w:t>+</w:t>
            </w:r>
            <w:r>
              <w:t>&lt;currentD</w:t>
            </w:r>
            <w:r w:rsidRPr="000F7830">
              <w:t>ateTimeAsString</w:t>
            </w:r>
            <w:r>
              <w:t>&gt;</w:t>
            </w:r>
            <w:r w:rsidRPr="000F7830">
              <w:t>+</w:t>
            </w:r>
            <w:r>
              <w:t>&lt;</w:t>
            </w:r>
            <w:r w:rsidRPr="000F7830">
              <w:t>signature</w:t>
            </w:r>
            <w:r>
              <w:t>&gt;</w:t>
            </w:r>
            <w:r w:rsidRPr="000F7830">
              <w:t>)</w:t>
            </w:r>
          </w:p>
        </w:tc>
      </w:tr>
    </w:tbl>
    <w:p w14:paraId="146DC9FE" w14:textId="6A80EA06" w:rsidR="006536A2" w:rsidRDefault="006536A2" w:rsidP="006536A2"/>
    <w:p w14:paraId="6E9EC7B6" w14:textId="21BA8AD3" w:rsidR="006979E1" w:rsidRDefault="006979E1" w:rsidP="006536A2">
      <w:r>
        <w:t>Az összes kérés http headerjében kell legyen az authentikációs token:</w:t>
      </w:r>
    </w:p>
    <w:tbl>
      <w:tblPr>
        <w:tblStyle w:val="Rcsostblzat"/>
        <w:tblW w:w="0" w:type="auto"/>
        <w:shd w:val="clear" w:color="auto" w:fill="D9D9D9" w:themeFill="background1" w:themeFillShade="D9"/>
        <w:tblLook w:val="04A0" w:firstRow="1" w:lastRow="0" w:firstColumn="1" w:lastColumn="0" w:noHBand="0" w:noVBand="1"/>
      </w:tblPr>
      <w:tblGrid>
        <w:gridCol w:w="1440"/>
        <w:gridCol w:w="963"/>
        <w:gridCol w:w="1108"/>
        <w:gridCol w:w="5415"/>
      </w:tblGrid>
      <w:tr w:rsidR="006979E1" w14:paraId="65560FC8" w14:textId="77777777" w:rsidTr="0030097C">
        <w:tc>
          <w:tcPr>
            <w:tcW w:w="1440" w:type="dxa"/>
            <w:shd w:val="clear" w:color="auto" w:fill="D9D9D9" w:themeFill="background1" w:themeFillShade="D9"/>
          </w:tcPr>
          <w:p w14:paraId="3B8F1510" w14:textId="77777777" w:rsidR="006979E1" w:rsidRPr="00B30389" w:rsidRDefault="006979E1" w:rsidP="0030097C">
            <w:pPr>
              <w:jc w:val="center"/>
              <w:rPr>
                <w:b/>
                <w:bCs/>
              </w:rPr>
            </w:pPr>
            <w:r w:rsidRPr="00B30389">
              <w:rPr>
                <w:b/>
                <w:bCs/>
              </w:rPr>
              <w:t>név</w:t>
            </w:r>
          </w:p>
        </w:tc>
        <w:tc>
          <w:tcPr>
            <w:tcW w:w="963" w:type="dxa"/>
            <w:shd w:val="clear" w:color="auto" w:fill="D9D9D9" w:themeFill="background1" w:themeFillShade="D9"/>
          </w:tcPr>
          <w:p w14:paraId="7B27CC58" w14:textId="77777777" w:rsidR="006979E1" w:rsidRPr="00B30389" w:rsidRDefault="006979E1" w:rsidP="0030097C">
            <w:pPr>
              <w:jc w:val="center"/>
              <w:rPr>
                <w:b/>
                <w:bCs/>
              </w:rPr>
            </w:pPr>
            <w:r w:rsidRPr="00B30389">
              <w:rPr>
                <w:b/>
                <w:bCs/>
              </w:rPr>
              <w:t>típus</w:t>
            </w:r>
          </w:p>
        </w:tc>
        <w:tc>
          <w:tcPr>
            <w:tcW w:w="1108" w:type="dxa"/>
            <w:shd w:val="clear" w:color="auto" w:fill="D9D9D9" w:themeFill="background1" w:themeFillShade="D9"/>
          </w:tcPr>
          <w:p w14:paraId="40D73B63" w14:textId="77777777" w:rsidR="006979E1" w:rsidRPr="00B30389" w:rsidRDefault="006979E1" w:rsidP="0030097C">
            <w:pPr>
              <w:jc w:val="center"/>
              <w:rPr>
                <w:b/>
                <w:bCs/>
              </w:rPr>
            </w:pPr>
            <w:r>
              <w:rPr>
                <w:b/>
                <w:bCs/>
              </w:rPr>
              <w:t>kötelező</w:t>
            </w:r>
          </w:p>
        </w:tc>
        <w:tc>
          <w:tcPr>
            <w:tcW w:w="5415" w:type="dxa"/>
            <w:shd w:val="clear" w:color="auto" w:fill="D9D9D9" w:themeFill="background1" w:themeFillShade="D9"/>
          </w:tcPr>
          <w:p w14:paraId="1C0E22B4" w14:textId="77777777" w:rsidR="006979E1" w:rsidRPr="00B30389" w:rsidRDefault="006979E1" w:rsidP="0030097C">
            <w:pPr>
              <w:jc w:val="center"/>
              <w:rPr>
                <w:b/>
                <w:bCs/>
              </w:rPr>
            </w:pPr>
            <w:r w:rsidRPr="00B30389">
              <w:rPr>
                <w:b/>
                <w:bCs/>
              </w:rPr>
              <w:t>leírás</w:t>
            </w:r>
          </w:p>
        </w:tc>
      </w:tr>
      <w:tr w:rsidR="006979E1" w14:paraId="5D9ABFA8" w14:textId="77777777" w:rsidTr="0030097C">
        <w:tc>
          <w:tcPr>
            <w:tcW w:w="1440" w:type="dxa"/>
            <w:shd w:val="clear" w:color="auto" w:fill="D9D9D9" w:themeFill="background1" w:themeFillShade="D9"/>
          </w:tcPr>
          <w:p w14:paraId="0C58F832" w14:textId="77777777" w:rsidR="006979E1" w:rsidRDefault="006979E1" w:rsidP="0030097C">
            <w:r>
              <w:t>Authorization</w:t>
            </w:r>
          </w:p>
        </w:tc>
        <w:tc>
          <w:tcPr>
            <w:tcW w:w="963" w:type="dxa"/>
            <w:shd w:val="clear" w:color="auto" w:fill="D9D9D9" w:themeFill="background1" w:themeFillShade="D9"/>
          </w:tcPr>
          <w:p w14:paraId="4C364B10" w14:textId="0E883E10" w:rsidR="006979E1" w:rsidRDefault="006979E1" w:rsidP="0030097C">
            <w:pPr>
              <w:jc w:val="center"/>
            </w:pPr>
            <w:r>
              <w:t>string</w:t>
            </w:r>
          </w:p>
        </w:tc>
        <w:tc>
          <w:tcPr>
            <w:tcW w:w="1108" w:type="dxa"/>
            <w:shd w:val="clear" w:color="auto" w:fill="D9D9D9" w:themeFill="background1" w:themeFillShade="D9"/>
          </w:tcPr>
          <w:p w14:paraId="59EA87CB" w14:textId="77777777" w:rsidR="006979E1" w:rsidRPr="00D4717D" w:rsidRDefault="006979E1" w:rsidP="0030097C">
            <w:pPr>
              <w:jc w:val="center"/>
            </w:pPr>
            <w:r>
              <w:t>igen</w:t>
            </w:r>
          </w:p>
        </w:tc>
        <w:tc>
          <w:tcPr>
            <w:tcW w:w="5415" w:type="dxa"/>
            <w:shd w:val="clear" w:color="auto" w:fill="D9D9D9" w:themeFill="background1" w:themeFillShade="D9"/>
          </w:tcPr>
          <w:p w14:paraId="15684E91" w14:textId="77777777" w:rsidR="006979E1" w:rsidRDefault="006979E1" w:rsidP="0030097C">
            <w:r w:rsidRPr="00D4717D">
              <w:t>Authentikációs token</w:t>
            </w:r>
            <w:r>
              <w:t xml:space="preserve">. </w:t>
            </w:r>
          </w:p>
        </w:tc>
      </w:tr>
    </w:tbl>
    <w:p w14:paraId="5018ED49" w14:textId="77777777" w:rsidR="006979E1" w:rsidRPr="003351D4" w:rsidRDefault="006979E1" w:rsidP="006536A2"/>
    <w:p w14:paraId="52EAC228" w14:textId="5C0A0AAE" w:rsidR="006536A2" w:rsidRDefault="00A832DD" w:rsidP="00692A0E">
      <w:pPr>
        <w:pStyle w:val="Cmsor2"/>
        <w:numPr>
          <w:ilvl w:val="2"/>
          <w:numId w:val="3"/>
        </w:numPr>
        <w:rPr>
          <w:i/>
          <w:iCs/>
          <w:sz w:val="24"/>
          <w:szCs w:val="24"/>
        </w:rPr>
      </w:pPr>
      <w:bookmarkStart w:id="1101" w:name="_Toc166508443"/>
      <w:bookmarkStart w:id="1102" w:name="_Toc228879324"/>
      <w:r>
        <w:rPr>
          <w:i/>
          <w:iCs/>
          <w:sz w:val="24"/>
          <w:szCs w:val="24"/>
        </w:rPr>
        <w:t>V</w:t>
      </w:r>
      <w:r w:rsidR="006536A2">
        <w:rPr>
          <w:i/>
          <w:iCs/>
          <w:sz w:val="24"/>
          <w:szCs w:val="24"/>
        </w:rPr>
        <w:t>álasz</w:t>
      </w:r>
      <w:bookmarkEnd w:id="1101"/>
      <w:r>
        <w:rPr>
          <w:i/>
          <w:iCs/>
          <w:sz w:val="24"/>
          <w:szCs w:val="24"/>
        </w:rPr>
        <w:t xml:space="preserve"> (response)</w:t>
      </w:r>
      <w:bookmarkEnd w:id="1102"/>
    </w:p>
    <w:p w14:paraId="13274ACE" w14:textId="77777777" w:rsidR="006536A2" w:rsidRDefault="006536A2" w:rsidP="006536A2">
      <w:r>
        <w:t>Az összes válaszüzenet a BaseResponseType típusbból van leszármaztatva.</w:t>
      </w:r>
    </w:p>
    <w:p w14:paraId="656D853E" w14:textId="77777777" w:rsidR="006536A2" w:rsidRDefault="006536A2" w:rsidP="006536A2">
      <w:r>
        <w:t>A BaseResponseType felépítése a következő:</w:t>
      </w:r>
    </w:p>
    <w:p w14:paraId="359D9582" w14:textId="40A11747" w:rsidR="006536A2" w:rsidRDefault="00F3753B" w:rsidP="006536A2">
      <w:r w:rsidRPr="00F3753B">
        <w:rPr>
          <w:noProof/>
        </w:rPr>
        <w:lastRenderedPageBreak/>
        <w:t xml:space="preserve"> </w:t>
      </w:r>
      <w:r>
        <w:rPr>
          <w:noProof/>
        </w:rPr>
        <w:drawing>
          <wp:inline distT="0" distB="0" distL="0" distR="0" wp14:anchorId="5856907D" wp14:editId="37694260">
            <wp:extent cx="3562350" cy="962025"/>
            <wp:effectExtent l="0" t="0" r="0" b="9525"/>
            <wp:docPr id="490490632"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0632" name="Kép 1" descr="A képen szöveg, képernyőkép, Betűtípus, sor látható&#10;&#10;Automatikusan generált leírás"/>
                    <pic:cNvPicPr/>
                  </pic:nvPicPr>
                  <pic:blipFill>
                    <a:blip r:embed="rId22"/>
                    <a:stretch>
                      <a:fillRect/>
                    </a:stretch>
                  </pic:blipFill>
                  <pic:spPr>
                    <a:xfrm>
                      <a:off x="0" y="0"/>
                      <a:ext cx="3562350" cy="962025"/>
                    </a:xfrm>
                    <a:prstGeom prst="rect">
                      <a:avLst/>
                    </a:prstGeom>
                  </pic:spPr>
                </pic:pic>
              </a:graphicData>
            </a:graphic>
          </wp:inline>
        </w:drawing>
      </w:r>
    </w:p>
    <w:tbl>
      <w:tblPr>
        <w:tblStyle w:val="Rcsostblzat"/>
        <w:tblW w:w="0" w:type="auto"/>
        <w:shd w:val="clear" w:color="auto" w:fill="D9D9D9" w:themeFill="background1" w:themeFillShade="D9"/>
        <w:tblLook w:val="04A0" w:firstRow="1" w:lastRow="0" w:firstColumn="1" w:lastColumn="0" w:noHBand="0" w:noVBand="1"/>
      </w:tblPr>
      <w:tblGrid>
        <w:gridCol w:w="1611"/>
        <w:gridCol w:w="1053"/>
        <w:gridCol w:w="1017"/>
        <w:gridCol w:w="5384"/>
      </w:tblGrid>
      <w:tr w:rsidR="006536A2" w14:paraId="3472DABF" w14:textId="77777777" w:rsidTr="00F47FAB">
        <w:tc>
          <w:tcPr>
            <w:tcW w:w="1611" w:type="dxa"/>
            <w:shd w:val="clear" w:color="auto" w:fill="D9D9D9" w:themeFill="background1" w:themeFillShade="D9"/>
          </w:tcPr>
          <w:p w14:paraId="797D6AF9" w14:textId="77777777" w:rsidR="006536A2" w:rsidRPr="00B30389" w:rsidRDefault="006536A2" w:rsidP="00F47FAB">
            <w:pPr>
              <w:jc w:val="center"/>
              <w:rPr>
                <w:b/>
                <w:bCs/>
              </w:rPr>
            </w:pPr>
            <w:r w:rsidRPr="00B30389">
              <w:rPr>
                <w:b/>
                <w:bCs/>
              </w:rPr>
              <w:t>név</w:t>
            </w:r>
          </w:p>
        </w:tc>
        <w:tc>
          <w:tcPr>
            <w:tcW w:w="1053" w:type="dxa"/>
            <w:shd w:val="clear" w:color="auto" w:fill="D9D9D9" w:themeFill="background1" w:themeFillShade="D9"/>
          </w:tcPr>
          <w:p w14:paraId="5B7DCEFD" w14:textId="77777777" w:rsidR="006536A2" w:rsidRPr="00B30389" w:rsidRDefault="006536A2" w:rsidP="00F47FAB">
            <w:pPr>
              <w:jc w:val="center"/>
              <w:rPr>
                <w:b/>
                <w:bCs/>
              </w:rPr>
            </w:pPr>
            <w:r w:rsidRPr="00B30389">
              <w:rPr>
                <w:b/>
                <w:bCs/>
              </w:rPr>
              <w:t>típus</w:t>
            </w:r>
          </w:p>
        </w:tc>
        <w:tc>
          <w:tcPr>
            <w:tcW w:w="1017" w:type="dxa"/>
            <w:shd w:val="clear" w:color="auto" w:fill="D9D9D9" w:themeFill="background1" w:themeFillShade="D9"/>
          </w:tcPr>
          <w:p w14:paraId="047A958F" w14:textId="77777777" w:rsidR="006536A2" w:rsidRPr="00B30389" w:rsidRDefault="006536A2" w:rsidP="00F47FAB">
            <w:pPr>
              <w:jc w:val="center"/>
              <w:rPr>
                <w:b/>
                <w:bCs/>
              </w:rPr>
            </w:pPr>
            <w:r>
              <w:rPr>
                <w:b/>
                <w:bCs/>
              </w:rPr>
              <w:t>kötelező</w:t>
            </w:r>
          </w:p>
        </w:tc>
        <w:tc>
          <w:tcPr>
            <w:tcW w:w="5384" w:type="dxa"/>
            <w:shd w:val="clear" w:color="auto" w:fill="D9D9D9" w:themeFill="background1" w:themeFillShade="D9"/>
          </w:tcPr>
          <w:p w14:paraId="6DC833A9" w14:textId="77777777" w:rsidR="006536A2" w:rsidRPr="00B30389" w:rsidRDefault="006536A2" w:rsidP="00F47FAB">
            <w:pPr>
              <w:jc w:val="center"/>
              <w:rPr>
                <w:b/>
                <w:bCs/>
              </w:rPr>
            </w:pPr>
            <w:r w:rsidRPr="00B30389">
              <w:rPr>
                <w:b/>
                <w:bCs/>
              </w:rPr>
              <w:t>leírás</w:t>
            </w:r>
          </w:p>
        </w:tc>
      </w:tr>
      <w:tr w:rsidR="006536A2" w14:paraId="58B37467" w14:textId="77777777" w:rsidTr="00F47FAB">
        <w:tc>
          <w:tcPr>
            <w:tcW w:w="1611" w:type="dxa"/>
            <w:shd w:val="clear" w:color="auto" w:fill="D9D9D9" w:themeFill="background1" w:themeFillShade="D9"/>
          </w:tcPr>
          <w:p w14:paraId="353EB112" w14:textId="77777777" w:rsidR="006536A2" w:rsidRDefault="006536A2" w:rsidP="00F47FAB">
            <w:r>
              <w:t>resultMessage</w:t>
            </w:r>
          </w:p>
        </w:tc>
        <w:tc>
          <w:tcPr>
            <w:tcW w:w="1053" w:type="dxa"/>
            <w:shd w:val="clear" w:color="auto" w:fill="D9D9D9" w:themeFill="background1" w:themeFillShade="D9"/>
          </w:tcPr>
          <w:p w14:paraId="411BD7A8" w14:textId="77777777" w:rsidR="006536A2" w:rsidRDefault="006536A2" w:rsidP="00F47FAB">
            <w:pPr>
              <w:jc w:val="center"/>
            </w:pPr>
            <w:r>
              <w:t>xs:string</w:t>
            </w:r>
          </w:p>
        </w:tc>
        <w:tc>
          <w:tcPr>
            <w:tcW w:w="1017" w:type="dxa"/>
            <w:shd w:val="clear" w:color="auto" w:fill="D9D9D9" w:themeFill="background1" w:themeFillShade="D9"/>
          </w:tcPr>
          <w:p w14:paraId="642D12E2" w14:textId="0F0B1FFF" w:rsidR="006536A2" w:rsidRDefault="00DE3EFF" w:rsidP="00F47FAB">
            <w:pPr>
              <w:jc w:val="center"/>
            </w:pPr>
            <w:r>
              <w:t>nem</w:t>
            </w:r>
          </w:p>
        </w:tc>
        <w:tc>
          <w:tcPr>
            <w:tcW w:w="5384" w:type="dxa"/>
            <w:shd w:val="clear" w:color="auto" w:fill="D9D9D9" w:themeFill="background1" w:themeFillShade="D9"/>
          </w:tcPr>
          <w:p w14:paraId="303A538D" w14:textId="77777777" w:rsidR="006536A2" w:rsidRDefault="006536A2" w:rsidP="00F47FAB">
            <w:pPr>
              <w:jc w:val="both"/>
            </w:pPr>
            <w:r>
              <w:t xml:space="preserve">Válaszüzenet. </w:t>
            </w:r>
          </w:p>
          <w:p w14:paraId="5B970641" w14:textId="77777777" w:rsidR="006536A2" w:rsidRDefault="006536A2" w:rsidP="00F47FAB">
            <w:pPr>
              <w:jc w:val="both"/>
            </w:pPr>
            <w:r>
              <w:t>A válaszkódhoz kapcsolódó üzenet. A válaszkódok műveletenként, mint enum lettek definiálva.</w:t>
            </w:r>
          </w:p>
          <w:p w14:paraId="48A40DD5" w14:textId="42AD5E0E" w:rsidR="00CF4AF0" w:rsidRDefault="00CF4AF0" w:rsidP="00F47FAB">
            <w:pPr>
              <w:jc w:val="both"/>
            </w:pPr>
            <w:r w:rsidRPr="000C7A24">
              <w:t>Akkor kitöltött, ha OTHER_ERROR érkezik vissza, ilyenkor itt található</w:t>
            </w:r>
            <w:r>
              <w:t xml:space="preserve"> </w:t>
            </w:r>
            <w:r w:rsidRPr="000C7A24">
              <w:t xml:space="preserve">meg </w:t>
            </w:r>
            <w:r w:rsidR="005F2B31">
              <w:t xml:space="preserve">a </w:t>
            </w:r>
            <w:r w:rsidRPr="000C7A24">
              <w:t>tovább</w:t>
            </w:r>
            <w:r w:rsidR="005F2B31">
              <w:t>i</w:t>
            </w:r>
            <w:r w:rsidRPr="000C7A24">
              <w:t xml:space="preserve"> információ.</w:t>
            </w:r>
          </w:p>
        </w:tc>
      </w:tr>
    </w:tbl>
    <w:p w14:paraId="3CC3DF99" w14:textId="77777777" w:rsidR="00951948" w:rsidRDefault="00951948"/>
    <w:p w14:paraId="124AC099" w14:textId="27FB9DD0" w:rsidR="00951948" w:rsidRPr="008E1FB1" w:rsidRDefault="00683D6C" w:rsidP="00692A0E">
      <w:pPr>
        <w:pStyle w:val="Cmsor2"/>
        <w:numPr>
          <w:ilvl w:val="1"/>
          <w:numId w:val="3"/>
        </w:numPr>
      </w:pPr>
      <w:bookmarkStart w:id="1103" w:name="_Toc166508449"/>
      <w:bookmarkStart w:id="1104" w:name="_Toc228879325"/>
      <w:r>
        <w:t>Adózói adatlekérdezések</w:t>
      </w:r>
      <w:r w:rsidR="008A467F" w:rsidRPr="00297905">
        <w:t xml:space="preserve"> struktúrái</w:t>
      </w:r>
      <w:bookmarkEnd w:id="1103"/>
      <w:bookmarkEnd w:id="1104"/>
    </w:p>
    <w:p w14:paraId="54863026" w14:textId="0777D163" w:rsidR="00951948" w:rsidRPr="003B618D" w:rsidRDefault="0092486C" w:rsidP="00692A0E">
      <w:pPr>
        <w:pStyle w:val="Cmsor2"/>
        <w:numPr>
          <w:ilvl w:val="2"/>
          <w:numId w:val="3"/>
        </w:numPr>
        <w:rPr>
          <w:i/>
          <w:iCs/>
          <w:sz w:val="24"/>
          <w:szCs w:val="24"/>
        </w:rPr>
      </w:pPr>
      <w:bookmarkStart w:id="1105" w:name="_Toc168915522"/>
      <w:bookmarkStart w:id="1106" w:name="_Toc169162481"/>
      <w:bookmarkStart w:id="1107" w:name="_Toc169172350"/>
      <w:bookmarkStart w:id="1108" w:name="_Toc169175275"/>
      <w:bookmarkStart w:id="1109" w:name="_Toc169260141"/>
      <w:bookmarkStart w:id="1110" w:name="_Toc168915523"/>
      <w:bookmarkStart w:id="1111" w:name="_Toc169162482"/>
      <w:bookmarkStart w:id="1112" w:name="_Toc169172351"/>
      <w:bookmarkStart w:id="1113" w:name="_Toc169175276"/>
      <w:bookmarkStart w:id="1114" w:name="_Toc169260142"/>
      <w:bookmarkStart w:id="1115" w:name="_Toc168915524"/>
      <w:bookmarkStart w:id="1116" w:name="_Toc169162483"/>
      <w:bookmarkStart w:id="1117" w:name="_Toc169172352"/>
      <w:bookmarkStart w:id="1118" w:name="_Toc169175277"/>
      <w:bookmarkStart w:id="1119" w:name="_Toc169260143"/>
      <w:bookmarkStart w:id="1120" w:name="_Toc168915525"/>
      <w:bookmarkStart w:id="1121" w:name="_Toc169162484"/>
      <w:bookmarkStart w:id="1122" w:name="_Toc169172353"/>
      <w:bookmarkStart w:id="1123" w:name="_Toc169175278"/>
      <w:bookmarkStart w:id="1124" w:name="_Toc169260144"/>
      <w:bookmarkStart w:id="1125" w:name="_Toc168915526"/>
      <w:bookmarkStart w:id="1126" w:name="_Toc169162485"/>
      <w:bookmarkStart w:id="1127" w:name="_Toc169172354"/>
      <w:bookmarkStart w:id="1128" w:name="_Toc169175279"/>
      <w:bookmarkStart w:id="1129" w:name="_Toc169260145"/>
      <w:bookmarkStart w:id="1130" w:name="_Toc168915527"/>
      <w:bookmarkStart w:id="1131" w:name="_Toc169162486"/>
      <w:bookmarkStart w:id="1132" w:name="_Toc169172355"/>
      <w:bookmarkStart w:id="1133" w:name="_Toc169175280"/>
      <w:bookmarkStart w:id="1134" w:name="_Toc169260146"/>
      <w:bookmarkStart w:id="1135" w:name="_Toc168915552"/>
      <w:bookmarkStart w:id="1136" w:name="_Toc169162511"/>
      <w:bookmarkStart w:id="1137" w:name="_Toc169172380"/>
      <w:bookmarkStart w:id="1138" w:name="_Toc169175305"/>
      <w:bookmarkStart w:id="1139" w:name="_Toc169260171"/>
      <w:bookmarkStart w:id="1140" w:name="_Toc168915553"/>
      <w:bookmarkStart w:id="1141" w:name="_Toc169162512"/>
      <w:bookmarkStart w:id="1142" w:name="_Toc169172381"/>
      <w:bookmarkStart w:id="1143" w:name="_Toc169175306"/>
      <w:bookmarkStart w:id="1144" w:name="_Toc169260172"/>
      <w:bookmarkStart w:id="1145" w:name="_Toc168915554"/>
      <w:bookmarkStart w:id="1146" w:name="_Toc169162513"/>
      <w:bookmarkStart w:id="1147" w:name="_Toc169172382"/>
      <w:bookmarkStart w:id="1148" w:name="_Toc169175307"/>
      <w:bookmarkStart w:id="1149" w:name="_Toc169260173"/>
      <w:bookmarkStart w:id="1150" w:name="_Toc168915555"/>
      <w:bookmarkStart w:id="1151" w:name="_Toc169162514"/>
      <w:bookmarkStart w:id="1152" w:name="_Toc169172383"/>
      <w:bookmarkStart w:id="1153" w:name="_Toc169175308"/>
      <w:bookmarkStart w:id="1154" w:name="_Toc169260174"/>
      <w:bookmarkStart w:id="1155" w:name="_Toc168915556"/>
      <w:bookmarkStart w:id="1156" w:name="_Toc169162515"/>
      <w:bookmarkStart w:id="1157" w:name="_Toc169172384"/>
      <w:bookmarkStart w:id="1158" w:name="_Toc169175309"/>
      <w:bookmarkStart w:id="1159" w:name="_Toc169260175"/>
      <w:bookmarkStart w:id="1160" w:name="_Toc168915557"/>
      <w:bookmarkStart w:id="1161" w:name="_Toc169162516"/>
      <w:bookmarkStart w:id="1162" w:name="_Toc169172385"/>
      <w:bookmarkStart w:id="1163" w:name="_Toc169175310"/>
      <w:bookmarkStart w:id="1164" w:name="_Toc169260176"/>
      <w:bookmarkStart w:id="1165" w:name="_Toc168915583"/>
      <w:bookmarkStart w:id="1166" w:name="_Toc169162542"/>
      <w:bookmarkStart w:id="1167" w:name="_Toc169172411"/>
      <w:bookmarkStart w:id="1168" w:name="_Toc169175336"/>
      <w:bookmarkStart w:id="1169" w:name="_Toc169260202"/>
      <w:bookmarkStart w:id="1170" w:name="_Toc228879326"/>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r>
        <w:rPr>
          <w:i/>
          <w:iCs/>
          <w:sz w:val="24"/>
          <w:szCs w:val="24"/>
        </w:rPr>
        <w:t>Összesített adószámla lekérdezés művelet</w:t>
      </w:r>
      <w:bookmarkEnd w:id="1170"/>
    </w:p>
    <w:p w14:paraId="3AF21652" w14:textId="77777777" w:rsidR="00951948" w:rsidRPr="00D4717D" w:rsidRDefault="00951948" w:rsidP="00951948">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951948" w14:paraId="449E9615" w14:textId="77777777" w:rsidTr="00F47FAB">
        <w:tc>
          <w:tcPr>
            <w:tcW w:w="1980" w:type="dxa"/>
            <w:shd w:val="clear" w:color="auto" w:fill="D9D9D9" w:themeFill="background1" w:themeFillShade="D9"/>
          </w:tcPr>
          <w:p w14:paraId="744F0C92" w14:textId="77777777" w:rsidR="00951948" w:rsidRPr="00B30389" w:rsidRDefault="00951948" w:rsidP="00F47FAB">
            <w:pPr>
              <w:rPr>
                <w:b/>
                <w:bCs/>
              </w:rPr>
            </w:pPr>
            <w:r w:rsidRPr="00B30389">
              <w:rPr>
                <w:b/>
                <w:bCs/>
              </w:rPr>
              <w:t>művelet</w:t>
            </w:r>
          </w:p>
        </w:tc>
        <w:tc>
          <w:tcPr>
            <w:tcW w:w="7085" w:type="dxa"/>
            <w:shd w:val="clear" w:color="auto" w:fill="D9D9D9" w:themeFill="background1" w:themeFillShade="D9"/>
          </w:tcPr>
          <w:p w14:paraId="17A23381" w14:textId="037380B6" w:rsidR="00951948" w:rsidRDefault="00A9512B" w:rsidP="00F47FAB">
            <w:r w:rsidRPr="0098156A">
              <w:t>get</w:t>
            </w:r>
            <w:r w:rsidR="0078113A">
              <w:t>OsszesitettAdoszamla</w:t>
            </w:r>
          </w:p>
        </w:tc>
      </w:tr>
      <w:tr w:rsidR="00951948" w14:paraId="6ECB328C" w14:textId="77777777" w:rsidTr="00F47FAB">
        <w:tc>
          <w:tcPr>
            <w:tcW w:w="1980" w:type="dxa"/>
            <w:shd w:val="clear" w:color="auto" w:fill="D9D9D9" w:themeFill="background1" w:themeFillShade="D9"/>
          </w:tcPr>
          <w:p w14:paraId="12F082A4" w14:textId="77777777" w:rsidR="00951948" w:rsidRPr="00B30389" w:rsidRDefault="00951948" w:rsidP="00F47FAB">
            <w:pPr>
              <w:rPr>
                <w:b/>
                <w:bCs/>
              </w:rPr>
            </w:pPr>
            <w:r w:rsidRPr="00B30389">
              <w:rPr>
                <w:b/>
                <w:bCs/>
              </w:rPr>
              <w:t>leírás</w:t>
            </w:r>
          </w:p>
        </w:tc>
        <w:tc>
          <w:tcPr>
            <w:tcW w:w="7085" w:type="dxa"/>
            <w:shd w:val="clear" w:color="auto" w:fill="D9D9D9" w:themeFill="background1" w:themeFillShade="D9"/>
          </w:tcPr>
          <w:p w14:paraId="2FD08D58" w14:textId="4B1194AB" w:rsidR="00951948" w:rsidRPr="00D4717D" w:rsidRDefault="00F309E5" w:rsidP="00F47FAB">
            <w:pPr>
              <w:autoSpaceDE w:val="0"/>
              <w:autoSpaceDN w:val="0"/>
              <w:adjustRightInd w:val="0"/>
              <w:spacing w:after="80"/>
              <w:jc w:val="both"/>
              <w:rPr>
                <w:rFonts w:eastAsiaTheme="minorEastAsia"/>
                <w:color w:val="auto"/>
                <w:sz w:val="20"/>
                <w:szCs w:val="20"/>
              </w:rPr>
            </w:pPr>
            <w:r>
              <w:rPr>
                <w:rFonts w:eastAsiaTheme="minorEastAsia"/>
                <w:color w:val="auto"/>
                <w:sz w:val="20"/>
                <w:szCs w:val="20"/>
              </w:rPr>
              <w:t>Összesített adószámla adatok</w:t>
            </w:r>
            <w:r w:rsidRPr="00D4717D">
              <w:rPr>
                <w:rFonts w:eastAsiaTheme="minorEastAsia"/>
                <w:color w:val="auto"/>
                <w:sz w:val="20"/>
                <w:szCs w:val="20"/>
              </w:rPr>
              <w:t xml:space="preserve"> biztosító művelet. </w:t>
            </w:r>
            <w:r>
              <w:rPr>
                <w:rFonts w:eastAsiaTheme="minorEastAsia"/>
                <w:color w:val="auto"/>
                <w:sz w:val="20"/>
                <w:szCs w:val="20"/>
              </w:rPr>
              <w:t>Visszaadja a képviselő egy képviseltjének összesített adószámla adatait.</w:t>
            </w:r>
          </w:p>
        </w:tc>
      </w:tr>
    </w:tbl>
    <w:p w14:paraId="045F0CF0" w14:textId="77777777" w:rsidR="00951948" w:rsidRDefault="00951948" w:rsidP="00951948"/>
    <w:p w14:paraId="4D801234" w14:textId="77777777" w:rsidR="00951948" w:rsidRDefault="00951948" w:rsidP="00951948">
      <w:pPr>
        <w:rPr>
          <w:b/>
          <w:bCs/>
          <w:u w:val="single"/>
        </w:rPr>
      </w:pPr>
      <w:r w:rsidRPr="00D4717D">
        <w:rPr>
          <w:b/>
          <w:bCs/>
          <w:u w:val="single"/>
        </w:rPr>
        <w:t>Bemenő paraméterek:</w:t>
      </w:r>
    </w:p>
    <w:p w14:paraId="45472583" w14:textId="61670BFF" w:rsidR="00951948" w:rsidRPr="0021138C" w:rsidRDefault="00951948" w:rsidP="00951948">
      <w:r w:rsidRPr="0021138C">
        <w:t xml:space="preserve">A bemenő paramétereket a </w:t>
      </w:r>
      <w:r w:rsidR="007E7F6B" w:rsidRPr="007E7F6B">
        <w:t>Get</w:t>
      </w:r>
      <w:r w:rsidR="00EA7215">
        <w:t>OsszesitettAdoszamla</w:t>
      </w:r>
      <w:r w:rsidR="007E7F6B" w:rsidRPr="007E7F6B">
        <w:t>RequestType</w:t>
      </w:r>
      <w:r w:rsidR="007E7F6B">
        <w:t xml:space="preserve"> </w:t>
      </w:r>
      <w:r w:rsidRPr="0021138C">
        <w:t>struktúrában ke</w:t>
      </w:r>
      <w:r>
        <w:t>l</w:t>
      </w:r>
      <w:r w:rsidRPr="0021138C">
        <w:t>l átadni.</w:t>
      </w:r>
    </w:p>
    <w:p w14:paraId="5576FD83" w14:textId="50B474B3" w:rsidR="00951948" w:rsidRDefault="009151D4" w:rsidP="00951948">
      <w:r>
        <w:rPr>
          <w:noProof/>
        </w:rPr>
        <w:drawing>
          <wp:inline distT="0" distB="0" distL="0" distR="0" wp14:anchorId="35EDE745" wp14:editId="7D9BCCC6">
            <wp:extent cx="5476875" cy="3848100"/>
            <wp:effectExtent l="0" t="0" r="0" b="0"/>
            <wp:docPr id="851050387"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0387" name="Kép 1" descr="A képen szöveg, képernyőkép, Betűtípus látható&#10;&#10;Automatikusan generált leírás"/>
                    <pic:cNvPicPr/>
                  </pic:nvPicPr>
                  <pic:blipFill>
                    <a:blip r:embed="rId23"/>
                    <a:stretch>
                      <a:fillRect/>
                    </a:stretch>
                  </pic:blipFill>
                  <pic:spPr>
                    <a:xfrm>
                      <a:off x="0" y="0"/>
                      <a:ext cx="5476875" cy="3848100"/>
                    </a:xfrm>
                    <a:prstGeom prst="rect">
                      <a:avLst/>
                    </a:prstGeom>
                  </pic:spPr>
                </pic:pic>
              </a:graphicData>
            </a:graphic>
          </wp:inline>
        </w:drawing>
      </w:r>
    </w:p>
    <w:p w14:paraId="0AAFCA69" w14:textId="2D13688E" w:rsidR="00951948" w:rsidRDefault="007E7F6B" w:rsidP="00951948">
      <w:r>
        <w:lastRenderedPageBreak/>
        <w:t xml:space="preserve">A paramétereket lásd. </w:t>
      </w:r>
      <w:r w:rsidR="004969A2">
        <w:t>7</w:t>
      </w:r>
      <w:r>
        <w:t xml:space="preserve">.1.1. </w:t>
      </w:r>
      <w:r w:rsidR="00513B2A" w:rsidRPr="0094220E">
        <w:t>AdozoLekerdezesBaseRequestType</w:t>
      </w:r>
      <w:r>
        <w:t>.</w:t>
      </w:r>
    </w:p>
    <w:p w14:paraId="14F4CEC7" w14:textId="77777777" w:rsidR="00951948" w:rsidRDefault="00951948" w:rsidP="00951948">
      <w:pPr>
        <w:rPr>
          <w:b/>
          <w:bCs/>
          <w:u w:val="single"/>
        </w:rPr>
      </w:pPr>
      <w:r w:rsidRPr="007523CD">
        <w:rPr>
          <w:b/>
          <w:bCs/>
          <w:u w:val="single"/>
        </w:rPr>
        <w:t>Válasz:</w:t>
      </w:r>
    </w:p>
    <w:p w14:paraId="0EAD575A" w14:textId="23DDD97E" w:rsidR="00951948" w:rsidRDefault="00951948" w:rsidP="00951948">
      <w:r w:rsidRPr="0021138C">
        <w:t xml:space="preserve">A </w:t>
      </w:r>
      <w:r>
        <w:t xml:space="preserve">választ </w:t>
      </w:r>
      <w:r w:rsidRPr="0021138C">
        <w:t xml:space="preserve">a </w:t>
      </w:r>
      <w:r w:rsidR="00A86CE2" w:rsidRPr="00A86CE2">
        <w:t>Get</w:t>
      </w:r>
      <w:r w:rsidR="004B3966">
        <w:t>OsszesitettAdoszamla</w:t>
      </w:r>
      <w:r w:rsidR="00A86CE2" w:rsidRPr="00A86CE2">
        <w:t>ResponseType</w:t>
      </w:r>
      <w:r w:rsidR="00A86CE2">
        <w:t xml:space="preserve"> </w:t>
      </w:r>
      <w:r w:rsidRPr="0021138C">
        <w:t xml:space="preserve">struktúrában </w:t>
      </w:r>
      <w:r>
        <w:t>adja vissza rendszer</w:t>
      </w:r>
      <w:r w:rsidRPr="0021138C">
        <w:t>.</w:t>
      </w:r>
      <w:r w:rsidR="00CF0D42">
        <w:t xml:space="preserve"> </w:t>
      </w:r>
    </w:p>
    <w:tbl>
      <w:tblPr>
        <w:tblStyle w:val="Rcsostblzat"/>
        <w:tblW w:w="0" w:type="auto"/>
        <w:shd w:val="clear" w:color="auto" w:fill="D9D9D9" w:themeFill="background1" w:themeFillShade="D9"/>
        <w:tblLook w:val="04A0" w:firstRow="1" w:lastRow="0" w:firstColumn="1" w:lastColumn="0" w:noHBand="0" w:noVBand="1"/>
      </w:tblPr>
      <w:tblGrid>
        <w:gridCol w:w="2265"/>
        <w:gridCol w:w="3164"/>
        <w:gridCol w:w="998"/>
        <w:gridCol w:w="2638"/>
      </w:tblGrid>
      <w:tr w:rsidR="00EB32FE" w14:paraId="205ED40F" w14:textId="77777777" w:rsidTr="00981924">
        <w:tc>
          <w:tcPr>
            <w:tcW w:w="2265" w:type="dxa"/>
            <w:shd w:val="clear" w:color="auto" w:fill="D9D9D9" w:themeFill="background1" w:themeFillShade="D9"/>
          </w:tcPr>
          <w:p w14:paraId="7ADAD01B" w14:textId="77777777" w:rsidR="00EB32FE" w:rsidRPr="00B30389" w:rsidRDefault="00EB32FE" w:rsidP="00981924">
            <w:pPr>
              <w:jc w:val="center"/>
              <w:rPr>
                <w:b/>
                <w:bCs/>
              </w:rPr>
            </w:pPr>
            <w:r w:rsidRPr="00B30389">
              <w:rPr>
                <w:b/>
                <w:bCs/>
              </w:rPr>
              <w:t>név</w:t>
            </w:r>
          </w:p>
        </w:tc>
        <w:tc>
          <w:tcPr>
            <w:tcW w:w="3164" w:type="dxa"/>
            <w:shd w:val="clear" w:color="auto" w:fill="D9D9D9" w:themeFill="background1" w:themeFillShade="D9"/>
          </w:tcPr>
          <w:p w14:paraId="376E9412" w14:textId="77777777" w:rsidR="00EB32FE" w:rsidRPr="00B30389" w:rsidRDefault="00EB32FE" w:rsidP="00981924">
            <w:pPr>
              <w:jc w:val="center"/>
              <w:rPr>
                <w:b/>
                <w:bCs/>
              </w:rPr>
            </w:pPr>
            <w:r w:rsidRPr="00B30389">
              <w:rPr>
                <w:b/>
                <w:bCs/>
              </w:rPr>
              <w:t>típus</w:t>
            </w:r>
          </w:p>
        </w:tc>
        <w:tc>
          <w:tcPr>
            <w:tcW w:w="998" w:type="dxa"/>
            <w:shd w:val="clear" w:color="auto" w:fill="D9D9D9" w:themeFill="background1" w:themeFillShade="D9"/>
          </w:tcPr>
          <w:p w14:paraId="28333E8C" w14:textId="77777777" w:rsidR="00EB32FE" w:rsidRPr="00B30389" w:rsidRDefault="00EB32FE" w:rsidP="00981924">
            <w:pPr>
              <w:jc w:val="center"/>
              <w:rPr>
                <w:b/>
                <w:bCs/>
              </w:rPr>
            </w:pPr>
            <w:r>
              <w:rPr>
                <w:b/>
                <w:bCs/>
              </w:rPr>
              <w:t>kötelező</w:t>
            </w:r>
          </w:p>
        </w:tc>
        <w:tc>
          <w:tcPr>
            <w:tcW w:w="2638" w:type="dxa"/>
            <w:shd w:val="clear" w:color="auto" w:fill="D9D9D9" w:themeFill="background1" w:themeFillShade="D9"/>
          </w:tcPr>
          <w:p w14:paraId="50F349B0" w14:textId="77777777" w:rsidR="00EB32FE" w:rsidRPr="00B30389" w:rsidRDefault="00EB32FE" w:rsidP="00981924">
            <w:pPr>
              <w:jc w:val="center"/>
              <w:rPr>
                <w:b/>
                <w:bCs/>
              </w:rPr>
            </w:pPr>
            <w:r w:rsidRPr="00B30389">
              <w:rPr>
                <w:b/>
                <w:bCs/>
              </w:rPr>
              <w:t>leírás</w:t>
            </w:r>
          </w:p>
        </w:tc>
      </w:tr>
      <w:tr w:rsidR="00EB32FE" w14:paraId="5B275A8E" w14:textId="77777777" w:rsidTr="00981924">
        <w:tc>
          <w:tcPr>
            <w:tcW w:w="2265" w:type="dxa"/>
            <w:shd w:val="clear" w:color="auto" w:fill="D9D9D9" w:themeFill="background1" w:themeFillShade="D9"/>
          </w:tcPr>
          <w:p w14:paraId="70FA053C" w14:textId="61D4A281" w:rsidR="00EB32FE" w:rsidRDefault="004B3966" w:rsidP="00981924">
            <w:r>
              <w:t>osszesitettAdoszamla</w:t>
            </w:r>
          </w:p>
        </w:tc>
        <w:tc>
          <w:tcPr>
            <w:tcW w:w="3164" w:type="dxa"/>
            <w:shd w:val="clear" w:color="auto" w:fill="D9D9D9" w:themeFill="background1" w:themeFillShade="D9"/>
          </w:tcPr>
          <w:p w14:paraId="42A7BB12" w14:textId="6648126A" w:rsidR="00EB32FE" w:rsidRDefault="004B3966" w:rsidP="00981924">
            <w:pPr>
              <w:jc w:val="center"/>
            </w:pPr>
            <w:r>
              <w:t>OsszesitettAdoszamla</w:t>
            </w:r>
          </w:p>
        </w:tc>
        <w:tc>
          <w:tcPr>
            <w:tcW w:w="998" w:type="dxa"/>
            <w:shd w:val="clear" w:color="auto" w:fill="D9D9D9" w:themeFill="background1" w:themeFillShade="D9"/>
          </w:tcPr>
          <w:p w14:paraId="37C06726" w14:textId="77777777" w:rsidR="00EB32FE" w:rsidRDefault="00EB32FE" w:rsidP="00981924">
            <w:pPr>
              <w:jc w:val="center"/>
            </w:pPr>
            <w:r>
              <w:t>nem</w:t>
            </w:r>
          </w:p>
        </w:tc>
        <w:tc>
          <w:tcPr>
            <w:tcW w:w="2638" w:type="dxa"/>
            <w:shd w:val="clear" w:color="auto" w:fill="D9D9D9" w:themeFill="background1" w:themeFillShade="D9"/>
          </w:tcPr>
          <w:p w14:paraId="6B41ECD3" w14:textId="541E0861" w:rsidR="00EB32FE" w:rsidRDefault="00FD7BB7" w:rsidP="00981924">
            <w:r>
              <w:t>Összesített</w:t>
            </w:r>
            <w:r w:rsidR="00EB32FE" w:rsidRPr="007D1C33">
              <w:t xml:space="preserve"> adószámla adatok</w:t>
            </w:r>
          </w:p>
        </w:tc>
      </w:tr>
      <w:tr w:rsidR="00EB32FE" w14:paraId="6865B17E" w14:textId="77777777" w:rsidTr="00981924">
        <w:tc>
          <w:tcPr>
            <w:tcW w:w="2265" w:type="dxa"/>
            <w:shd w:val="clear" w:color="auto" w:fill="D9D9D9" w:themeFill="background1" w:themeFillShade="D9"/>
          </w:tcPr>
          <w:p w14:paraId="0FC9D5D3" w14:textId="77777777" w:rsidR="00EB32FE" w:rsidRDefault="00EB32FE" w:rsidP="00981924">
            <w:r>
              <w:t>resultCode</w:t>
            </w:r>
          </w:p>
        </w:tc>
        <w:tc>
          <w:tcPr>
            <w:tcW w:w="3164" w:type="dxa"/>
            <w:shd w:val="clear" w:color="auto" w:fill="D9D9D9" w:themeFill="background1" w:themeFillShade="D9"/>
          </w:tcPr>
          <w:p w14:paraId="4D1CCA21" w14:textId="12106B47" w:rsidR="00EB32FE" w:rsidRDefault="00EB32FE" w:rsidP="00981924">
            <w:pPr>
              <w:jc w:val="center"/>
            </w:pPr>
            <w:r w:rsidRPr="00A86CE2">
              <w:t>Get</w:t>
            </w:r>
            <w:r w:rsidR="004B3966">
              <w:t>OsszesitettAdoszamla</w:t>
            </w:r>
            <w:r w:rsidRPr="003D7054">
              <w:t>Result</w:t>
            </w:r>
          </w:p>
        </w:tc>
        <w:tc>
          <w:tcPr>
            <w:tcW w:w="998" w:type="dxa"/>
            <w:shd w:val="clear" w:color="auto" w:fill="D9D9D9" w:themeFill="background1" w:themeFillShade="D9"/>
          </w:tcPr>
          <w:p w14:paraId="648342F5" w14:textId="77777777" w:rsidR="00EB32FE" w:rsidRDefault="00EB32FE" w:rsidP="00981924">
            <w:pPr>
              <w:jc w:val="center"/>
            </w:pPr>
            <w:r>
              <w:t>igen</w:t>
            </w:r>
          </w:p>
        </w:tc>
        <w:tc>
          <w:tcPr>
            <w:tcW w:w="2638" w:type="dxa"/>
            <w:shd w:val="clear" w:color="auto" w:fill="D9D9D9" w:themeFill="background1" w:themeFillShade="D9"/>
          </w:tcPr>
          <w:p w14:paraId="1AAC8B38" w14:textId="77777777" w:rsidR="00EB32FE" w:rsidRDefault="00EB32FE" w:rsidP="00981924">
            <w:r>
              <w:t>Válaszkód</w:t>
            </w:r>
          </w:p>
        </w:tc>
      </w:tr>
      <w:tr w:rsidR="00EB32FE" w14:paraId="211BD830" w14:textId="77777777" w:rsidTr="00981924">
        <w:tc>
          <w:tcPr>
            <w:tcW w:w="2265" w:type="dxa"/>
            <w:shd w:val="clear" w:color="auto" w:fill="D9D9D9" w:themeFill="background1" w:themeFillShade="D9"/>
          </w:tcPr>
          <w:p w14:paraId="205719EC" w14:textId="77777777" w:rsidR="00EB32FE" w:rsidRDefault="00EB32FE" w:rsidP="00981924">
            <w:r>
              <w:t>resultMessage</w:t>
            </w:r>
          </w:p>
        </w:tc>
        <w:tc>
          <w:tcPr>
            <w:tcW w:w="3164" w:type="dxa"/>
            <w:shd w:val="clear" w:color="auto" w:fill="D9D9D9" w:themeFill="background1" w:themeFillShade="D9"/>
          </w:tcPr>
          <w:p w14:paraId="488A42D5" w14:textId="77777777" w:rsidR="00EB32FE" w:rsidRDefault="00EB32FE" w:rsidP="00981924">
            <w:pPr>
              <w:jc w:val="center"/>
            </w:pPr>
            <w:r>
              <w:t>xs:string</w:t>
            </w:r>
          </w:p>
        </w:tc>
        <w:tc>
          <w:tcPr>
            <w:tcW w:w="998" w:type="dxa"/>
            <w:shd w:val="clear" w:color="auto" w:fill="D9D9D9" w:themeFill="background1" w:themeFillShade="D9"/>
          </w:tcPr>
          <w:p w14:paraId="7B32C5E2" w14:textId="77777777" w:rsidR="00EB32FE" w:rsidRDefault="00EB32FE" w:rsidP="00981924">
            <w:pPr>
              <w:jc w:val="center"/>
            </w:pPr>
            <w:r>
              <w:t>nem</w:t>
            </w:r>
          </w:p>
        </w:tc>
        <w:tc>
          <w:tcPr>
            <w:tcW w:w="2638" w:type="dxa"/>
            <w:shd w:val="clear" w:color="auto" w:fill="D9D9D9" w:themeFill="background1" w:themeFillShade="D9"/>
          </w:tcPr>
          <w:p w14:paraId="65DE6D81" w14:textId="77777777" w:rsidR="00EB32FE" w:rsidRDefault="00EB32FE" w:rsidP="00981924">
            <w:r>
              <w:t>Válaszüzenet</w:t>
            </w:r>
          </w:p>
        </w:tc>
      </w:tr>
    </w:tbl>
    <w:p w14:paraId="4441799C" w14:textId="77777777" w:rsidR="00EB32FE" w:rsidRDefault="00EB32FE" w:rsidP="00EB32FE"/>
    <w:p w14:paraId="343B07B1" w14:textId="3B571417" w:rsidR="00EB32FE" w:rsidRDefault="00EB32FE" w:rsidP="00EB32FE">
      <w:r>
        <w:t xml:space="preserve">Az </w:t>
      </w:r>
      <w:r w:rsidR="005B004D">
        <w:t xml:space="preserve">OsszesitettAdoszamla </w:t>
      </w:r>
      <w:r>
        <w:t>tartalma megegyezik a 6.3.1 alatt található REST struktúráéval a SOAP-nak megfelelő típusokkal (pl. double helyett xs:double).</w:t>
      </w:r>
    </w:p>
    <w:p w14:paraId="38D913D6" w14:textId="77777777" w:rsidR="00EB32FE" w:rsidRDefault="00EB32FE" w:rsidP="00951948"/>
    <w:p w14:paraId="324F89F2" w14:textId="42E8043C" w:rsidR="009D6025" w:rsidRDefault="00B521E3" w:rsidP="00951948">
      <w:r>
        <w:rPr>
          <w:noProof/>
        </w:rPr>
        <w:drawing>
          <wp:inline distT="0" distB="0" distL="0" distR="0" wp14:anchorId="59F73C46" wp14:editId="2454B9C0">
            <wp:extent cx="5762625" cy="4032885"/>
            <wp:effectExtent l="0" t="0" r="9525" b="5715"/>
            <wp:docPr id="1797785804" name="Kép 1" descr="A képen szöveg, képernyőkép, diagram,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85804" name="Kép 1" descr="A képen szöveg, képernyőkép, diagram, Párhuzamos látható&#10;&#10;Automatikusan generált leírás"/>
                    <pic:cNvPicPr/>
                  </pic:nvPicPr>
                  <pic:blipFill>
                    <a:blip r:embed="rId24"/>
                    <a:stretch>
                      <a:fillRect/>
                    </a:stretch>
                  </pic:blipFill>
                  <pic:spPr>
                    <a:xfrm>
                      <a:off x="0" y="0"/>
                      <a:ext cx="5762625" cy="4032885"/>
                    </a:xfrm>
                    <a:prstGeom prst="rect">
                      <a:avLst/>
                    </a:prstGeom>
                  </pic:spPr>
                </pic:pic>
              </a:graphicData>
            </a:graphic>
          </wp:inline>
        </w:drawing>
      </w:r>
    </w:p>
    <w:p w14:paraId="278CDC16" w14:textId="77777777" w:rsidR="002E2DC5" w:rsidRDefault="002E2DC5" w:rsidP="002E2DC5"/>
    <w:p w14:paraId="61E41101" w14:textId="77777777" w:rsidR="002E2DC5" w:rsidRDefault="002E2DC5" w:rsidP="002E2DC5">
      <w:pPr>
        <w:rPr>
          <w:b/>
          <w:bCs/>
          <w:u w:val="single"/>
        </w:rPr>
      </w:pPr>
      <w:r w:rsidRPr="00873EAF">
        <w:rPr>
          <w:b/>
          <w:bCs/>
          <w:u w:val="single"/>
        </w:rPr>
        <w:t>Válaszkódok:</w:t>
      </w:r>
      <w:r w:rsidRPr="00432177" w:rsidDel="00E50E06">
        <w:rPr>
          <w:b/>
          <w:bCs/>
          <w:u w:val="single"/>
        </w:rPr>
        <w:t xml:space="preserve"> </w:t>
      </w:r>
    </w:p>
    <w:p w14:paraId="54DFC4C7" w14:textId="2DE845E3" w:rsidR="002E2DC5" w:rsidRDefault="002E2DC5" w:rsidP="00951948">
      <w:r w:rsidRPr="00665A11">
        <w:t xml:space="preserve">A válaszkódokat a </w:t>
      </w:r>
      <w:r w:rsidRPr="00A86CE2">
        <w:t>Get</w:t>
      </w:r>
      <w:r w:rsidR="00D50CCA">
        <w:t>OsszesitettAdoszamlaResult</w:t>
      </w:r>
      <w:r>
        <w:t xml:space="preserve"> </w:t>
      </w:r>
      <w:r w:rsidRPr="00665A11">
        <w:rPr>
          <w:rFonts w:ascii="Consolas" w:eastAsiaTheme="minorEastAsia" w:hAnsi="Consolas" w:cs="Consolas"/>
          <w:sz w:val="20"/>
          <w:szCs w:val="20"/>
        </w:rPr>
        <w:t>enum tartalmazza.</w:t>
      </w:r>
      <w:r w:rsidDel="00F36A6D">
        <w:t xml:space="preserve"> </w:t>
      </w:r>
      <w:r>
        <w:t>A kódok megegyeznek a REST interfészen szereplőkkel, lásd 6.3.1.</w:t>
      </w:r>
      <w:r w:rsidDel="004F03E0">
        <w:t xml:space="preserve"> </w:t>
      </w:r>
    </w:p>
    <w:p w14:paraId="33CF85A6" w14:textId="2008AA3E" w:rsidR="003E4DCC" w:rsidRPr="003B618D" w:rsidRDefault="003E4DCC" w:rsidP="00692A0E">
      <w:pPr>
        <w:pStyle w:val="Cmsor2"/>
        <w:numPr>
          <w:ilvl w:val="2"/>
          <w:numId w:val="3"/>
        </w:numPr>
        <w:rPr>
          <w:i/>
          <w:iCs/>
          <w:sz w:val="24"/>
          <w:szCs w:val="24"/>
        </w:rPr>
      </w:pPr>
      <w:bookmarkStart w:id="1171" w:name="_Toc228879327"/>
      <w:r>
        <w:rPr>
          <w:i/>
          <w:iCs/>
          <w:sz w:val="24"/>
          <w:szCs w:val="24"/>
        </w:rPr>
        <w:t>Tételes adószámla lekérdezés művelet</w:t>
      </w:r>
      <w:bookmarkEnd w:id="1171"/>
    </w:p>
    <w:p w14:paraId="3B46F5DD" w14:textId="77777777" w:rsidR="003E4DCC" w:rsidRPr="00D4717D" w:rsidRDefault="003E4DCC" w:rsidP="003E4DCC">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3E4DCC" w14:paraId="421B61BD" w14:textId="77777777" w:rsidTr="00981924">
        <w:tc>
          <w:tcPr>
            <w:tcW w:w="1980" w:type="dxa"/>
            <w:shd w:val="clear" w:color="auto" w:fill="D9D9D9" w:themeFill="background1" w:themeFillShade="D9"/>
          </w:tcPr>
          <w:p w14:paraId="2C5300D8" w14:textId="77777777" w:rsidR="003E4DCC" w:rsidRPr="00B30389" w:rsidRDefault="003E4DCC" w:rsidP="00981924">
            <w:pPr>
              <w:rPr>
                <w:b/>
                <w:bCs/>
              </w:rPr>
            </w:pPr>
            <w:r w:rsidRPr="00B30389">
              <w:rPr>
                <w:b/>
                <w:bCs/>
              </w:rPr>
              <w:lastRenderedPageBreak/>
              <w:t>művelet</w:t>
            </w:r>
          </w:p>
        </w:tc>
        <w:tc>
          <w:tcPr>
            <w:tcW w:w="7085" w:type="dxa"/>
            <w:shd w:val="clear" w:color="auto" w:fill="D9D9D9" w:themeFill="background1" w:themeFillShade="D9"/>
          </w:tcPr>
          <w:p w14:paraId="075424FB" w14:textId="36C30018" w:rsidR="003E4DCC" w:rsidRDefault="003E4DCC" w:rsidP="00981924">
            <w:r w:rsidRPr="0098156A">
              <w:t>get</w:t>
            </w:r>
            <w:r w:rsidR="004B7E61">
              <w:t>TetelesAdoszamla</w:t>
            </w:r>
          </w:p>
        </w:tc>
      </w:tr>
      <w:tr w:rsidR="003E4DCC" w14:paraId="6A0502FE" w14:textId="77777777" w:rsidTr="00981924">
        <w:tc>
          <w:tcPr>
            <w:tcW w:w="1980" w:type="dxa"/>
            <w:shd w:val="clear" w:color="auto" w:fill="D9D9D9" w:themeFill="background1" w:themeFillShade="D9"/>
          </w:tcPr>
          <w:p w14:paraId="2F815E1D" w14:textId="77777777" w:rsidR="003E4DCC" w:rsidRPr="00B30389" w:rsidRDefault="003E4DCC" w:rsidP="00981924">
            <w:pPr>
              <w:rPr>
                <w:b/>
                <w:bCs/>
              </w:rPr>
            </w:pPr>
            <w:r w:rsidRPr="00B30389">
              <w:rPr>
                <w:b/>
                <w:bCs/>
              </w:rPr>
              <w:t>leírás</w:t>
            </w:r>
          </w:p>
        </w:tc>
        <w:tc>
          <w:tcPr>
            <w:tcW w:w="7085" w:type="dxa"/>
            <w:shd w:val="clear" w:color="auto" w:fill="D9D9D9" w:themeFill="background1" w:themeFillShade="D9"/>
          </w:tcPr>
          <w:p w14:paraId="110438D5" w14:textId="63DD9A81" w:rsidR="003E4DCC" w:rsidRPr="00D4717D" w:rsidRDefault="003E4DCC"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Tételes adószámla adatok</w:t>
            </w:r>
            <w:r w:rsidRPr="00D4717D">
              <w:rPr>
                <w:rFonts w:eastAsiaTheme="minorEastAsia"/>
                <w:color w:val="auto"/>
                <w:sz w:val="20"/>
                <w:szCs w:val="20"/>
              </w:rPr>
              <w:t xml:space="preserve"> biztosító művelet. </w:t>
            </w:r>
            <w:r>
              <w:rPr>
                <w:rFonts w:eastAsiaTheme="minorEastAsia"/>
                <w:color w:val="auto"/>
                <w:sz w:val="20"/>
                <w:szCs w:val="20"/>
              </w:rPr>
              <w:t>Visszaadja a képviselő egy képviseltjének tételes adószámla adatait.</w:t>
            </w:r>
          </w:p>
        </w:tc>
      </w:tr>
    </w:tbl>
    <w:p w14:paraId="5D50AC47" w14:textId="77777777" w:rsidR="003E4DCC" w:rsidRDefault="003E4DCC" w:rsidP="003E4DCC"/>
    <w:p w14:paraId="7AEE101B" w14:textId="77777777" w:rsidR="003E4DCC" w:rsidRDefault="003E4DCC" w:rsidP="003E4DCC">
      <w:pPr>
        <w:rPr>
          <w:b/>
          <w:bCs/>
          <w:u w:val="single"/>
        </w:rPr>
      </w:pPr>
      <w:r w:rsidRPr="00D4717D">
        <w:rPr>
          <w:b/>
          <w:bCs/>
          <w:u w:val="single"/>
        </w:rPr>
        <w:t>Bemenő paraméterek:</w:t>
      </w:r>
    </w:p>
    <w:p w14:paraId="19ECE6BA" w14:textId="77585851" w:rsidR="003E4DCC" w:rsidRPr="0021138C" w:rsidRDefault="003E4DCC" w:rsidP="003E4DCC">
      <w:r w:rsidRPr="0021138C">
        <w:t xml:space="preserve">A bemenő paramétereket a </w:t>
      </w:r>
      <w:r w:rsidRPr="007E7F6B">
        <w:t>Get</w:t>
      </w:r>
      <w:r w:rsidR="004B7E61">
        <w:t>TetelesAdoszamla</w:t>
      </w:r>
      <w:r w:rsidRPr="007E7F6B">
        <w:t>RequestType</w:t>
      </w:r>
      <w:r>
        <w:t xml:space="preserve"> </w:t>
      </w:r>
      <w:r w:rsidRPr="0021138C">
        <w:t>struktúrában ke</w:t>
      </w:r>
      <w:r>
        <w:t>l</w:t>
      </w:r>
      <w:r w:rsidRPr="0021138C">
        <w:t>l átadni.</w:t>
      </w:r>
    </w:p>
    <w:p w14:paraId="305C3E6B" w14:textId="238EC0FA" w:rsidR="003E4DCC" w:rsidRDefault="00E550D8" w:rsidP="003E4DCC">
      <w:r>
        <w:rPr>
          <w:noProof/>
        </w:rPr>
        <w:drawing>
          <wp:inline distT="0" distB="0" distL="0" distR="0" wp14:anchorId="368DFEE7" wp14:editId="55B681D7">
            <wp:extent cx="5762625" cy="3454400"/>
            <wp:effectExtent l="0" t="0" r="9525" b="0"/>
            <wp:docPr id="883137302" name="Kép 1" descr="A képen szöveg, képernyőkép, szoftver,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7302" name="Kép 1" descr="A képen szöveg, képernyőkép, szoftver, Weblap látható&#10;&#10;Automatikusan generált leírás"/>
                    <pic:cNvPicPr/>
                  </pic:nvPicPr>
                  <pic:blipFill>
                    <a:blip r:embed="rId25"/>
                    <a:stretch>
                      <a:fillRect/>
                    </a:stretch>
                  </pic:blipFill>
                  <pic:spPr>
                    <a:xfrm>
                      <a:off x="0" y="0"/>
                      <a:ext cx="5762625" cy="3454400"/>
                    </a:xfrm>
                    <a:prstGeom prst="rect">
                      <a:avLst/>
                    </a:prstGeom>
                  </pic:spPr>
                </pic:pic>
              </a:graphicData>
            </a:graphic>
          </wp:inline>
        </w:drawing>
      </w:r>
    </w:p>
    <w:p w14:paraId="5DD36855" w14:textId="418EDB1A" w:rsidR="003E4DCC" w:rsidRDefault="003E4DCC" w:rsidP="003E4DCC">
      <w:r>
        <w:t>A 7.1.1.</w:t>
      </w:r>
      <w:r w:rsidR="00EB0233">
        <w:t xml:space="preserve"> fejezet</w:t>
      </w:r>
      <w:r w:rsidR="00CF0D42">
        <w:t>ben</w:t>
      </w:r>
      <w:r w:rsidR="00EB0233">
        <w:t xml:space="preserve"> található alapparamétereken felül a következő</w:t>
      </w:r>
      <w:r w:rsidR="007A5826">
        <w:t>k</w:t>
      </w:r>
      <w:r w:rsidR="00EB0233">
        <w:t>et tartalmazza a</w:t>
      </w:r>
      <w:r>
        <w:t xml:space="preserve"> </w:t>
      </w:r>
      <w:r w:rsidR="007A5826" w:rsidRPr="00A86CE2">
        <w:t>Get</w:t>
      </w:r>
      <w:r w:rsidR="004B7E61">
        <w:t>TetelesAdoszamla</w:t>
      </w:r>
      <w:r w:rsidR="007A5826" w:rsidRPr="00A86CE2">
        <w:t>Re</w:t>
      </w:r>
      <w:r w:rsidR="007A5826">
        <w:t>quest</w:t>
      </w:r>
      <w:r w:rsidR="007A5826" w:rsidRPr="00A86CE2">
        <w:t>Type</w:t>
      </w:r>
      <w:r>
        <w:t>.</w:t>
      </w:r>
    </w:p>
    <w:tbl>
      <w:tblPr>
        <w:tblStyle w:val="Rcsostblzat"/>
        <w:tblW w:w="0" w:type="auto"/>
        <w:shd w:val="clear" w:color="auto" w:fill="D9D9D9" w:themeFill="background1" w:themeFillShade="D9"/>
        <w:tblLook w:val="04A0" w:firstRow="1" w:lastRow="0" w:firstColumn="1" w:lastColumn="0" w:noHBand="0" w:noVBand="1"/>
      </w:tblPr>
      <w:tblGrid>
        <w:gridCol w:w="1594"/>
        <w:gridCol w:w="1397"/>
        <w:gridCol w:w="1014"/>
        <w:gridCol w:w="5060"/>
      </w:tblGrid>
      <w:tr w:rsidR="007A5826" w14:paraId="3B0E5BF8" w14:textId="77777777" w:rsidTr="00981924">
        <w:tc>
          <w:tcPr>
            <w:tcW w:w="1611" w:type="dxa"/>
            <w:shd w:val="clear" w:color="auto" w:fill="D9D9D9" w:themeFill="background1" w:themeFillShade="D9"/>
          </w:tcPr>
          <w:p w14:paraId="51CE4A0C" w14:textId="77777777" w:rsidR="007A5826" w:rsidRPr="00B30389" w:rsidRDefault="007A5826" w:rsidP="00981924">
            <w:pPr>
              <w:jc w:val="center"/>
              <w:rPr>
                <w:b/>
                <w:bCs/>
              </w:rPr>
            </w:pPr>
            <w:r w:rsidRPr="00B30389">
              <w:rPr>
                <w:b/>
                <w:bCs/>
              </w:rPr>
              <w:t>név</w:t>
            </w:r>
          </w:p>
        </w:tc>
        <w:tc>
          <w:tcPr>
            <w:tcW w:w="1053" w:type="dxa"/>
            <w:shd w:val="clear" w:color="auto" w:fill="D9D9D9" w:themeFill="background1" w:themeFillShade="D9"/>
          </w:tcPr>
          <w:p w14:paraId="71FB93E2" w14:textId="77777777" w:rsidR="007A5826" w:rsidRPr="00B30389" w:rsidRDefault="007A5826" w:rsidP="00981924">
            <w:pPr>
              <w:jc w:val="center"/>
              <w:rPr>
                <w:b/>
                <w:bCs/>
              </w:rPr>
            </w:pPr>
            <w:r w:rsidRPr="00B30389">
              <w:rPr>
                <w:b/>
                <w:bCs/>
              </w:rPr>
              <w:t>típus</w:t>
            </w:r>
          </w:p>
        </w:tc>
        <w:tc>
          <w:tcPr>
            <w:tcW w:w="1017" w:type="dxa"/>
            <w:shd w:val="clear" w:color="auto" w:fill="D9D9D9" w:themeFill="background1" w:themeFillShade="D9"/>
          </w:tcPr>
          <w:p w14:paraId="5B654A06" w14:textId="77777777" w:rsidR="007A5826" w:rsidRPr="00B30389" w:rsidRDefault="007A5826" w:rsidP="00981924">
            <w:pPr>
              <w:jc w:val="center"/>
              <w:rPr>
                <w:b/>
                <w:bCs/>
              </w:rPr>
            </w:pPr>
            <w:r>
              <w:rPr>
                <w:b/>
                <w:bCs/>
              </w:rPr>
              <w:t>kötelező</w:t>
            </w:r>
          </w:p>
        </w:tc>
        <w:tc>
          <w:tcPr>
            <w:tcW w:w="5384" w:type="dxa"/>
            <w:shd w:val="clear" w:color="auto" w:fill="D9D9D9" w:themeFill="background1" w:themeFillShade="D9"/>
          </w:tcPr>
          <w:p w14:paraId="57D5AB02" w14:textId="77777777" w:rsidR="007A5826" w:rsidRPr="00B30389" w:rsidRDefault="007A5826" w:rsidP="00981924">
            <w:pPr>
              <w:jc w:val="center"/>
              <w:rPr>
                <w:b/>
                <w:bCs/>
              </w:rPr>
            </w:pPr>
            <w:r w:rsidRPr="00B30389">
              <w:rPr>
                <w:b/>
                <w:bCs/>
              </w:rPr>
              <w:t>leírás</w:t>
            </w:r>
          </w:p>
        </w:tc>
      </w:tr>
      <w:tr w:rsidR="007A5826" w14:paraId="4662994F" w14:textId="77777777" w:rsidTr="00981924">
        <w:tc>
          <w:tcPr>
            <w:tcW w:w="1611" w:type="dxa"/>
            <w:shd w:val="clear" w:color="auto" w:fill="D9D9D9" w:themeFill="background1" w:themeFillShade="D9"/>
          </w:tcPr>
          <w:p w14:paraId="30EB16AE" w14:textId="507739E5" w:rsidR="007A5826" w:rsidRDefault="000B4492" w:rsidP="00981924">
            <w:r>
              <w:t>idoszakVege</w:t>
            </w:r>
          </w:p>
        </w:tc>
        <w:tc>
          <w:tcPr>
            <w:tcW w:w="1053" w:type="dxa"/>
            <w:shd w:val="clear" w:color="auto" w:fill="D9D9D9" w:themeFill="background1" w:themeFillShade="D9"/>
          </w:tcPr>
          <w:p w14:paraId="45D1E608" w14:textId="02D1907A" w:rsidR="007A5826" w:rsidRDefault="007A5826" w:rsidP="00981924">
            <w:pPr>
              <w:jc w:val="center"/>
            </w:pPr>
            <w:r>
              <w:t>xs:date</w:t>
            </w:r>
          </w:p>
        </w:tc>
        <w:tc>
          <w:tcPr>
            <w:tcW w:w="1017" w:type="dxa"/>
            <w:shd w:val="clear" w:color="auto" w:fill="D9D9D9" w:themeFill="background1" w:themeFillShade="D9"/>
          </w:tcPr>
          <w:p w14:paraId="20728C10" w14:textId="3EB9E559" w:rsidR="007A5826" w:rsidRDefault="007A5826" w:rsidP="00981924">
            <w:pPr>
              <w:jc w:val="center"/>
            </w:pPr>
            <w:r>
              <w:t>igen</w:t>
            </w:r>
          </w:p>
        </w:tc>
        <w:tc>
          <w:tcPr>
            <w:tcW w:w="5384" w:type="dxa"/>
            <w:shd w:val="clear" w:color="auto" w:fill="D9D9D9" w:themeFill="background1" w:themeFillShade="D9"/>
          </w:tcPr>
          <w:p w14:paraId="7A4F1196" w14:textId="5EE27E5B" w:rsidR="007A5826" w:rsidRDefault="007A5826" w:rsidP="00981924">
            <w:pPr>
              <w:jc w:val="both"/>
            </w:pPr>
            <w:r w:rsidRPr="007A5826">
              <w:t>Időszak vége</w:t>
            </w:r>
            <w:r>
              <w:t>.</w:t>
            </w:r>
          </w:p>
        </w:tc>
      </w:tr>
      <w:tr w:rsidR="007A5826" w14:paraId="77C5775E" w14:textId="77777777" w:rsidTr="00981924">
        <w:tc>
          <w:tcPr>
            <w:tcW w:w="1611" w:type="dxa"/>
            <w:shd w:val="clear" w:color="auto" w:fill="D9D9D9" w:themeFill="background1" w:themeFillShade="D9"/>
          </w:tcPr>
          <w:p w14:paraId="49E87D34" w14:textId="6683A27C" w:rsidR="007A5826" w:rsidRPr="007A5826" w:rsidRDefault="000B4492" w:rsidP="00981924">
            <w:r>
              <w:t>tetelTipus</w:t>
            </w:r>
          </w:p>
        </w:tc>
        <w:tc>
          <w:tcPr>
            <w:tcW w:w="1053" w:type="dxa"/>
            <w:shd w:val="clear" w:color="auto" w:fill="D9D9D9" w:themeFill="background1" w:themeFillShade="D9"/>
          </w:tcPr>
          <w:p w14:paraId="77180782" w14:textId="5D7BEE3A" w:rsidR="007A5826" w:rsidRDefault="00EA1199" w:rsidP="00981924">
            <w:pPr>
              <w:jc w:val="center"/>
            </w:pPr>
            <w:r>
              <w:t>TetelTipus</w:t>
            </w:r>
            <w:r w:rsidR="000570C0">
              <w:t xml:space="preserve"> (enum)</w:t>
            </w:r>
          </w:p>
        </w:tc>
        <w:tc>
          <w:tcPr>
            <w:tcW w:w="1017" w:type="dxa"/>
            <w:shd w:val="clear" w:color="auto" w:fill="D9D9D9" w:themeFill="background1" w:themeFillShade="D9"/>
          </w:tcPr>
          <w:p w14:paraId="6FE4FB56" w14:textId="534F47C6" w:rsidR="007A5826" w:rsidRDefault="007A5826" w:rsidP="00981924">
            <w:pPr>
              <w:jc w:val="center"/>
            </w:pPr>
            <w:r>
              <w:t>igen</w:t>
            </w:r>
          </w:p>
        </w:tc>
        <w:tc>
          <w:tcPr>
            <w:tcW w:w="5384" w:type="dxa"/>
            <w:shd w:val="clear" w:color="auto" w:fill="D9D9D9" w:themeFill="background1" w:themeFillShade="D9"/>
          </w:tcPr>
          <w:p w14:paraId="7CA0F167" w14:textId="77777777" w:rsidR="007A5826" w:rsidRDefault="007A5826" w:rsidP="00981924">
            <w:pPr>
              <w:jc w:val="both"/>
            </w:pPr>
            <w:r w:rsidRPr="007A5826">
              <w:t>Tétel típusa</w:t>
            </w:r>
          </w:p>
          <w:p w14:paraId="78C2384D" w14:textId="2CADE546" w:rsidR="000570C0" w:rsidRPr="000570C0" w:rsidRDefault="008465AA" w:rsidP="000570C0">
            <w:pPr>
              <w:jc w:val="both"/>
            </w:pPr>
            <w:r>
              <w:t>KONYVELT</w:t>
            </w:r>
            <w:r w:rsidR="000570C0">
              <w:t xml:space="preserve">: </w:t>
            </w:r>
            <w:r w:rsidR="000570C0" w:rsidRPr="000570C0">
              <w:t xml:space="preserve">Csak a már könyvelt tételek. </w:t>
            </w:r>
          </w:p>
          <w:p w14:paraId="3E8B0ED9" w14:textId="26C8A2C6" w:rsidR="000570C0" w:rsidRPr="007A5826" w:rsidRDefault="008465AA" w:rsidP="00981924">
            <w:pPr>
              <w:jc w:val="both"/>
            </w:pPr>
            <w:r w:rsidRPr="008465AA">
              <w:t>KONYVELT_ES_KONYVELESRE_VARO</w:t>
            </w:r>
            <w:r w:rsidR="000570C0">
              <w:t xml:space="preserve">: </w:t>
            </w:r>
            <w:r w:rsidR="000570C0" w:rsidRPr="000570C0">
              <w:t>A könyvelt és a könyvelésre váró tételek is.</w:t>
            </w:r>
          </w:p>
        </w:tc>
      </w:tr>
      <w:tr w:rsidR="007A5826" w14:paraId="766C8666" w14:textId="77777777" w:rsidTr="00981924">
        <w:tc>
          <w:tcPr>
            <w:tcW w:w="1611" w:type="dxa"/>
            <w:shd w:val="clear" w:color="auto" w:fill="D9D9D9" w:themeFill="background1" w:themeFillShade="D9"/>
          </w:tcPr>
          <w:p w14:paraId="33E739A6" w14:textId="394C3D08" w:rsidR="007A5826" w:rsidRPr="007A5826" w:rsidRDefault="000B4492" w:rsidP="00981924">
            <w:r>
              <w:t>adonemKodok</w:t>
            </w:r>
          </w:p>
        </w:tc>
        <w:tc>
          <w:tcPr>
            <w:tcW w:w="1053" w:type="dxa"/>
            <w:shd w:val="clear" w:color="auto" w:fill="D9D9D9" w:themeFill="background1" w:themeFillShade="D9"/>
          </w:tcPr>
          <w:p w14:paraId="489B6BD9" w14:textId="0222D9F0" w:rsidR="007A5826" w:rsidRDefault="000B4492" w:rsidP="00981924">
            <w:pPr>
              <w:jc w:val="center"/>
            </w:pPr>
            <w:r>
              <w:t>Adonem</w:t>
            </w:r>
            <w:r w:rsidR="0077560E">
              <w:t>Base</w:t>
            </w:r>
          </w:p>
        </w:tc>
        <w:tc>
          <w:tcPr>
            <w:tcW w:w="1017" w:type="dxa"/>
            <w:shd w:val="clear" w:color="auto" w:fill="D9D9D9" w:themeFill="background1" w:themeFillShade="D9"/>
          </w:tcPr>
          <w:p w14:paraId="0D8535CF" w14:textId="25D71866" w:rsidR="007A5826" w:rsidRDefault="007A5826" w:rsidP="00981924">
            <w:pPr>
              <w:jc w:val="center"/>
            </w:pPr>
            <w:r>
              <w:t>nem</w:t>
            </w:r>
          </w:p>
        </w:tc>
        <w:tc>
          <w:tcPr>
            <w:tcW w:w="5384" w:type="dxa"/>
            <w:shd w:val="clear" w:color="auto" w:fill="D9D9D9" w:themeFill="background1" w:themeFillShade="D9"/>
          </w:tcPr>
          <w:p w14:paraId="4A6DEEBC" w14:textId="3596F5D5" w:rsidR="007A5826" w:rsidRPr="007A5826" w:rsidRDefault="007A5826" w:rsidP="00981924">
            <w:pPr>
              <w:jc w:val="both"/>
            </w:pPr>
            <w:r w:rsidRPr="007A5826">
              <w:t>Adónem kód, aminek tételei megjelenjenek a válaszban</w:t>
            </w:r>
          </w:p>
        </w:tc>
      </w:tr>
    </w:tbl>
    <w:p w14:paraId="18FD8B1B" w14:textId="77777777" w:rsidR="007A5826" w:rsidRDefault="007A5826" w:rsidP="003E4DCC"/>
    <w:p w14:paraId="7C64CAB1" w14:textId="405F8618" w:rsidR="0077560E" w:rsidRDefault="0077560E" w:rsidP="003E4DCC">
      <w:r>
        <w:t xml:space="preserve">A </w:t>
      </w:r>
      <w:r w:rsidR="009A30C2">
        <w:t>Adonem</w:t>
      </w:r>
      <w:r>
        <w:t>Base paraméterei:</w:t>
      </w:r>
    </w:p>
    <w:tbl>
      <w:tblPr>
        <w:tblStyle w:val="Rcsostblzat"/>
        <w:tblW w:w="0" w:type="auto"/>
        <w:shd w:val="clear" w:color="auto" w:fill="D9D9D9" w:themeFill="background1" w:themeFillShade="D9"/>
        <w:tblLook w:val="04A0" w:firstRow="1" w:lastRow="0" w:firstColumn="1" w:lastColumn="0" w:noHBand="0" w:noVBand="1"/>
      </w:tblPr>
      <w:tblGrid>
        <w:gridCol w:w="1593"/>
        <w:gridCol w:w="1377"/>
        <w:gridCol w:w="1015"/>
        <w:gridCol w:w="5080"/>
      </w:tblGrid>
      <w:tr w:rsidR="0077560E" w14:paraId="7FBB82A1" w14:textId="77777777" w:rsidTr="0077560E">
        <w:tc>
          <w:tcPr>
            <w:tcW w:w="1593" w:type="dxa"/>
            <w:shd w:val="clear" w:color="auto" w:fill="D9D9D9" w:themeFill="background1" w:themeFillShade="D9"/>
          </w:tcPr>
          <w:p w14:paraId="5DAAD1FD" w14:textId="77777777" w:rsidR="0077560E" w:rsidRPr="00B30389" w:rsidRDefault="0077560E" w:rsidP="00981924">
            <w:pPr>
              <w:jc w:val="center"/>
              <w:rPr>
                <w:b/>
                <w:bCs/>
              </w:rPr>
            </w:pPr>
            <w:r w:rsidRPr="00B30389">
              <w:rPr>
                <w:b/>
                <w:bCs/>
              </w:rPr>
              <w:t>név</w:t>
            </w:r>
          </w:p>
        </w:tc>
        <w:tc>
          <w:tcPr>
            <w:tcW w:w="1377" w:type="dxa"/>
            <w:shd w:val="clear" w:color="auto" w:fill="D9D9D9" w:themeFill="background1" w:themeFillShade="D9"/>
          </w:tcPr>
          <w:p w14:paraId="7D46CF9E" w14:textId="77777777" w:rsidR="0077560E" w:rsidRPr="00B30389" w:rsidRDefault="0077560E" w:rsidP="00981924">
            <w:pPr>
              <w:jc w:val="center"/>
              <w:rPr>
                <w:b/>
                <w:bCs/>
              </w:rPr>
            </w:pPr>
            <w:r w:rsidRPr="00B30389">
              <w:rPr>
                <w:b/>
                <w:bCs/>
              </w:rPr>
              <w:t>típus</w:t>
            </w:r>
          </w:p>
        </w:tc>
        <w:tc>
          <w:tcPr>
            <w:tcW w:w="1015" w:type="dxa"/>
            <w:shd w:val="clear" w:color="auto" w:fill="D9D9D9" w:themeFill="background1" w:themeFillShade="D9"/>
          </w:tcPr>
          <w:p w14:paraId="2097D224" w14:textId="77777777" w:rsidR="0077560E" w:rsidRPr="00B30389" w:rsidRDefault="0077560E" w:rsidP="00981924">
            <w:pPr>
              <w:jc w:val="center"/>
              <w:rPr>
                <w:b/>
                <w:bCs/>
              </w:rPr>
            </w:pPr>
            <w:r>
              <w:rPr>
                <w:b/>
                <w:bCs/>
              </w:rPr>
              <w:t>kötelező</w:t>
            </w:r>
          </w:p>
        </w:tc>
        <w:tc>
          <w:tcPr>
            <w:tcW w:w="5080" w:type="dxa"/>
            <w:shd w:val="clear" w:color="auto" w:fill="D9D9D9" w:themeFill="background1" w:themeFillShade="D9"/>
          </w:tcPr>
          <w:p w14:paraId="7B657EB9" w14:textId="77777777" w:rsidR="0077560E" w:rsidRPr="00B30389" w:rsidRDefault="0077560E" w:rsidP="00981924">
            <w:pPr>
              <w:jc w:val="center"/>
              <w:rPr>
                <w:b/>
                <w:bCs/>
              </w:rPr>
            </w:pPr>
            <w:r w:rsidRPr="00B30389">
              <w:rPr>
                <w:b/>
                <w:bCs/>
              </w:rPr>
              <w:t>leírás</w:t>
            </w:r>
          </w:p>
        </w:tc>
      </w:tr>
      <w:tr w:rsidR="0077560E" w14:paraId="4B9B4121" w14:textId="77777777" w:rsidTr="0077560E">
        <w:tc>
          <w:tcPr>
            <w:tcW w:w="1593" w:type="dxa"/>
            <w:shd w:val="clear" w:color="auto" w:fill="D9D9D9" w:themeFill="background1" w:themeFillShade="D9"/>
          </w:tcPr>
          <w:p w14:paraId="578F4B67" w14:textId="4C95B724" w:rsidR="0077560E" w:rsidRDefault="009A30C2" w:rsidP="00981924">
            <w:r>
              <w:t>adonemKodok</w:t>
            </w:r>
          </w:p>
        </w:tc>
        <w:tc>
          <w:tcPr>
            <w:tcW w:w="1377" w:type="dxa"/>
            <w:shd w:val="clear" w:color="auto" w:fill="D9D9D9" w:themeFill="background1" w:themeFillShade="D9"/>
          </w:tcPr>
          <w:p w14:paraId="2F4CA46E" w14:textId="7071E3A4" w:rsidR="0077560E" w:rsidRDefault="0077560E" w:rsidP="00981924">
            <w:pPr>
              <w:jc w:val="center"/>
            </w:pPr>
            <w:r>
              <w:t>xs:string</w:t>
            </w:r>
          </w:p>
        </w:tc>
        <w:tc>
          <w:tcPr>
            <w:tcW w:w="1015" w:type="dxa"/>
            <w:shd w:val="clear" w:color="auto" w:fill="D9D9D9" w:themeFill="background1" w:themeFillShade="D9"/>
          </w:tcPr>
          <w:p w14:paraId="2A4CED06" w14:textId="77777777" w:rsidR="0077560E" w:rsidRDefault="0077560E" w:rsidP="00981924">
            <w:pPr>
              <w:jc w:val="center"/>
            </w:pPr>
            <w:r>
              <w:t>igen</w:t>
            </w:r>
          </w:p>
        </w:tc>
        <w:tc>
          <w:tcPr>
            <w:tcW w:w="5080" w:type="dxa"/>
            <w:shd w:val="clear" w:color="auto" w:fill="D9D9D9" w:themeFill="background1" w:themeFillShade="D9"/>
          </w:tcPr>
          <w:p w14:paraId="642DC995" w14:textId="589DDEB0" w:rsidR="0077560E" w:rsidRDefault="0077560E" w:rsidP="00981924">
            <w:pPr>
              <w:jc w:val="both"/>
            </w:pPr>
            <w:r>
              <w:t>Adónem kód</w:t>
            </w:r>
            <w:r w:rsidR="009A30C2">
              <w:t>ok</w:t>
            </w:r>
          </w:p>
        </w:tc>
      </w:tr>
    </w:tbl>
    <w:p w14:paraId="1113BA3D" w14:textId="77777777" w:rsidR="0077560E" w:rsidRDefault="0077560E" w:rsidP="003E4DCC"/>
    <w:p w14:paraId="12568070" w14:textId="77777777" w:rsidR="003E4DCC" w:rsidRDefault="003E4DCC" w:rsidP="003E4DCC">
      <w:pPr>
        <w:rPr>
          <w:b/>
          <w:bCs/>
          <w:u w:val="single"/>
        </w:rPr>
      </w:pPr>
      <w:r w:rsidRPr="007523CD">
        <w:rPr>
          <w:b/>
          <w:bCs/>
          <w:u w:val="single"/>
        </w:rPr>
        <w:t>Válasz:</w:t>
      </w:r>
    </w:p>
    <w:p w14:paraId="1B8A1052" w14:textId="33FAF64F" w:rsidR="003E4DCC" w:rsidRDefault="003E4DCC" w:rsidP="003E4DCC">
      <w:r w:rsidRPr="0021138C">
        <w:t xml:space="preserve">A </w:t>
      </w:r>
      <w:r>
        <w:t xml:space="preserve">választ </w:t>
      </w:r>
      <w:r w:rsidRPr="0021138C">
        <w:t xml:space="preserve">a </w:t>
      </w:r>
      <w:r w:rsidRPr="00A86CE2">
        <w:t>Get</w:t>
      </w:r>
      <w:r w:rsidR="004B7E61">
        <w:t>TetelesAdoszamla</w:t>
      </w:r>
      <w:r w:rsidRPr="00A86CE2">
        <w:t>ResponseType</w:t>
      </w:r>
      <w:r>
        <w:t xml:space="preserve"> </w:t>
      </w:r>
      <w:r w:rsidRPr="0021138C">
        <w:t xml:space="preserve">struktúrában </w:t>
      </w:r>
      <w:r>
        <w:t>adja vissza rendszer</w:t>
      </w:r>
      <w:r w:rsidRPr="0021138C">
        <w:t>.</w:t>
      </w:r>
    </w:p>
    <w:tbl>
      <w:tblPr>
        <w:tblStyle w:val="Rcsostblzat"/>
        <w:tblW w:w="0" w:type="auto"/>
        <w:shd w:val="clear" w:color="auto" w:fill="D9D9D9" w:themeFill="background1" w:themeFillShade="D9"/>
        <w:tblLook w:val="04A0" w:firstRow="1" w:lastRow="0" w:firstColumn="1" w:lastColumn="0" w:noHBand="0" w:noVBand="1"/>
      </w:tblPr>
      <w:tblGrid>
        <w:gridCol w:w="2265"/>
        <w:gridCol w:w="3164"/>
        <w:gridCol w:w="998"/>
        <w:gridCol w:w="2638"/>
      </w:tblGrid>
      <w:tr w:rsidR="00EB32FE" w14:paraId="35C440A3" w14:textId="77777777" w:rsidTr="00981924">
        <w:tc>
          <w:tcPr>
            <w:tcW w:w="2265" w:type="dxa"/>
            <w:shd w:val="clear" w:color="auto" w:fill="D9D9D9" w:themeFill="background1" w:themeFillShade="D9"/>
          </w:tcPr>
          <w:p w14:paraId="04292F83" w14:textId="77777777" w:rsidR="00EB32FE" w:rsidRPr="00B30389" w:rsidRDefault="00EB32FE" w:rsidP="00981924">
            <w:pPr>
              <w:jc w:val="center"/>
              <w:rPr>
                <w:b/>
                <w:bCs/>
              </w:rPr>
            </w:pPr>
            <w:r w:rsidRPr="00B30389">
              <w:rPr>
                <w:b/>
                <w:bCs/>
              </w:rPr>
              <w:lastRenderedPageBreak/>
              <w:t>név</w:t>
            </w:r>
          </w:p>
        </w:tc>
        <w:tc>
          <w:tcPr>
            <w:tcW w:w="3164" w:type="dxa"/>
            <w:shd w:val="clear" w:color="auto" w:fill="D9D9D9" w:themeFill="background1" w:themeFillShade="D9"/>
          </w:tcPr>
          <w:p w14:paraId="3B1075A1" w14:textId="77777777" w:rsidR="00EB32FE" w:rsidRPr="00B30389" w:rsidRDefault="00EB32FE" w:rsidP="00981924">
            <w:pPr>
              <w:jc w:val="center"/>
              <w:rPr>
                <w:b/>
                <w:bCs/>
              </w:rPr>
            </w:pPr>
            <w:r w:rsidRPr="00B30389">
              <w:rPr>
                <w:b/>
                <w:bCs/>
              </w:rPr>
              <w:t>típus</w:t>
            </w:r>
          </w:p>
        </w:tc>
        <w:tc>
          <w:tcPr>
            <w:tcW w:w="998" w:type="dxa"/>
            <w:shd w:val="clear" w:color="auto" w:fill="D9D9D9" w:themeFill="background1" w:themeFillShade="D9"/>
          </w:tcPr>
          <w:p w14:paraId="017D6E72" w14:textId="77777777" w:rsidR="00EB32FE" w:rsidRPr="00B30389" w:rsidRDefault="00EB32FE" w:rsidP="00981924">
            <w:pPr>
              <w:jc w:val="center"/>
              <w:rPr>
                <w:b/>
                <w:bCs/>
              </w:rPr>
            </w:pPr>
            <w:r>
              <w:rPr>
                <w:b/>
                <w:bCs/>
              </w:rPr>
              <w:t>kötelező</w:t>
            </w:r>
          </w:p>
        </w:tc>
        <w:tc>
          <w:tcPr>
            <w:tcW w:w="2638" w:type="dxa"/>
            <w:shd w:val="clear" w:color="auto" w:fill="D9D9D9" w:themeFill="background1" w:themeFillShade="D9"/>
          </w:tcPr>
          <w:p w14:paraId="4402AD6E" w14:textId="77777777" w:rsidR="00EB32FE" w:rsidRPr="00B30389" w:rsidRDefault="00EB32FE" w:rsidP="00981924">
            <w:pPr>
              <w:jc w:val="center"/>
              <w:rPr>
                <w:b/>
                <w:bCs/>
              </w:rPr>
            </w:pPr>
            <w:r w:rsidRPr="00B30389">
              <w:rPr>
                <w:b/>
                <w:bCs/>
              </w:rPr>
              <w:t>leírás</w:t>
            </w:r>
          </w:p>
        </w:tc>
      </w:tr>
      <w:tr w:rsidR="00EB32FE" w14:paraId="57E2BFFA" w14:textId="77777777" w:rsidTr="00981924">
        <w:tc>
          <w:tcPr>
            <w:tcW w:w="2265" w:type="dxa"/>
            <w:shd w:val="clear" w:color="auto" w:fill="D9D9D9" w:themeFill="background1" w:themeFillShade="D9"/>
          </w:tcPr>
          <w:p w14:paraId="44F06CD4" w14:textId="5E0FB048" w:rsidR="00EB32FE" w:rsidRDefault="004B7E61" w:rsidP="00981924">
            <w:r>
              <w:t>tetelesAdoszamla</w:t>
            </w:r>
          </w:p>
        </w:tc>
        <w:tc>
          <w:tcPr>
            <w:tcW w:w="3164" w:type="dxa"/>
            <w:shd w:val="clear" w:color="auto" w:fill="D9D9D9" w:themeFill="background1" w:themeFillShade="D9"/>
          </w:tcPr>
          <w:p w14:paraId="568BE305" w14:textId="322BB072" w:rsidR="00EB32FE" w:rsidRDefault="004B7E61" w:rsidP="00981924">
            <w:pPr>
              <w:jc w:val="center"/>
            </w:pPr>
            <w:r>
              <w:t>TetelesAdoszamla</w:t>
            </w:r>
          </w:p>
        </w:tc>
        <w:tc>
          <w:tcPr>
            <w:tcW w:w="998" w:type="dxa"/>
            <w:shd w:val="clear" w:color="auto" w:fill="D9D9D9" w:themeFill="background1" w:themeFillShade="D9"/>
          </w:tcPr>
          <w:p w14:paraId="4F912722" w14:textId="77777777" w:rsidR="00EB32FE" w:rsidRDefault="00EB32FE" w:rsidP="00981924">
            <w:pPr>
              <w:jc w:val="center"/>
            </w:pPr>
            <w:r>
              <w:t>nem</w:t>
            </w:r>
          </w:p>
        </w:tc>
        <w:tc>
          <w:tcPr>
            <w:tcW w:w="2638" w:type="dxa"/>
            <w:shd w:val="clear" w:color="auto" w:fill="D9D9D9" w:themeFill="background1" w:themeFillShade="D9"/>
          </w:tcPr>
          <w:p w14:paraId="0E9727E9" w14:textId="77777777" w:rsidR="00EB32FE" w:rsidRDefault="00EB32FE" w:rsidP="00981924">
            <w:r>
              <w:t>Tételes</w:t>
            </w:r>
            <w:r w:rsidRPr="007D1C33">
              <w:t xml:space="preserve"> adószámla adatok</w:t>
            </w:r>
          </w:p>
        </w:tc>
      </w:tr>
      <w:tr w:rsidR="00EB32FE" w14:paraId="5759081E" w14:textId="77777777" w:rsidTr="00981924">
        <w:tc>
          <w:tcPr>
            <w:tcW w:w="2265" w:type="dxa"/>
            <w:shd w:val="clear" w:color="auto" w:fill="D9D9D9" w:themeFill="background1" w:themeFillShade="D9"/>
          </w:tcPr>
          <w:p w14:paraId="30EBCBB6" w14:textId="77777777" w:rsidR="00EB32FE" w:rsidRDefault="00EB32FE" w:rsidP="00981924">
            <w:r>
              <w:t>resultCode</w:t>
            </w:r>
          </w:p>
        </w:tc>
        <w:tc>
          <w:tcPr>
            <w:tcW w:w="3164" w:type="dxa"/>
            <w:shd w:val="clear" w:color="auto" w:fill="D9D9D9" w:themeFill="background1" w:themeFillShade="D9"/>
          </w:tcPr>
          <w:p w14:paraId="60F2E28D" w14:textId="38D41A6A" w:rsidR="00EB32FE" w:rsidRDefault="00EB32FE" w:rsidP="00981924">
            <w:pPr>
              <w:jc w:val="center"/>
            </w:pPr>
            <w:r w:rsidRPr="00A86CE2">
              <w:t>Get</w:t>
            </w:r>
            <w:r w:rsidR="004B7E61">
              <w:t>TetelesAdoszamla</w:t>
            </w:r>
            <w:r w:rsidRPr="003D7054">
              <w:t>Result</w:t>
            </w:r>
          </w:p>
        </w:tc>
        <w:tc>
          <w:tcPr>
            <w:tcW w:w="998" w:type="dxa"/>
            <w:shd w:val="clear" w:color="auto" w:fill="D9D9D9" w:themeFill="background1" w:themeFillShade="D9"/>
          </w:tcPr>
          <w:p w14:paraId="60EA2877" w14:textId="77777777" w:rsidR="00EB32FE" w:rsidRDefault="00EB32FE" w:rsidP="00981924">
            <w:pPr>
              <w:jc w:val="center"/>
            </w:pPr>
            <w:r>
              <w:t>igen</w:t>
            </w:r>
          </w:p>
        </w:tc>
        <w:tc>
          <w:tcPr>
            <w:tcW w:w="2638" w:type="dxa"/>
            <w:shd w:val="clear" w:color="auto" w:fill="D9D9D9" w:themeFill="background1" w:themeFillShade="D9"/>
          </w:tcPr>
          <w:p w14:paraId="121F56FE" w14:textId="77777777" w:rsidR="00EB32FE" w:rsidRDefault="00EB32FE" w:rsidP="00981924">
            <w:r>
              <w:t>Válaszkód</w:t>
            </w:r>
          </w:p>
        </w:tc>
      </w:tr>
      <w:tr w:rsidR="00EB32FE" w14:paraId="127FCACE" w14:textId="77777777" w:rsidTr="00981924">
        <w:tc>
          <w:tcPr>
            <w:tcW w:w="2265" w:type="dxa"/>
            <w:shd w:val="clear" w:color="auto" w:fill="D9D9D9" w:themeFill="background1" w:themeFillShade="D9"/>
          </w:tcPr>
          <w:p w14:paraId="0D99496F" w14:textId="77777777" w:rsidR="00EB32FE" w:rsidRDefault="00EB32FE" w:rsidP="00981924">
            <w:r>
              <w:t>resultMessage</w:t>
            </w:r>
          </w:p>
        </w:tc>
        <w:tc>
          <w:tcPr>
            <w:tcW w:w="3164" w:type="dxa"/>
            <w:shd w:val="clear" w:color="auto" w:fill="D9D9D9" w:themeFill="background1" w:themeFillShade="D9"/>
          </w:tcPr>
          <w:p w14:paraId="4CA2D554" w14:textId="77777777" w:rsidR="00EB32FE" w:rsidRDefault="00EB32FE" w:rsidP="00981924">
            <w:pPr>
              <w:jc w:val="center"/>
            </w:pPr>
            <w:r>
              <w:t>xs:string</w:t>
            </w:r>
          </w:p>
        </w:tc>
        <w:tc>
          <w:tcPr>
            <w:tcW w:w="998" w:type="dxa"/>
            <w:shd w:val="clear" w:color="auto" w:fill="D9D9D9" w:themeFill="background1" w:themeFillShade="D9"/>
          </w:tcPr>
          <w:p w14:paraId="1DDEE596" w14:textId="77777777" w:rsidR="00EB32FE" w:rsidRDefault="00EB32FE" w:rsidP="00981924">
            <w:pPr>
              <w:jc w:val="center"/>
            </w:pPr>
            <w:r>
              <w:t>nem</w:t>
            </w:r>
          </w:p>
        </w:tc>
        <w:tc>
          <w:tcPr>
            <w:tcW w:w="2638" w:type="dxa"/>
            <w:shd w:val="clear" w:color="auto" w:fill="D9D9D9" w:themeFill="background1" w:themeFillShade="D9"/>
          </w:tcPr>
          <w:p w14:paraId="0B1A7ED1" w14:textId="77777777" w:rsidR="00EB32FE" w:rsidRDefault="00EB32FE" w:rsidP="00981924">
            <w:r>
              <w:t>Válaszüzenet</w:t>
            </w:r>
          </w:p>
        </w:tc>
      </w:tr>
    </w:tbl>
    <w:p w14:paraId="4B940120" w14:textId="77777777" w:rsidR="00EB32FE" w:rsidRDefault="00EB32FE" w:rsidP="00EB32FE"/>
    <w:p w14:paraId="07FBFCA0" w14:textId="6D2E8EC6" w:rsidR="00EB32FE" w:rsidRDefault="00EB32FE" w:rsidP="00EB32FE">
      <w:r>
        <w:t xml:space="preserve">A </w:t>
      </w:r>
      <w:r w:rsidR="004B7E61">
        <w:t xml:space="preserve">TetelesAdoszamla </w:t>
      </w:r>
      <w:r>
        <w:t>tartalma megegyezik a 6.3.2 alatt található REST struktúráéval a SOAP-nak megfelelő típusokkal (pl. double helyett xs:double).</w:t>
      </w:r>
    </w:p>
    <w:p w14:paraId="1FE08A5F" w14:textId="77777777" w:rsidR="00EB32FE" w:rsidRPr="000D0C5F" w:rsidRDefault="00EB32FE" w:rsidP="003E4DCC"/>
    <w:p w14:paraId="54E36CBE" w14:textId="77777777" w:rsidR="003E4DCC" w:rsidRPr="000D0C5F" w:rsidRDefault="003E4DCC" w:rsidP="00951948"/>
    <w:p w14:paraId="2AFCCDDF" w14:textId="00B7BB27" w:rsidR="00951948" w:rsidRDefault="00401C5A" w:rsidP="00951948">
      <w:r w:rsidRPr="00401C5A">
        <w:rPr>
          <w:noProof/>
        </w:rPr>
        <w:t xml:space="preserve"> </w:t>
      </w:r>
      <w:r w:rsidR="00115BC3">
        <w:rPr>
          <w:noProof/>
        </w:rPr>
        <w:drawing>
          <wp:inline distT="0" distB="0" distL="0" distR="0" wp14:anchorId="23936FA2" wp14:editId="44490F8D">
            <wp:extent cx="5762625" cy="4448175"/>
            <wp:effectExtent l="0" t="0" r="9525" b="9525"/>
            <wp:docPr id="1459850338" name="Kép 1" descr="A képen szöveg, képernyőkép, Párhuzamo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0338" name="Kép 1" descr="A képen szöveg, képernyőkép, Párhuzamos, diagram látható&#10;&#10;Automatikusan generált leírás"/>
                    <pic:cNvPicPr/>
                  </pic:nvPicPr>
                  <pic:blipFill>
                    <a:blip r:embed="rId26"/>
                    <a:stretch>
                      <a:fillRect/>
                    </a:stretch>
                  </pic:blipFill>
                  <pic:spPr>
                    <a:xfrm>
                      <a:off x="0" y="0"/>
                      <a:ext cx="5762625" cy="4448175"/>
                    </a:xfrm>
                    <a:prstGeom prst="rect">
                      <a:avLst/>
                    </a:prstGeom>
                  </pic:spPr>
                </pic:pic>
              </a:graphicData>
            </a:graphic>
          </wp:inline>
        </w:drawing>
      </w:r>
    </w:p>
    <w:p w14:paraId="5F789C55" w14:textId="570F7D18" w:rsidR="00062789" w:rsidRDefault="00062789" w:rsidP="00062789"/>
    <w:p w14:paraId="498EDFBE" w14:textId="2C53AC6E" w:rsidR="00527467" w:rsidRDefault="0076495C" w:rsidP="00062789">
      <w:r>
        <w:rPr>
          <w:noProof/>
        </w:rPr>
        <w:lastRenderedPageBreak/>
        <w:drawing>
          <wp:inline distT="0" distB="0" distL="0" distR="0" wp14:anchorId="210ACC1C" wp14:editId="2A822099">
            <wp:extent cx="3724275" cy="6610350"/>
            <wp:effectExtent l="0" t="0" r="0" b="0"/>
            <wp:docPr id="731527238" name="Kép 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27238" name="Kép 1" descr="A képen szöveg, képernyőkép, Betűtípus, szám látható&#10;&#10;Automatikusan generált leírás"/>
                    <pic:cNvPicPr/>
                  </pic:nvPicPr>
                  <pic:blipFill>
                    <a:blip r:embed="rId27"/>
                    <a:stretch>
                      <a:fillRect/>
                    </a:stretch>
                  </pic:blipFill>
                  <pic:spPr>
                    <a:xfrm>
                      <a:off x="0" y="0"/>
                      <a:ext cx="3724275" cy="6610350"/>
                    </a:xfrm>
                    <a:prstGeom prst="rect">
                      <a:avLst/>
                    </a:prstGeom>
                  </pic:spPr>
                </pic:pic>
              </a:graphicData>
            </a:graphic>
          </wp:inline>
        </w:drawing>
      </w:r>
    </w:p>
    <w:p w14:paraId="0DC5BB10" w14:textId="77777777" w:rsidR="00527467" w:rsidRDefault="00527467" w:rsidP="00062789"/>
    <w:p w14:paraId="7C5C9EC7" w14:textId="526DD9C7" w:rsidR="00527467" w:rsidRDefault="0023457C" w:rsidP="00062789">
      <w:r w:rsidRPr="0023457C">
        <w:rPr>
          <w:noProof/>
        </w:rPr>
        <w:lastRenderedPageBreak/>
        <w:drawing>
          <wp:inline distT="0" distB="0" distL="0" distR="0" wp14:anchorId="2B1B5907" wp14:editId="37BAA43F">
            <wp:extent cx="3238355" cy="6964680"/>
            <wp:effectExtent l="0" t="0" r="635" b="7620"/>
            <wp:docPr id="1532657296" name="Kép 1" descr="A képen szöveg, képernyőkép,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7296" name="Kép 1" descr="A képen szöveg, képernyőkép, tervezés látható&#10;&#10;Automatikusan generált leírás"/>
                    <pic:cNvPicPr/>
                  </pic:nvPicPr>
                  <pic:blipFill>
                    <a:blip r:embed="rId28"/>
                    <a:stretch>
                      <a:fillRect/>
                    </a:stretch>
                  </pic:blipFill>
                  <pic:spPr>
                    <a:xfrm>
                      <a:off x="0" y="0"/>
                      <a:ext cx="3246565" cy="6982338"/>
                    </a:xfrm>
                    <a:prstGeom prst="rect">
                      <a:avLst/>
                    </a:prstGeom>
                  </pic:spPr>
                </pic:pic>
              </a:graphicData>
            </a:graphic>
          </wp:inline>
        </w:drawing>
      </w:r>
    </w:p>
    <w:p w14:paraId="46987E12" w14:textId="3BEC780E" w:rsidR="00527467" w:rsidRDefault="00527467" w:rsidP="00062789"/>
    <w:p w14:paraId="41220C49" w14:textId="5FA61C21" w:rsidR="00FA6CBD" w:rsidRDefault="00FA6CBD" w:rsidP="00062789">
      <w:r w:rsidRPr="00FA6CBD">
        <w:rPr>
          <w:noProof/>
        </w:rPr>
        <w:lastRenderedPageBreak/>
        <w:drawing>
          <wp:inline distT="0" distB="0" distL="0" distR="0" wp14:anchorId="02920E4F" wp14:editId="553B37DF">
            <wp:extent cx="3033023" cy="4854361"/>
            <wp:effectExtent l="0" t="0" r="0" b="0"/>
            <wp:docPr id="234911829" name="Kép 1" descr="A képen szöveg, képernyőkép,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1829" name="Kép 1" descr="A képen szöveg, képernyőkép, tervezés látható&#10;&#10;Automatikusan generált leírás"/>
                    <pic:cNvPicPr/>
                  </pic:nvPicPr>
                  <pic:blipFill>
                    <a:blip r:embed="rId29"/>
                    <a:stretch>
                      <a:fillRect/>
                    </a:stretch>
                  </pic:blipFill>
                  <pic:spPr>
                    <a:xfrm>
                      <a:off x="0" y="0"/>
                      <a:ext cx="3033023" cy="4854361"/>
                    </a:xfrm>
                    <a:prstGeom prst="rect">
                      <a:avLst/>
                    </a:prstGeom>
                  </pic:spPr>
                </pic:pic>
              </a:graphicData>
            </a:graphic>
          </wp:inline>
        </w:drawing>
      </w:r>
    </w:p>
    <w:p w14:paraId="5D1CD87D" w14:textId="077A0BEB" w:rsidR="00693E51" w:rsidRDefault="006338E3" w:rsidP="00062789">
      <w:r>
        <w:rPr>
          <w:noProof/>
        </w:rPr>
        <w:drawing>
          <wp:inline distT="0" distB="0" distL="0" distR="0" wp14:anchorId="7027D7F0" wp14:editId="37B87DA7">
            <wp:extent cx="2962275" cy="1143000"/>
            <wp:effectExtent l="0" t="0" r="0" b="0"/>
            <wp:docPr id="1605356228"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6228" name="Kép 1" descr="A képen szöveg, képernyőkép, Betűtípus, sor látható&#10;&#10;Automatikusan generált leírás"/>
                    <pic:cNvPicPr/>
                  </pic:nvPicPr>
                  <pic:blipFill>
                    <a:blip r:embed="rId30"/>
                    <a:stretch>
                      <a:fillRect/>
                    </a:stretch>
                  </pic:blipFill>
                  <pic:spPr>
                    <a:xfrm>
                      <a:off x="0" y="0"/>
                      <a:ext cx="2962275" cy="1143000"/>
                    </a:xfrm>
                    <a:prstGeom prst="rect">
                      <a:avLst/>
                    </a:prstGeom>
                  </pic:spPr>
                </pic:pic>
              </a:graphicData>
            </a:graphic>
          </wp:inline>
        </w:drawing>
      </w:r>
    </w:p>
    <w:p w14:paraId="05FD2B9D" w14:textId="2DABB267" w:rsidR="00E73758" w:rsidRDefault="00D138BE" w:rsidP="00062789">
      <w:r>
        <w:rPr>
          <w:noProof/>
        </w:rPr>
        <w:lastRenderedPageBreak/>
        <w:drawing>
          <wp:inline distT="0" distB="0" distL="0" distR="0" wp14:anchorId="2EE7D25D" wp14:editId="416AF669">
            <wp:extent cx="5048250" cy="2676525"/>
            <wp:effectExtent l="0" t="0" r="0" b="0"/>
            <wp:docPr id="1051924642" name="Kép 1" descr="A képen szöveg, képernyőkép, diagram, Tervraj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4642" name="Kép 1" descr="A képen szöveg, képernyőkép, diagram, Tervrajz látható&#10;&#10;Automatikusan generált leírás"/>
                    <pic:cNvPicPr/>
                  </pic:nvPicPr>
                  <pic:blipFill>
                    <a:blip r:embed="rId31"/>
                    <a:stretch>
                      <a:fillRect/>
                    </a:stretch>
                  </pic:blipFill>
                  <pic:spPr>
                    <a:xfrm>
                      <a:off x="0" y="0"/>
                      <a:ext cx="5048250" cy="2676525"/>
                    </a:xfrm>
                    <a:prstGeom prst="rect">
                      <a:avLst/>
                    </a:prstGeom>
                  </pic:spPr>
                </pic:pic>
              </a:graphicData>
            </a:graphic>
          </wp:inline>
        </w:drawing>
      </w:r>
    </w:p>
    <w:p w14:paraId="563F37CA" w14:textId="4235E08D" w:rsidR="00693E51" w:rsidRDefault="004E1610" w:rsidP="00062789">
      <w:r>
        <w:rPr>
          <w:noProof/>
        </w:rPr>
        <w:drawing>
          <wp:inline distT="0" distB="0" distL="0" distR="0" wp14:anchorId="27F4481B" wp14:editId="79E8E23F">
            <wp:extent cx="3143250" cy="1181100"/>
            <wp:effectExtent l="0" t="0" r="0" b="0"/>
            <wp:docPr id="1154686388"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6388" name="Kép 1" descr="A képen szöveg, képernyőkép, Betűtípus, sor látható&#10;&#10;Automatikusan generált leírás"/>
                    <pic:cNvPicPr/>
                  </pic:nvPicPr>
                  <pic:blipFill>
                    <a:blip r:embed="rId32"/>
                    <a:stretch>
                      <a:fillRect/>
                    </a:stretch>
                  </pic:blipFill>
                  <pic:spPr>
                    <a:xfrm>
                      <a:off x="0" y="0"/>
                      <a:ext cx="3143250" cy="1181100"/>
                    </a:xfrm>
                    <a:prstGeom prst="rect">
                      <a:avLst/>
                    </a:prstGeom>
                  </pic:spPr>
                </pic:pic>
              </a:graphicData>
            </a:graphic>
          </wp:inline>
        </w:drawing>
      </w:r>
    </w:p>
    <w:p w14:paraId="61DE3011" w14:textId="4A8FA5CB" w:rsidR="006805FC" w:rsidRDefault="00DB211B" w:rsidP="00062789">
      <w:r>
        <w:rPr>
          <w:noProof/>
        </w:rPr>
        <w:lastRenderedPageBreak/>
        <w:drawing>
          <wp:inline distT="0" distB="0" distL="0" distR="0" wp14:anchorId="03D835D7" wp14:editId="5952FD0F">
            <wp:extent cx="5705475" cy="4572000"/>
            <wp:effectExtent l="0" t="0" r="0" b="0"/>
            <wp:docPr id="1853672657" name="Kép 1" descr="A képen szöveg, képernyőkép,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72657" name="Kép 1" descr="A képen szöveg, képernyőkép, diagram, Betűtípus látható&#10;&#10;Automatikusan generált leírás"/>
                    <pic:cNvPicPr/>
                  </pic:nvPicPr>
                  <pic:blipFill>
                    <a:blip r:embed="rId33"/>
                    <a:stretch>
                      <a:fillRect/>
                    </a:stretch>
                  </pic:blipFill>
                  <pic:spPr>
                    <a:xfrm>
                      <a:off x="0" y="0"/>
                      <a:ext cx="5705475" cy="4572000"/>
                    </a:xfrm>
                    <a:prstGeom prst="rect">
                      <a:avLst/>
                    </a:prstGeom>
                  </pic:spPr>
                </pic:pic>
              </a:graphicData>
            </a:graphic>
          </wp:inline>
        </w:drawing>
      </w:r>
    </w:p>
    <w:p w14:paraId="6406F9FF" w14:textId="15FDBCCB" w:rsidR="00693E51" w:rsidRDefault="00FA3ED6" w:rsidP="00062789">
      <w:r>
        <w:rPr>
          <w:noProof/>
        </w:rPr>
        <w:lastRenderedPageBreak/>
        <w:drawing>
          <wp:inline distT="0" distB="0" distL="0" distR="0" wp14:anchorId="42407869" wp14:editId="4F28BA6A">
            <wp:extent cx="3190875" cy="4772025"/>
            <wp:effectExtent l="0" t="0" r="0" b="0"/>
            <wp:docPr id="1730796464" name="Kép 1"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6464" name="Kép 1" descr="A képen szöveg, képernyőkép, Betűtípus, diagram látható&#10;&#10;Automatikusan generált leírás"/>
                    <pic:cNvPicPr/>
                  </pic:nvPicPr>
                  <pic:blipFill>
                    <a:blip r:embed="rId34"/>
                    <a:stretch>
                      <a:fillRect/>
                    </a:stretch>
                  </pic:blipFill>
                  <pic:spPr>
                    <a:xfrm>
                      <a:off x="0" y="0"/>
                      <a:ext cx="3190875" cy="4772025"/>
                    </a:xfrm>
                    <a:prstGeom prst="rect">
                      <a:avLst/>
                    </a:prstGeom>
                  </pic:spPr>
                </pic:pic>
              </a:graphicData>
            </a:graphic>
          </wp:inline>
        </w:drawing>
      </w:r>
    </w:p>
    <w:p w14:paraId="6623A952" w14:textId="5FB53984" w:rsidR="00A94D84" w:rsidRDefault="001B3022" w:rsidP="00062789">
      <w:r>
        <w:rPr>
          <w:noProof/>
        </w:rPr>
        <w:drawing>
          <wp:inline distT="0" distB="0" distL="0" distR="0" wp14:anchorId="466C7656" wp14:editId="7527C8DF">
            <wp:extent cx="5762625" cy="2239645"/>
            <wp:effectExtent l="0" t="0" r="9525" b="8255"/>
            <wp:docPr id="1020836458" name="Kép 1" descr="A képen szöveg, képernyőkép,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6458" name="Kép 1" descr="A képen szöveg, képernyőkép, diagram, Betűtípus látható&#10;&#10;Automatikusan generált leírás"/>
                    <pic:cNvPicPr/>
                  </pic:nvPicPr>
                  <pic:blipFill>
                    <a:blip r:embed="rId35"/>
                    <a:stretch>
                      <a:fillRect/>
                    </a:stretch>
                  </pic:blipFill>
                  <pic:spPr>
                    <a:xfrm>
                      <a:off x="0" y="0"/>
                      <a:ext cx="5762625" cy="2239645"/>
                    </a:xfrm>
                    <a:prstGeom prst="rect">
                      <a:avLst/>
                    </a:prstGeom>
                  </pic:spPr>
                </pic:pic>
              </a:graphicData>
            </a:graphic>
          </wp:inline>
        </w:drawing>
      </w:r>
    </w:p>
    <w:p w14:paraId="311250E1" w14:textId="77777777" w:rsidR="00062789" w:rsidRDefault="00062789" w:rsidP="00062789">
      <w:pPr>
        <w:rPr>
          <w:b/>
          <w:bCs/>
          <w:u w:val="single"/>
        </w:rPr>
      </w:pPr>
      <w:r w:rsidRPr="00432177">
        <w:rPr>
          <w:b/>
          <w:bCs/>
          <w:u w:val="single"/>
        </w:rPr>
        <w:t>Válaszkódok:</w:t>
      </w:r>
    </w:p>
    <w:p w14:paraId="1735707A" w14:textId="2FE49D53" w:rsidR="00772D8A" w:rsidRDefault="00062789" w:rsidP="00062789">
      <w:r w:rsidRPr="00665A11">
        <w:t xml:space="preserve">A válaszkódokat a </w:t>
      </w:r>
      <w:r w:rsidRPr="00A86CE2">
        <w:t>Get</w:t>
      </w:r>
      <w:r w:rsidR="00210502">
        <w:t>TetelesAdoszamlaResult</w:t>
      </w:r>
      <w:r>
        <w:t xml:space="preserve"> </w:t>
      </w:r>
      <w:r w:rsidRPr="00665A11">
        <w:rPr>
          <w:rFonts w:ascii="Consolas" w:eastAsiaTheme="minorEastAsia" w:hAnsi="Consolas" w:cs="Consolas"/>
          <w:sz w:val="20"/>
          <w:szCs w:val="20"/>
        </w:rPr>
        <w:t>enum tartalmazza.</w:t>
      </w:r>
      <w:r w:rsidDel="00F36A6D">
        <w:t xml:space="preserve"> </w:t>
      </w:r>
      <w:r>
        <w:t xml:space="preserve">A kódok megegyeznek a REST interfészen szereplőkkel, lásd </w:t>
      </w:r>
      <w:r w:rsidR="00110DD9">
        <w:t>6</w:t>
      </w:r>
      <w:r>
        <w:t>.3.</w:t>
      </w:r>
      <w:r w:rsidR="00110DD9">
        <w:t>2</w:t>
      </w:r>
      <w:r>
        <w:t>.</w:t>
      </w:r>
      <w:r w:rsidDel="004F03E0">
        <w:t xml:space="preserve"> </w:t>
      </w:r>
    </w:p>
    <w:p w14:paraId="7828BC6D" w14:textId="3CC12A7A" w:rsidR="00772D8A" w:rsidRPr="003B618D" w:rsidRDefault="00772D8A" w:rsidP="00692A0E">
      <w:pPr>
        <w:pStyle w:val="Cmsor2"/>
        <w:numPr>
          <w:ilvl w:val="2"/>
          <w:numId w:val="3"/>
        </w:numPr>
        <w:rPr>
          <w:i/>
          <w:iCs/>
          <w:sz w:val="24"/>
          <w:szCs w:val="24"/>
        </w:rPr>
      </w:pPr>
      <w:bookmarkStart w:id="1172" w:name="_Toc228879328"/>
      <w:r>
        <w:rPr>
          <w:i/>
          <w:iCs/>
          <w:sz w:val="24"/>
          <w:szCs w:val="24"/>
        </w:rPr>
        <w:t>Köztartozás lekérdezés művelet</w:t>
      </w:r>
      <w:bookmarkEnd w:id="1172"/>
    </w:p>
    <w:p w14:paraId="4DD1A612" w14:textId="77777777" w:rsidR="00772D8A" w:rsidRPr="00D4717D" w:rsidRDefault="00772D8A" w:rsidP="00772D8A">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772D8A" w14:paraId="55A26850" w14:textId="77777777" w:rsidTr="00981924">
        <w:tc>
          <w:tcPr>
            <w:tcW w:w="1980" w:type="dxa"/>
            <w:shd w:val="clear" w:color="auto" w:fill="D9D9D9" w:themeFill="background1" w:themeFillShade="D9"/>
          </w:tcPr>
          <w:p w14:paraId="7EDCDFC5" w14:textId="77777777" w:rsidR="00772D8A" w:rsidRPr="00B30389" w:rsidRDefault="00772D8A" w:rsidP="00981924">
            <w:pPr>
              <w:rPr>
                <w:b/>
                <w:bCs/>
              </w:rPr>
            </w:pPr>
            <w:r w:rsidRPr="00B30389">
              <w:rPr>
                <w:b/>
                <w:bCs/>
              </w:rPr>
              <w:lastRenderedPageBreak/>
              <w:t>művelet</w:t>
            </w:r>
          </w:p>
        </w:tc>
        <w:tc>
          <w:tcPr>
            <w:tcW w:w="7085" w:type="dxa"/>
            <w:shd w:val="clear" w:color="auto" w:fill="D9D9D9" w:themeFill="background1" w:themeFillShade="D9"/>
          </w:tcPr>
          <w:p w14:paraId="7A818398" w14:textId="53D7F384" w:rsidR="00772D8A" w:rsidRDefault="00B361ED" w:rsidP="00981924">
            <w:r>
              <w:t>get</w:t>
            </w:r>
            <w:r w:rsidR="0041010C">
              <w:t>KoztartozasEgyenleg</w:t>
            </w:r>
          </w:p>
        </w:tc>
      </w:tr>
      <w:tr w:rsidR="00772D8A" w14:paraId="60C1385D" w14:textId="77777777" w:rsidTr="00981924">
        <w:tc>
          <w:tcPr>
            <w:tcW w:w="1980" w:type="dxa"/>
            <w:shd w:val="clear" w:color="auto" w:fill="D9D9D9" w:themeFill="background1" w:themeFillShade="D9"/>
          </w:tcPr>
          <w:p w14:paraId="528895E9" w14:textId="77777777" w:rsidR="00772D8A" w:rsidRPr="00B30389" w:rsidRDefault="00772D8A" w:rsidP="00981924">
            <w:pPr>
              <w:rPr>
                <w:b/>
                <w:bCs/>
              </w:rPr>
            </w:pPr>
            <w:r w:rsidRPr="00B30389">
              <w:rPr>
                <w:b/>
                <w:bCs/>
              </w:rPr>
              <w:t>leírás</w:t>
            </w:r>
          </w:p>
        </w:tc>
        <w:tc>
          <w:tcPr>
            <w:tcW w:w="7085" w:type="dxa"/>
            <w:shd w:val="clear" w:color="auto" w:fill="D9D9D9" w:themeFill="background1" w:themeFillShade="D9"/>
          </w:tcPr>
          <w:p w14:paraId="5CEBE51C" w14:textId="2451B11A" w:rsidR="00772D8A" w:rsidRPr="00D4717D" w:rsidRDefault="00B361ED"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Köztartozás adatok</w:t>
            </w:r>
            <w:r w:rsidRPr="00D4717D">
              <w:rPr>
                <w:rFonts w:eastAsiaTheme="minorEastAsia"/>
                <w:color w:val="auto"/>
                <w:sz w:val="20"/>
                <w:szCs w:val="20"/>
              </w:rPr>
              <w:t xml:space="preserve"> biztosító művelet. </w:t>
            </w:r>
            <w:r>
              <w:rPr>
                <w:rFonts w:eastAsiaTheme="minorEastAsia"/>
                <w:color w:val="auto"/>
                <w:sz w:val="20"/>
                <w:szCs w:val="20"/>
              </w:rPr>
              <w:t>Visszaadja a képviselő egy képviseltjének köztartozás adatait.</w:t>
            </w:r>
          </w:p>
        </w:tc>
      </w:tr>
    </w:tbl>
    <w:p w14:paraId="6F9C35C7" w14:textId="77777777" w:rsidR="00772D8A" w:rsidRDefault="00772D8A" w:rsidP="00772D8A"/>
    <w:p w14:paraId="56C80602" w14:textId="77777777" w:rsidR="00772D8A" w:rsidRDefault="00772D8A" w:rsidP="00772D8A">
      <w:pPr>
        <w:rPr>
          <w:b/>
          <w:bCs/>
          <w:u w:val="single"/>
        </w:rPr>
      </w:pPr>
      <w:r w:rsidRPr="00D4717D">
        <w:rPr>
          <w:b/>
          <w:bCs/>
          <w:u w:val="single"/>
        </w:rPr>
        <w:t>Bemenő paraméterek:</w:t>
      </w:r>
    </w:p>
    <w:p w14:paraId="529B5829" w14:textId="4F7404E0" w:rsidR="00772D8A" w:rsidRPr="0021138C" w:rsidRDefault="00772D8A" w:rsidP="00772D8A">
      <w:r w:rsidRPr="0021138C">
        <w:t xml:space="preserve">A bemenő paramétereket a </w:t>
      </w:r>
      <w:r w:rsidRPr="007E7F6B">
        <w:t>Get</w:t>
      </w:r>
      <w:r w:rsidR="0041010C">
        <w:t>KoztartozasEgyenleg</w:t>
      </w:r>
      <w:r w:rsidRPr="007E7F6B">
        <w:t>RequestType</w:t>
      </w:r>
      <w:r>
        <w:t xml:space="preserve"> </w:t>
      </w:r>
      <w:r w:rsidRPr="0021138C">
        <w:t>struktúrában ke</w:t>
      </w:r>
      <w:r>
        <w:t>l</w:t>
      </w:r>
      <w:r w:rsidRPr="0021138C">
        <w:t>l átadni.</w:t>
      </w:r>
    </w:p>
    <w:p w14:paraId="2C920A24" w14:textId="79CCFE39" w:rsidR="00772D8A" w:rsidRDefault="00C35E1C" w:rsidP="00772D8A">
      <w:r>
        <w:rPr>
          <w:noProof/>
        </w:rPr>
        <w:drawing>
          <wp:inline distT="0" distB="0" distL="0" distR="0" wp14:anchorId="4841D76E" wp14:editId="20F26138">
            <wp:extent cx="5524500" cy="2676525"/>
            <wp:effectExtent l="0" t="0" r="0" b="0"/>
            <wp:docPr id="5027502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0210" name=""/>
                    <pic:cNvPicPr/>
                  </pic:nvPicPr>
                  <pic:blipFill>
                    <a:blip r:embed="rId36"/>
                    <a:stretch>
                      <a:fillRect/>
                    </a:stretch>
                  </pic:blipFill>
                  <pic:spPr>
                    <a:xfrm>
                      <a:off x="0" y="0"/>
                      <a:ext cx="5524500" cy="2676525"/>
                    </a:xfrm>
                    <a:prstGeom prst="rect">
                      <a:avLst/>
                    </a:prstGeom>
                  </pic:spPr>
                </pic:pic>
              </a:graphicData>
            </a:graphic>
          </wp:inline>
        </w:drawing>
      </w:r>
    </w:p>
    <w:p w14:paraId="799BDA78" w14:textId="547DF707" w:rsidR="00772D8A" w:rsidRDefault="00772D8A" w:rsidP="00772D8A">
      <w:r>
        <w:t xml:space="preserve">A paramétereket lásd. 7.1.1. </w:t>
      </w:r>
      <w:r w:rsidR="00AC090E">
        <w:t>AdozoLekerdezes</w:t>
      </w:r>
      <w:r>
        <w:t>BaseRequest</w:t>
      </w:r>
      <w:r w:rsidR="00137085">
        <w:t>T</w:t>
      </w:r>
      <w:r>
        <w:t>ype.</w:t>
      </w:r>
    </w:p>
    <w:p w14:paraId="6B19342A" w14:textId="77777777" w:rsidR="00772D8A" w:rsidRDefault="00772D8A" w:rsidP="00772D8A">
      <w:pPr>
        <w:rPr>
          <w:b/>
          <w:bCs/>
          <w:u w:val="single"/>
        </w:rPr>
      </w:pPr>
      <w:r w:rsidRPr="007523CD">
        <w:rPr>
          <w:b/>
          <w:bCs/>
          <w:u w:val="single"/>
        </w:rPr>
        <w:t>Válasz:</w:t>
      </w:r>
    </w:p>
    <w:p w14:paraId="40F311CA" w14:textId="12CC96B9" w:rsidR="00772D8A" w:rsidRDefault="00772D8A" w:rsidP="00772D8A">
      <w:r w:rsidRPr="0021138C">
        <w:t xml:space="preserve">A </w:t>
      </w:r>
      <w:r>
        <w:t xml:space="preserve">választ </w:t>
      </w:r>
      <w:r w:rsidRPr="0021138C">
        <w:t xml:space="preserve">a </w:t>
      </w:r>
      <w:r w:rsidRPr="00A86CE2">
        <w:t>Get</w:t>
      </w:r>
      <w:r w:rsidR="00B361ED" w:rsidRPr="00062EDD">
        <w:t>PublicDebt</w:t>
      </w:r>
      <w:r w:rsidRPr="00A86CE2">
        <w:t>ResponseType</w:t>
      </w:r>
      <w:r>
        <w:t xml:space="preserve"> </w:t>
      </w:r>
      <w:r w:rsidRPr="0021138C">
        <w:t xml:space="preserve">struktúrában </w:t>
      </w:r>
      <w:r>
        <w:t>adja vissza rendszer</w:t>
      </w:r>
      <w:r w:rsidRPr="0021138C">
        <w:t>.</w:t>
      </w:r>
    </w:p>
    <w:tbl>
      <w:tblPr>
        <w:tblStyle w:val="Rcsostblzat"/>
        <w:tblW w:w="0" w:type="auto"/>
        <w:shd w:val="clear" w:color="auto" w:fill="D9D9D9" w:themeFill="background1" w:themeFillShade="D9"/>
        <w:tblLook w:val="04A0" w:firstRow="1" w:lastRow="0" w:firstColumn="1" w:lastColumn="0" w:noHBand="0" w:noVBand="1"/>
      </w:tblPr>
      <w:tblGrid>
        <w:gridCol w:w="2265"/>
        <w:gridCol w:w="3164"/>
        <w:gridCol w:w="998"/>
        <w:gridCol w:w="2638"/>
      </w:tblGrid>
      <w:tr w:rsidR="00EB32FE" w14:paraId="1AC45D59" w14:textId="77777777" w:rsidTr="00981924">
        <w:tc>
          <w:tcPr>
            <w:tcW w:w="2265" w:type="dxa"/>
            <w:shd w:val="clear" w:color="auto" w:fill="D9D9D9" w:themeFill="background1" w:themeFillShade="D9"/>
          </w:tcPr>
          <w:p w14:paraId="046C5841" w14:textId="77777777" w:rsidR="00EB32FE" w:rsidRPr="00B30389" w:rsidRDefault="00EB32FE" w:rsidP="00981924">
            <w:pPr>
              <w:jc w:val="center"/>
              <w:rPr>
                <w:b/>
                <w:bCs/>
              </w:rPr>
            </w:pPr>
            <w:r w:rsidRPr="00B30389">
              <w:rPr>
                <w:b/>
                <w:bCs/>
              </w:rPr>
              <w:t>név</w:t>
            </w:r>
          </w:p>
        </w:tc>
        <w:tc>
          <w:tcPr>
            <w:tcW w:w="3164" w:type="dxa"/>
            <w:shd w:val="clear" w:color="auto" w:fill="D9D9D9" w:themeFill="background1" w:themeFillShade="D9"/>
          </w:tcPr>
          <w:p w14:paraId="4B8255FB" w14:textId="77777777" w:rsidR="00EB32FE" w:rsidRPr="00B30389" w:rsidRDefault="00EB32FE" w:rsidP="00981924">
            <w:pPr>
              <w:jc w:val="center"/>
              <w:rPr>
                <w:b/>
                <w:bCs/>
              </w:rPr>
            </w:pPr>
            <w:r w:rsidRPr="00B30389">
              <w:rPr>
                <w:b/>
                <w:bCs/>
              </w:rPr>
              <w:t>típus</w:t>
            </w:r>
          </w:p>
        </w:tc>
        <w:tc>
          <w:tcPr>
            <w:tcW w:w="998" w:type="dxa"/>
            <w:shd w:val="clear" w:color="auto" w:fill="D9D9D9" w:themeFill="background1" w:themeFillShade="D9"/>
          </w:tcPr>
          <w:p w14:paraId="62296A01" w14:textId="77777777" w:rsidR="00EB32FE" w:rsidRPr="00B30389" w:rsidRDefault="00EB32FE" w:rsidP="00981924">
            <w:pPr>
              <w:jc w:val="center"/>
              <w:rPr>
                <w:b/>
                <w:bCs/>
              </w:rPr>
            </w:pPr>
            <w:r>
              <w:rPr>
                <w:b/>
                <w:bCs/>
              </w:rPr>
              <w:t>kötelező</w:t>
            </w:r>
          </w:p>
        </w:tc>
        <w:tc>
          <w:tcPr>
            <w:tcW w:w="2638" w:type="dxa"/>
            <w:shd w:val="clear" w:color="auto" w:fill="D9D9D9" w:themeFill="background1" w:themeFillShade="D9"/>
          </w:tcPr>
          <w:p w14:paraId="69D490D0" w14:textId="77777777" w:rsidR="00EB32FE" w:rsidRPr="00B30389" w:rsidRDefault="00EB32FE" w:rsidP="00981924">
            <w:pPr>
              <w:jc w:val="center"/>
              <w:rPr>
                <w:b/>
                <w:bCs/>
              </w:rPr>
            </w:pPr>
            <w:r w:rsidRPr="00B30389">
              <w:rPr>
                <w:b/>
                <w:bCs/>
              </w:rPr>
              <w:t>leírás</w:t>
            </w:r>
          </w:p>
        </w:tc>
      </w:tr>
      <w:tr w:rsidR="00EB32FE" w14:paraId="6F76C755" w14:textId="77777777" w:rsidTr="00981924">
        <w:tc>
          <w:tcPr>
            <w:tcW w:w="2265" w:type="dxa"/>
            <w:shd w:val="clear" w:color="auto" w:fill="D9D9D9" w:themeFill="background1" w:themeFillShade="D9"/>
          </w:tcPr>
          <w:p w14:paraId="7A3DD461" w14:textId="513E8DF7" w:rsidR="00EB32FE" w:rsidRDefault="00C30EB4" w:rsidP="00981924">
            <w:r>
              <w:t>koztartozasEgyenleg</w:t>
            </w:r>
          </w:p>
        </w:tc>
        <w:tc>
          <w:tcPr>
            <w:tcW w:w="3164" w:type="dxa"/>
            <w:shd w:val="clear" w:color="auto" w:fill="D9D9D9" w:themeFill="background1" w:themeFillShade="D9"/>
          </w:tcPr>
          <w:p w14:paraId="31097E28" w14:textId="74375675" w:rsidR="00EB32FE" w:rsidRDefault="00C30EB4" w:rsidP="00981924">
            <w:pPr>
              <w:jc w:val="center"/>
            </w:pPr>
            <w:r>
              <w:t>KoztartozasEgyenleg</w:t>
            </w:r>
          </w:p>
        </w:tc>
        <w:tc>
          <w:tcPr>
            <w:tcW w:w="998" w:type="dxa"/>
            <w:shd w:val="clear" w:color="auto" w:fill="D9D9D9" w:themeFill="background1" w:themeFillShade="D9"/>
          </w:tcPr>
          <w:p w14:paraId="5439942E" w14:textId="77777777" w:rsidR="00EB32FE" w:rsidRDefault="00EB32FE" w:rsidP="00981924">
            <w:pPr>
              <w:jc w:val="center"/>
            </w:pPr>
            <w:r>
              <w:t>nem</w:t>
            </w:r>
          </w:p>
        </w:tc>
        <w:tc>
          <w:tcPr>
            <w:tcW w:w="2638" w:type="dxa"/>
            <w:shd w:val="clear" w:color="auto" w:fill="D9D9D9" w:themeFill="background1" w:themeFillShade="D9"/>
          </w:tcPr>
          <w:p w14:paraId="3FF685C6" w14:textId="77777777" w:rsidR="00EB32FE" w:rsidRDefault="00EB32FE" w:rsidP="00981924">
            <w:r>
              <w:t>Köztartozás</w:t>
            </w:r>
            <w:r w:rsidRPr="007D1C33">
              <w:t xml:space="preserve"> adatok</w:t>
            </w:r>
          </w:p>
        </w:tc>
      </w:tr>
      <w:tr w:rsidR="00EB32FE" w14:paraId="10BB5E7A" w14:textId="77777777" w:rsidTr="00981924">
        <w:tc>
          <w:tcPr>
            <w:tcW w:w="2265" w:type="dxa"/>
            <w:shd w:val="clear" w:color="auto" w:fill="D9D9D9" w:themeFill="background1" w:themeFillShade="D9"/>
          </w:tcPr>
          <w:p w14:paraId="3AC9EFE1" w14:textId="77777777" w:rsidR="00EB32FE" w:rsidRDefault="00EB32FE" w:rsidP="00981924">
            <w:r>
              <w:t>resultCode</w:t>
            </w:r>
          </w:p>
        </w:tc>
        <w:tc>
          <w:tcPr>
            <w:tcW w:w="3164" w:type="dxa"/>
            <w:shd w:val="clear" w:color="auto" w:fill="D9D9D9" w:themeFill="background1" w:themeFillShade="D9"/>
          </w:tcPr>
          <w:p w14:paraId="70046912" w14:textId="1162CCC3" w:rsidR="00EB32FE" w:rsidRDefault="00EB32FE" w:rsidP="00981924">
            <w:pPr>
              <w:jc w:val="center"/>
            </w:pPr>
            <w:r w:rsidRPr="00A86CE2">
              <w:t>Get</w:t>
            </w:r>
            <w:r w:rsidR="00C30EB4">
              <w:t>KoztartozasEgyenleg</w:t>
            </w:r>
            <w:r w:rsidRPr="003D7054">
              <w:t>Result</w:t>
            </w:r>
          </w:p>
        </w:tc>
        <w:tc>
          <w:tcPr>
            <w:tcW w:w="998" w:type="dxa"/>
            <w:shd w:val="clear" w:color="auto" w:fill="D9D9D9" w:themeFill="background1" w:themeFillShade="D9"/>
          </w:tcPr>
          <w:p w14:paraId="743FCBAD" w14:textId="77777777" w:rsidR="00EB32FE" w:rsidRDefault="00EB32FE" w:rsidP="00981924">
            <w:pPr>
              <w:jc w:val="center"/>
            </w:pPr>
            <w:r>
              <w:t>igen</w:t>
            </w:r>
          </w:p>
        </w:tc>
        <w:tc>
          <w:tcPr>
            <w:tcW w:w="2638" w:type="dxa"/>
            <w:shd w:val="clear" w:color="auto" w:fill="D9D9D9" w:themeFill="background1" w:themeFillShade="D9"/>
          </w:tcPr>
          <w:p w14:paraId="4E759AAB" w14:textId="77777777" w:rsidR="00EB32FE" w:rsidRDefault="00EB32FE" w:rsidP="00981924">
            <w:r>
              <w:t>Válaszkód</w:t>
            </w:r>
          </w:p>
        </w:tc>
      </w:tr>
      <w:tr w:rsidR="00EB32FE" w14:paraId="5BBAEE7A" w14:textId="77777777" w:rsidTr="00981924">
        <w:tc>
          <w:tcPr>
            <w:tcW w:w="2265" w:type="dxa"/>
            <w:shd w:val="clear" w:color="auto" w:fill="D9D9D9" w:themeFill="background1" w:themeFillShade="D9"/>
          </w:tcPr>
          <w:p w14:paraId="7F242550" w14:textId="77777777" w:rsidR="00EB32FE" w:rsidRDefault="00EB32FE" w:rsidP="00981924">
            <w:r>
              <w:t>resultMessage</w:t>
            </w:r>
          </w:p>
        </w:tc>
        <w:tc>
          <w:tcPr>
            <w:tcW w:w="3164" w:type="dxa"/>
            <w:shd w:val="clear" w:color="auto" w:fill="D9D9D9" w:themeFill="background1" w:themeFillShade="D9"/>
          </w:tcPr>
          <w:p w14:paraId="28B87AB4" w14:textId="77777777" w:rsidR="00EB32FE" w:rsidRDefault="00EB32FE" w:rsidP="00981924">
            <w:pPr>
              <w:jc w:val="center"/>
            </w:pPr>
            <w:r>
              <w:t>xs:string</w:t>
            </w:r>
          </w:p>
        </w:tc>
        <w:tc>
          <w:tcPr>
            <w:tcW w:w="998" w:type="dxa"/>
            <w:shd w:val="clear" w:color="auto" w:fill="D9D9D9" w:themeFill="background1" w:themeFillShade="D9"/>
          </w:tcPr>
          <w:p w14:paraId="484822FB" w14:textId="77777777" w:rsidR="00EB32FE" w:rsidRDefault="00EB32FE" w:rsidP="00981924">
            <w:pPr>
              <w:jc w:val="center"/>
            </w:pPr>
            <w:r>
              <w:t>nem</w:t>
            </w:r>
          </w:p>
        </w:tc>
        <w:tc>
          <w:tcPr>
            <w:tcW w:w="2638" w:type="dxa"/>
            <w:shd w:val="clear" w:color="auto" w:fill="D9D9D9" w:themeFill="background1" w:themeFillShade="D9"/>
          </w:tcPr>
          <w:p w14:paraId="1272DDFD" w14:textId="77777777" w:rsidR="00EB32FE" w:rsidRDefault="00EB32FE" w:rsidP="00981924">
            <w:r>
              <w:t>Válaszüzenet</w:t>
            </w:r>
          </w:p>
        </w:tc>
      </w:tr>
    </w:tbl>
    <w:p w14:paraId="2D5BA7AC" w14:textId="77777777" w:rsidR="00EB32FE" w:rsidRDefault="00EB32FE" w:rsidP="00EB32FE"/>
    <w:p w14:paraId="303C33CC" w14:textId="66971B83" w:rsidR="00EB32FE" w:rsidRDefault="00EB32FE" w:rsidP="00EB32FE">
      <w:r>
        <w:t xml:space="preserve">A </w:t>
      </w:r>
      <w:r w:rsidR="00C30EB4">
        <w:t xml:space="preserve">KoztartozasEgyenleg </w:t>
      </w:r>
      <w:r>
        <w:t>tartalma megegyezik a 6.3.</w:t>
      </w:r>
      <w:r w:rsidR="00A17A8B">
        <w:t>3</w:t>
      </w:r>
      <w:r>
        <w:t xml:space="preserve"> alatt található REST struktúráéval a SOAP-nak megfelelő típusokkal (pl. double helyett xs:double).</w:t>
      </w:r>
    </w:p>
    <w:p w14:paraId="5FE23732" w14:textId="77777777" w:rsidR="00EB32FE" w:rsidRDefault="00EB32FE" w:rsidP="00772D8A"/>
    <w:p w14:paraId="30C88AA9" w14:textId="7BCFDB38" w:rsidR="00EB32FE" w:rsidRDefault="00C35E1C" w:rsidP="00062789">
      <w:pPr>
        <w:rPr>
          <w:highlight w:val="yellow"/>
        </w:rPr>
      </w:pPr>
      <w:r>
        <w:rPr>
          <w:noProof/>
        </w:rPr>
        <w:lastRenderedPageBreak/>
        <w:drawing>
          <wp:inline distT="0" distB="0" distL="0" distR="0" wp14:anchorId="7019FC16" wp14:editId="4DFB9A34">
            <wp:extent cx="5762625" cy="3796665"/>
            <wp:effectExtent l="0" t="0" r="9525" b="0"/>
            <wp:docPr id="9538308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0827" name=""/>
                    <pic:cNvPicPr/>
                  </pic:nvPicPr>
                  <pic:blipFill>
                    <a:blip r:embed="rId37"/>
                    <a:stretch>
                      <a:fillRect/>
                    </a:stretch>
                  </pic:blipFill>
                  <pic:spPr>
                    <a:xfrm>
                      <a:off x="0" y="0"/>
                      <a:ext cx="5762625" cy="3796665"/>
                    </a:xfrm>
                    <a:prstGeom prst="rect">
                      <a:avLst/>
                    </a:prstGeom>
                  </pic:spPr>
                </pic:pic>
              </a:graphicData>
            </a:graphic>
          </wp:inline>
        </w:drawing>
      </w:r>
    </w:p>
    <w:p w14:paraId="15E3EB79" w14:textId="77777777" w:rsidR="00EB32FE" w:rsidRDefault="00EB32FE" w:rsidP="00062789">
      <w:pPr>
        <w:rPr>
          <w:highlight w:val="yellow"/>
        </w:rPr>
      </w:pPr>
    </w:p>
    <w:p w14:paraId="22E8EA7C" w14:textId="3B42311E" w:rsidR="002A5809" w:rsidRDefault="004438A9" w:rsidP="00062789">
      <w:pPr>
        <w:rPr>
          <w:highlight w:val="yellow"/>
        </w:rPr>
      </w:pPr>
      <w:r>
        <w:rPr>
          <w:noProof/>
        </w:rPr>
        <w:drawing>
          <wp:inline distT="0" distB="0" distL="0" distR="0" wp14:anchorId="75631866" wp14:editId="75ABEC59">
            <wp:extent cx="3638550" cy="4067175"/>
            <wp:effectExtent l="0" t="0" r="0" b="0"/>
            <wp:docPr id="17116535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3534" name=""/>
                    <pic:cNvPicPr/>
                  </pic:nvPicPr>
                  <pic:blipFill>
                    <a:blip r:embed="rId38"/>
                    <a:stretch>
                      <a:fillRect/>
                    </a:stretch>
                  </pic:blipFill>
                  <pic:spPr>
                    <a:xfrm>
                      <a:off x="0" y="0"/>
                      <a:ext cx="3638550" cy="4067175"/>
                    </a:xfrm>
                    <a:prstGeom prst="rect">
                      <a:avLst/>
                    </a:prstGeom>
                  </pic:spPr>
                </pic:pic>
              </a:graphicData>
            </a:graphic>
          </wp:inline>
        </w:drawing>
      </w:r>
    </w:p>
    <w:p w14:paraId="2A6D22B8" w14:textId="77777777" w:rsidR="00C406FB" w:rsidRDefault="00C406FB" w:rsidP="00C406FB"/>
    <w:p w14:paraId="37D9B18E" w14:textId="77777777" w:rsidR="00C406FB" w:rsidRDefault="00C406FB" w:rsidP="00C406FB">
      <w:pPr>
        <w:rPr>
          <w:b/>
          <w:bCs/>
          <w:u w:val="single"/>
        </w:rPr>
      </w:pPr>
      <w:r w:rsidRPr="00873EAF">
        <w:rPr>
          <w:b/>
          <w:bCs/>
          <w:u w:val="single"/>
        </w:rPr>
        <w:lastRenderedPageBreak/>
        <w:t>Válaszkódok:</w:t>
      </w:r>
      <w:r w:rsidRPr="00432177" w:rsidDel="00E50E06">
        <w:rPr>
          <w:b/>
          <w:bCs/>
          <w:u w:val="single"/>
        </w:rPr>
        <w:t xml:space="preserve"> </w:t>
      </w:r>
    </w:p>
    <w:p w14:paraId="704F39E6" w14:textId="48965B0B" w:rsidR="00C406FB" w:rsidRDefault="00C406FB" w:rsidP="00C406FB">
      <w:pPr>
        <w:rPr>
          <w:highlight w:val="yellow"/>
        </w:rPr>
      </w:pPr>
      <w:r w:rsidRPr="00665A11">
        <w:t xml:space="preserve">A válaszkódokat a </w:t>
      </w:r>
      <w:r w:rsidRPr="00A86CE2">
        <w:t>Get</w:t>
      </w:r>
      <w:r w:rsidR="00E81087">
        <w:t>KoztartozasEgyenleg</w:t>
      </w:r>
      <w:r w:rsidRPr="003D7054">
        <w:t>Result</w:t>
      </w:r>
      <w:r w:rsidRPr="00665A11">
        <w:rPr>
          <w:rFonts w:ascii="Consolas" w:eastAsiaTheme="minorEastAsia" w:hAnsi="Consolas" w:cs="Consolas"/>
          <w:sz w:val="20"/>
          <w:szCs w:val="20"/>
        </w:rPr>
        <w:t xml:space="preserve"> enum tartalmazza.</w:t>
      </w:r>
      <w:r w:rsidDel="00F36A6D">
        <w:t xml:space="preserve"> </w:t>
      </w:r>
      <w:r>
        <w:t>A kódok megegyeznek a REST interfészen szereplőkkel, lásd 6.3.3.</w:t>
      </w:r>
    </w:p>
    <w:p w14:paraId="5C784C65" w14:textId="385C6442" w:rsidR="002A5809" w:rsidRPr="003B618D" w:rsidRDefault="002A5809" w:rsidP="00692A0E">
      <w:pPr>
        <w:pStyle w:val="Cmsor2"/>
        <w:numPr>
          <w:ilvl w:val="2"/>
          <w:numId w:val="3"/>
        </w:numPr>
        <w:rPr>
          <w:i/>
          <w:iCs/>
          <w:sz w:val="24"/>
          <w:szCs w:val="24"/>
        </w:rPr>
      </w:pPr>
      <w:bookmarkStart w:id="1173" w:name="_Toc228879329"/>
      <w:r>
        <w:rPr>
          <w:i/>
          <w:iCs/>
          <w:sz w:val="24"/>
          <w:szCs w:val="24"/>
        </w:rPr>
        <w:t>Hiányzó bevallás lekérdezés művelet</w:t>
      </w:r>
      <w:bookmarkEnd w:id="1173"/>
    </w:p>
    <w:p w14:paraId="0E17A51F" w14:textId="77777777" w:rsidR="002A5809" w:rsidRPr="00D4717D" w:rsidRDefault="002A5809" w:rsidP="002A5809">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2A5809" w14:paraId="4DFA1852" w14:textId="77777777" w:rsidTr="00981924">
        <w:tc>
          <w:tcPr>
            <w:tcW w:w="1980" w:type="dxa"/>
            <w:shd w:val="clear" w:color="auto" w:fill="D9D9D9" w:themeFill="background1" w:themeFillShade="D9"/>
          </w:tcPr>
          <w:p w14:paraId="3C26555A" w14:textId="77777777" w:rsidR="002A5809" w:rsidRPr="00B30389" w:rsidRDefault="002A5809" w:rsidP="00981924">
            <w:pPr>
              <w:rPr>
                <w:b/>
                <w:bCs/>
              </w:rPr>
            </w:pPr>
            <w:r w:rsidRPr="00B30389">
              <w:rPr>
                <w:b/>
                <w:bCs/>
              </w:rPr>
              <w:t>művelet</w:t>
            </w:r>
          </w:p>
        </w:tc>
        <w:tc>
          <w:tcPr>
            <w:tcW w:w="7085" w:type="dxa"/>
            <w:shd w:val="clear" w:color="auto" w:fill="D9D9D9" w:themeFill="background1" w:themeFillShade="D9"/>
          </w:tcPr>
          <w:p w14:paraId="25A5354A" w14:textId="6258195B" w:rsidR="002A5809" w:rsidRDefault="002A5809" w:rsidP="00981924">
            <w:r w:rsidRPr="00811367">
              <w:t>get</w:t>
            </w:r>
            <w:r w:rsidR="00A51BFB">
              <w:t>HianyzoBevallas</w:t>
            </w:r>
          </w:p>
        </w:tc>
      </w:tr>
      <w:tr w:rsidR="002A5809" w14:paraId="1C55877A" w14:textId="77777777" w:rsidTr="00981924">
        <w:tc>
          <w:tcPr>
            <w:tcW w:w="1980" w:type="dxa"/>
            <w:shd w:val="clear" w:color="auto" w:fill="D9D9D9" w:themeFill="background1" w:themeFillShade="D9"/>
          </w:tcPr>
          <w:p w14:paraId="0E83E3B9" w14:textId="77777777" w:rsidR="002A5809" w:rsidRPr="00B30389" w:rsidRDefault="002A5809" w:rsidP="002A5809">
            <w:pPr>
              <w:rPr>
                <w:b/>
                <w:bCs/>
              </w:rPr>
            </w:pPr>
            <w:r w:rsidRPr="00B30389">
              <w:rPr>
                <w:b/>
                <w:bCs/>
              </w:rPr>
              <w:t>leírás</w:t>
            </w:r>
          </w:p>
        </w:tc>
        <w:tc>
          <w:tcPr>
            <w:tcW w:w="7085" w:type="dxa"/>
            <w:shd w:val="clear" w:color="auto" w:fill="D9D9D9" w:themeFill="background1" w:themeFillShade="D9"/>
          </w:tcPr>
          <w:p w14:paraId="74C3F331" w14:textId="3F893C69" w:rsidR="002A5809" w:rsidRPr="00D4717D" w:rsidRDefault="002A5809" w:rsidP="002A5809">
            <w:pPr>
              <w:autoSpaceDE w:val="0"/>
              <w:autoSpaceDN w:val="0"/>
              <w:adjustRightInd w:val="0"/>
              <w:spacing w:after="80"/>
              <w:jc w:val="both"/>
              <w:rPr>
                <w:rFonts w:eastAsiaTheme="minorEastAsia"/>
                <w:color w:val="auto"/>
                <w:sz w:val="20"/>
                <w:szCs w:val="20"/>
              </w:rPr>
            </w:pPr>
            <w:r>
              <w:rPr>
                <w:rFonts w:eastAsiaTheme="minorEastAsia"/>
                <w:color w:val="auto"/>
                <w:sz w:val="20"/>
                <w:szCs w:val="20"/>
              </w:rPr>
              <w:t>Hiányzó bevallás adatok</w:t>
            </w:r>
            <w:r w:rsidRPr="00D4717D">
              <w:rPr>
                <w:rFonts w:eastAsiaTheme="minorEastAsia"/>
                <w:color w:val="auto"/>
                <w:sz w:val="20"/>
                <w:szCs w:val="20"/>
              </w:rPr>
              <w:t xml:space="preserve"> biztosító művelet. </w:t>
            </w:r>
            <w:r>
              <w:rPr>
                <w:rFonts w:eastAsiaTheme="minorEastAsia"/>
                <w:color w:val="auto"/>
                <w:sz w:val="20"/>
                <w:szCs w:val="20"/>
              </w:rPr>
              <w:t>Visszaadja a képviselő egy képviseltjének hiányzó bevallás adatait.</w:t>
            </w:r>
          </w:p>
        </w:tc>
      </w:tr>
    </w:tbl>
    <w:p w14:paraId="183B23B9" w14:textId="77777777" w:rsidR="002A5809" w:rsidRDefault="002A5809" w:rsidP="002A5809"/>
    <w:p w14:paraId="2FD61FDD" w14:textId="77777777" w:rsidR="002A5809" w:rsidRDefault="002A5809" w:rsidP="002A5809">
      <w:pPr>
        <w:rPr>
          <w:b/>
          <w:bCs/>
          <w:u w:val="single"/>
        </w:rPr>
      </w:pPr>
      <w:r w:rsidRPr="00D4717D">
        <w:rPr>
          <w:b/>
          <w:bCs/>
          <w:u w:val="single"/>
        </w:rPr>
        <w:t>Bemenő paraméterek:</w:t>
      </w:r>
    </w:p>
    <w:p w14:paraId="449128D7" w14:textId="389CA64F" w:rsidR="002A5809" w:rsidRPr="0021138C" w:rsidRDefault="002A5809" w:rsidP="002A5809">
      <w:r w:rsidRPr="0021138C">
        <w:t xml:space="preserve">A bemenő paramétereket a </w:t>
      </w:r>
      <w:r w:rsidRPr="007E7F6B">
        <w:t>Get</w:t>
      </w:r>
      <w:r w:rsidR="00A51BFB">
        <w:t>HianyzoBevallas</w:t>
      </w:r>
      <w:r w:rsidRPr="007E7F6B">
        <w:t>RequestType</w:t>
      </w:r>
      <w:r>
        <w:t xml:space="preserve"> </w:t>
      </w:r>
      <w:r w:rsidRPr="0021138C">
        <w:t>struktúrában ke</w:t>
      </w:r>
      <w:r>
        <w:t>l</w:t>
      </w:r>
      <w:r w:rsidRPr="0021138C">
        <w:t>l átadni.</w:t>
      </w:r>
    </w:p>
    <w:p w14:paraId="0FD8ABDB" w14:textId="6E1AED67" w:rsidR="002A5809" w:rsidRDefault="00783149" w:rsidP="002A5809">
      <w:r>
        <w:rPr>
          <w:noProof/>
        </w:rPr>
        <w:drawing>
          <wp:inline distT="0" distB="0" distL="0" distR="0" wp14:anchorId="1A127751" wp14:editId="51780B4F">
            <wp:extent cx="5400675" cy="2628900"/>
            <wp:effectExtent l="0" t="0" r="0" b="0"/>
            <wp:docPr id="13203516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1662" name=""/>
                    <pic:cNvPicPr/>
                  </pic:nvPicPr>
                  <pic:blipFill>
                    <a:blip r:embed="rId39"/>
                    <a:stretch>
                      <a:fillRect/>
                    </a:stretch>
                  </pic:blipFill>
                  <pic:spPr>
                    <a:xfrm>
                      <a:off x="0" y="0"/>
                      <a:ext cx="5400675" cy="2628900"/>
                    </a:xfrm>
                    <a:prstGeom prst="rect">
                      <a:avLst/>
                    </a:prstGeom>
                  </pic:spPr>
                </pic:pic>
              </a:graphicData>
            </a:graphic>
          </wp:inline>
        </w:drawing>
      </w:r>
    </w:p>
    <w:p w14:paraId="0645ABAE" w14:textId="3303945D" w:rsidR="002A5809" w:rsidRDefault="002A5809" w:rsidP="002A5809">
      <w:r>
        <w:t xml:space="preserve">A paramétereket lásd. 7.1.1. </w:t>
      </w:r>
      <w:r w:rsidR="00137085">
        <w:t>AdozoLekerdezesBaseRequestT</w:t>
      </w:r>
      <w:r>
        <w:t>ype.</w:t>
      </w:r>
    </w:p>
    <w:p w14:paraId="39D7F1C0" w14:textId="77777777" w:rsidR="002A5809" w:rsidRDefault="002A5809" w:rsidP="002A5809">
      <w:pPr>
        <w:rPr>
          <w:b/>
          <w:bCs/>
          <w:u w:val="single"/>
        </w:rPr>
      </w:pPr>
      <w:r w:rsidRPr="007523CD">
        <w:rPr>
          <w:b/>
          <w:bCs/>
          <w:u w:val="single"/>
        </w:rPr>
        <w:t>Válasz:</w:t>
      </w:r>
    </w:p>
    <w:p w14:paraId="2C622DCA" w14:textId="113E8060" w:rsidR="002A5809" w:rsidRDefault="002A5809" w:rsidP="002A5809">
      <w:r w:rsidRPr="0021138C">
        <w:t xml:space="preserve">A </w:t>
      </w:r>
      <w:r>
        <w:t xml:space="preserve">választ </w:t>
      </w:r>
      <w:r w:rsidRPr="0021138C">
        <w:t xml:space="preserve">a </w:t>
      </w:r>
      <w:r w:rsidRPr="00A86CE2">
        <w:t>Get</w:t>
      </w:r>
      <w:r w:rsidR="00A51BFB">
        <w:t>HianyzoBevallas</w:t>
      </w:r>
      <w:r w:rsidRPr="00A86CE2">
        <w:t>Type</w:t>
      </w:r>
      <w:r>
        <w:t xml:space="preserve"> </w:t>
      </w:r>
      <w:r w:rsidRPr="0021138C">
        <w:t xml:space="preserve">struktúrában </w:t>
      </w:r>
      <w:r>
        <w:t>adja vissza rendszer</w:t>
      </w:r>
      <w:r w:rsidRPr="0021138C">
        <w:t>.</w:t>
      </w:r>
    </w:p>
    <w:tbl>
      <w:tblPr>
        <w:tblStyle w:val="Rcsostblzat"/>
        <w:tblW w:w="0" w:type="auto"/>
        <w:shd w:val="clear" w:color="auto" w:fill="D9D9D9" w:themeFill="background1" w:themeFillShade="D9"/>
        <w:tblLook w:val="04A0" w:firstRow="1" w:lastRow="0" w:firstColumn="1" w:lastColumn="0" w:noHBand="0" w:noVBand="1"/>
      </w:tblPr>
      <w:tblGrid>
        <w:gridCol w:w="2265"/>
        <w:gridCol w:w="3164"/>
        <w:gridCol w:w="998"/>
        <w:gridCol w:w="2638"/>
      </w:tblGrid>
      <w:tr w:rsidR="002A5809" w14:paraId="39044F60" w14:textId="77777777" w:rsidTr="00981924">
        <w:tc>
          <w:tcPr>
            <w:tcW w:w="2265" w:type="dxa"/>
            <w:shd w:val="clear" w:color="auto" w:fill="D9D9D9" w:themeFill="background1" w:themeFillShade="D9"/>
          </w:tcPr>
          <w:p w14:paraId="4D836C75" w14:textId="77777777" w:rsidR="002A5809" w:rsidRPr="00B30389" w:rsidRDefault="002A5809" w:rsidP="00981924">
            <w:pPr>
              <w:jc w:val="center"/>
              <w:rPr>
                <w:b/>
                <w:bCs/>
              </w:rPr>
            </w:pPr>
            <w:r w:rsidRPr="00B30389">
              <w:rPr>
                <w:b/>
                <w:bCs/>
              </w:rPr>
              <w:t>név</w:t>
            </w:r>
          </w:p>
        </w:tc>
        <w:tc>
          <w:tcPr>
            <w:tcW w:w="3164" w:type="dxa"/>
            <w:shd w:val="clear" w:color="auto" w:fill="D9D9D9" w:themeFill="background1" w:themeFillShade="D9"/>
          </w:tcPr>
          <w:p w14:paraId="45E4A8AF" w14:textId="77777777" w:rsidR="002A5809" w:rsidRPr="00B30389" w:rsidRDefault="002A5809" w:rsidP="00981924">
            <w:pPr>
              <w:jc w:val="center"/>
              <w:rPr>
                <w:b/>
                <w:bCs/>
              </w:rPr>
            </w:pPr>
            <w:r w:rsidRPr="00B30389">
              <w:rPr>
                <w:b/>
                <w:bCs/>
              </w:rPr>
              <w:t>típus</w:t>
            </w:r>
          </w:p>
        </w:tc>
        <w:tc>
          <w:tcPr>
            <w:tcW w:w="998" w:type="dxa"/>
            <w:shd w:val="clear" w:color="auto" w:fill="D9D9D9" w:themeFill="background1" w:themeFillShade="D9"/>
          </w:tcPr>
          <w:p w14:paraId="702815CA" w14:textId="77777777" w:rsidR="002A5809" w:rsidRPr="00B30389" w:rsidRDefault="002A5809" w:rsidP="00981924">
            <w:pPr>
              <w:jc w:val="center"/>
              <w:rPr>
                <w:b/>
                <w:bCs/>
              </w:rPr>
            </w:pPr>
            <w:r>
              <w:rPr>
                <w:b/>
                <w:bCs/>
              </w:rPr>
              <w:t>kötelező</w:t>
            </w:r>
          </w:p>
        </w:tc>
        <w:tc>
          <w:tcPr>
            <w:tcW w:w="2638" w:type="dxa"/>
            <w:shd w:val="clear" w:color="auto" w:fill="D9D9D9" w:themeFill="background1" w:themeFillShade="D9"/>
          </w:tcPr>
          <w:p w14:paraId="4CD8ECE1" w14:textId="77777777" w:rsidR="002A5809" w:rsidRPr="00B30389" w:rsidRDefault="002A5809" w:rsidP="00981924">
            <w:pPr>
              <w:jc w:val="center"/>
              <w:rPr>
                <w:b/>
                <w:bCs/>
              </w:rPr>
            </w:pPr>
            <w:r w:rsidRPr="00B30389">
              <w:rPr>
                <w:b/>
                <w:bCs/>
              </w:rPr>
              <w:t>leírás</w:t>
            </w:r>
          </w:p>
        </w:tc>
      </w:tr>
      <w:tr w:rsidR="002A5809" w14:paraId="55C526AA" w14:textId="77777777" w:rsidTr="00981924">
        <w:tc>
          <w:tcPr>
            <w:tcW w:w="2265" w:type="dxa"/>
            <w:shd w:val="clear" w:color="auto" w:fill="D9D9D9" w:themeFill="background1" w:themeFillShade="D9"/>
          </w:tcPr>
          <w:p w14:paraId="7565F555" w14:textId="0B0A84A6" w:rsidR="002A5809" w:rsidRDefault="00137085" w:rsidP="00981924">
            <w:r>
              <w:t>hianyzoBevallas</w:t>
            </w:r>
          </w:p>
        </w:tc>
        <w:tc>
          <w:tcPr>
            <w:tcW w:w="3164" w:type="dxa"/>
            <w:shd w:val="clear" w:color="auto" w:fill="D9D9D9" w:themeFill="background1" w:themeFillShade="D9"/>
          </w:tcPr>
          <w:p w14:paraId="6381A773" w14:textId="29AD59D5" w:rsidR="002A5809" w:rsidRDefault="00137085" w:rsidP="00981924">
            <w:pPr>
              <w:jc w:val="center"/>
            </w:pPr>
            <w:r>
              <w:t>HianyzoBevallas</w:t>
            </w:r>
          </w:p>
        </w:tc>
        <w:tc>
          <w:tcPr>
            <w:tcW w:w="998" w:type="dxa"/>
            <w:shd w:val="clear" w:color="auto" w:fill="D9D9D9" w:themeFill="background1" w:themeFillShade="D9"/>
          </w:tcPr>
          <w:p w14:paraId="0001E470" w14:textId="77777777" w:rsidR="002A5809" w:rsidRDefault="002A5809" w:rsidP="00981924">
            <w:pPr>
              <w:jc w:val="center"/>
            </w:pPr>
            <w:r>
              <w:t>nem</w:t>
            </w:r>
          </w:p>
        </w:tc>
        <w:tc>
          <w:tcPr>
            <w:tcW w:w="2638" w:type="dxa"/>
            <w:shd w:val="clear" w:color="auto" w:fill="D9D9D9" w:themeFill="background1" w:themeFillShade="D9"/>
          </w:tcPr>
          <w:p w14:paraId="63A54140" w14:textId="77777777" w:rsidR="002A5809" w:rsidRDefault="002A5809" w:rsidP="00981924">
            <w:r>
              <w:t>Köztartozás</w:t>
            </w:r>
            <w:r w:rsidRPr="007D1C33">
              <w:t xml:space="preserve"> adatok</w:t>
            </w:r>
          </w:p>
        </w:tc>
      </w:tr>
      <w:tr w:rsidR="002A5809" w14:paraId="730920BE" w14:textId="77777777" w:rsidTr="00981924">
        <w:tc>
          <w:tcPr>
            <w:tcW w:w="2265" w:type="dxa"/>
            <w:shd w:val="clear" w:color="auto" w:fill="D9D9D9" w:themeFill="background1" w:themeFillShade="D9"/>
          </w:tcPr>
          <w:p w14:paraId="07693D79" w14:textId="77777777" w:rsidR="002A5809" w:rsidRDefault="002A5809" w:rsidP="00981924">
            <w:r>
              <w:t>resultCode</w:t>
            </w:r>
          </w:p>
        </w:tc>
        <w:tc>
          <w:tcPr>
            <w:tcW w:w="3164" w:type="dxa"/>
            <w:shd w:val="clear" w:color="auto" w:fill="D9D9D9" w:themeFill="background1" w:themeFillShade="D9"/>
          </w:tcPr>
          <w:p w14:paraId="6B680C24" w14:textId="2A852CD0" w:rsidR="002A5809" w:rsidRDefault="002A5809" w:rsidP="00981924">
            <w:pPr>
              <w:jc w:val="center"/>
            </w:pPr>
            <w:r w:rsidRPr="00A86CE2">
              <w:t>Get</w:t>
            </w:r>
            <w:r w:rsidR="00A51BFB">
              <w:t>HianyzoBevallas</w:t>
            </w:r>
            <w:r w:rsidRPr="003D7054">
              <w:t>Result</w:t>
            </w:r>
          </w:p>
        </w:tc>
        <w:tc>
          <w:tcPr>
            <w:tcW w:w="998" w:type="dxa"/>
            <w:shd w:val="clear" w:color="auto" w:fill="D9D9D9" w:themeFill="background1" w:themeFillShade="D9"/>
          </w:tcPr>
          <w:p w14:paraId="11A6C255" w14:textId="77777777" w:rsidR="002A5809" w:rsidRDefault="002A5809" w:rsidP="00981924">
            <w:pPr>
              <w:jc w:val="center"/>
            </w:pPr>
            <w:r>
              <w:t>igen</w:t>
            </w:r>
          </w:p>
        </w:tc>
        <w:tc>
          <w:tcPr>
            <w:tcW w:w="2638" w:type="dxa"/>
            <w:shd w:val="clear" w:color="auto" w:fill="D9D9D9" w:themeFill="background1" w:themeFillShade="D9"/>
          </w:tcPr>
          <w:p w14:paraId="4579F718" w14:textId="77777777" w:rsidR="002A5809" w:rsidRDefault="002A5809" w:rsidP="00981924">
            <w:r>
              <w:t>Válaszkód</w:t>
            </w:r>
          </w:p>
        </w:tc>
      </w:tr>
      <w:tr w:rsidR="002A5809" w14:paraId="077FC599" w14:textId="77777777" w:rsidTr="00981924">
        <w:tc>
          <w:tcPr>
            <w:tcW w:w="2265" w:type="dxa"/>
            <w:shd w:val="clear" w:color="auto" w:fill="D9D9D9" w:themeFill="background1" w:themeFillShade="D9"/>
          </w:tcPr>
          <w:p w14:paraId="403A0EBC" w14:textId="77777777" w:rsidR="002A5809" w:rsidRDefault="002A5809" w:rsidP="00981924">
            <w:r>
              <w:t>resultMessage</w:t>
            </w:r>
          </w:p>
        </w:tc>
        <w:tc>
          <w:tcPr>
            <w:tcW w:w="3164" w:type="dxa"/>
            <w:shd w:val="clear" w:color="auto" w:fill="D9D9D9" w:themeFill="background1" w:themeFillShade="D9"/>
          </w:tcPr>
          <w:p w14:paraId="0E5429ED" w14:textId="77777777" w:rsidR="002A5809" w:rsidRDefault="002A5809" w:rsidP="00981924">
            <w:pPr>
              <w:jc w:val="center"/>
            </w:pPr>
            <w:r>
              <w:t>xs:string</w:t>
            </w:r>
          </w:p>
        </w:tc>
        <w:tc>
          <w:tcPr>
            <w:tcW w:w="998" w:type="dxa"/>
            <w:shd w:val="clear" w:color="auto" w:fill="D9D9D9" w:themeFill="background1" w:themeFillShade="D9"/>
          </w:tcPr>
          <w:p w14:paraId="4DD92497" w14:textId="77777777" w:rsidR="002A5809" w:rsidRDefault="002A5809" w:rsidP="00981924">
            <w:pPr>
              <w:jc w:val="center"/>
            </w:pPr>
            <w:r>
              <w:t>nem</w:t>
            </w:r>
          </w:p>
        </w:tc>
        <w:tc>
          <w:tcPr>
            <w:tcW w:w="2638" w:type="dxa"/>
            <w:shd w:val="clear" w:color="auto" w:fill="D9D9D9" w:themeFill="background1" w:themeFillShade="D9"/>
          </w:tcPr>
          <w:p w14:paraId="1E5D973D" w14:textId="77777777" w:rsidR="002A5809" w:rsidRDefault="002A5809" w:rsidP="00981924">
            <w:r>
              <w:t>Válaszüzenet</w:t>
            </w:r>
          </w:p>
        </w:tc>
      </w:tr>
    </w:tbl>
    <w:p w14:paraId="4BCC282B" w14:textId="77777777" w:rsidR="002A5809" w:rsidRDefault="002A5809" w:rsidP="002A5809"/>
    <w:p w14:paraId="722DCC30" w14:textId="3CA29184" w:rsidR="002A5809" w:rsidRDefault="002A5809" w:rsidP="002A5809">
      <w:r>
        <w:t xml:space="preserve">A </w:t>
      </w:r>
      <w:r w:rsidR="00A51BFB">
        <w:t xml:space="preserve">HianyzoBevallas </w:t>
      </w:r>
      <w:r>
        <w:t>tartalma megegyezik a 6.3.</w:t>
      </w:r>
      <w:r w:rsidR="00A17A8B">
        <w:t>4</w:t>
      </w:r>
      <w:r>
        <w:t xml:space="preserve"> alatt található REST struktúráéval a SOAP-nak megfelelő típusokkal (pl. double helyett xs:double).</w:t>
      </w:r>
    </w:p>
    <w:p w14:paraId="7662003C" w14:textId="77777777" w:rsidR="00A27DFA" w:rsidRDefault="00A27DFA" w:rsidP="00062789"/>
    <w:p w14:paraId="3E27C4A6" w14:textId="5347895E" w:rsidR="001B572A" w:rsidRDefault="00A27DFA" w:rsidP="00062789">
      <w:pPr>
        <w:rPr>
          <w:highlight w:val="yellow"/>
        </w:rPr>
      </w:pPr>
      <w:r>
        <w:rPr>
          <w:noProof/>
        </w:rPr>
        <w:lastRenderedPageBreak/>
        <w:t xml:space="preserve"> </w:t>
      </w:r>
      <w:r w:rsidR="0006329B">
        <w:rPr>
          <w:noProof/>
        </w:rPr>
        <w:drawing>
          <wp:inline distT="0" distB="0" distL="0" distR="0" wp14:anchorId="7A6DAAF2" wp14:editId="7AB50A3D">
            <wp:extent cx="5762625" cy="3734435"/>
            <wp:effectExtent l="0" t="0" r="9525" b="0"/>
            <wp:docPr id="19864117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772" name=""/>
                    <pic:cNvPicPr/>
                  </pic:nvPicPr>
                  <pic:blipFill>
                    <a:blip r:embed="rId40"/>
                    <a:stretch>
                      <a:fillRect/>
                    </a:stretch>
                  </pic:blipFill>
                  <pic:spPr>
                    <a:xfrm>
                      <a:off x="0" y="0"/>
                      <a:ext cx="5762625" cy="3734435"/>
                    </a:xfrm>
                    <a:prstGeom prst="rect">
                      <a:avLst/>
                    </a:prstGeom>
                  </pic:spPr>
                </pic:pic>
              </a:graphicData>
            </a:graphic>
          </wp:inline>
        </w:drawing>
      </w:r>
      <w:r>
        <w:rPr>
          <w:highlight w:val="yellow"/>
        </w:rPr>
        <w:t xml:space="preserve"> </w:t>
      </w:r>
    </w:p>
    <w:p w14:paraId="7CFF1C02" w14:textId="6F399181" w:rsidR="00C406FB" w:rsidRDefault="009358E8" w:rsidP="00C406FB">
      <w:r>
        <w:rPr>
          <w:noProof/>
        </w:rPr>
        <w:lastRenderedPageBreak/>
        <w:drawing>
          <wp:inline distT="0" distB="0" distL="0" distR="0" wp14:anchorId="0E8FE24D" wp14:editId="40E94EC2">
            <wp:extent cx="3867150" cy="5286375"/>
            <wp:effectExtent l="0" t="0" r="0" b="0"/>
            <wp:docPr id="514387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87232" name=""/>
                    <pic:cNvPicPr/>
                  </pic:nvPicPr>
                  <pic:blipFill>
                    <a:blip r:embed="rId41"/>
                    <a:stretch>
                      <a:fillRect/>
                    </a:stretch>
                  </pic:blipFill>
                  <pic:spPr>
                    <a:xfrm>
                      <a:off x="0" y="0"/>
                      <a:ext cx="3867150" cy="5286375"/>
                    </a:xfrm>
                    <a:prstGeom prst="rect">
                      <a:avLst/>
                    </a:prstGeom>
                  </pic:spPr>
                </pic:pic>
              </a:graphicData>
            </a:graphic>
          </wp:inline>
        </w:drawing>
      </w:r>
    </w:p>
    <w:p w14:paraId="61E28657" w14:textId="77777777" w:rsidR="00C406FB" w:rsidRDefault="00C406FB" w:rsidP="00C406FB">
      <w:pPr>
        <w:rPr>
          <w:b/>
          <w:bCs/>
          <w:u w:val="single"/>
        </w:rPr>
      </w:pPr>
      <w:r w:rsidRPr="00873EAF">
        <w:rPr>
          <w:b/>
          <w:bCs/>
          <w:u w:val="single"/>
        </w:rPr>
        <w:t>Válaszkódok:</w:t>
      </w:r>
      <w:r w:rsidRPr="00432177" w:rsidDel="00E50E06">
        <w:rPr>
          <w:b/>
          <w:bCs/>
          <w:u w:val="single"/>
        </w:rPr>
        <w:t xml:space="preserve"> </w:t>
      </w:r>
    </w:p>
    <w:p w14:paraId="636C2012" w14:textId="1C4C428D" w:rsidR="00B3704B" w:rsidRDefault="00C406FB" w:rsidP="00062789">
      <w:pPr>
        <w:rPr>
          <w:highlight w:val="yellow"/>
        </w:rPr>
      </w:pPr>
      <w:r w:rsidRPr="00665A11">
        <w:t xml:space="preserve">A válaszkódokat a </w:t>
      </w:r>
      <w:r w:rsidRPr="00A86CE2">
        <w:t>Get</w:t>
      </w:r>
      <w:r w:rsidR="00A51BFB">
        <w:t>HianyzoBevallas</w:t>
      </w:r>
      <w:r w:rsidRPr="003D7054">
        <w:t>Result</w:t>
      </w:r>
      <w:r w:rsidRPr="00665A11">
        <w:rPr>
          <w:rFonts w:ascii="Consolas" w:eastAsiaTheme="minorEastAsia" w:hAnsi="Consolas" w:cs="Consolas"/>
          <w:sz w:val="20"/>
          <w:szCs w:val="20"/>
        </w:rPr>
        <w:t xml:space="preserve"> enum tartalmazza.</w:t>
      </w:r>
      <w:r w:rsidDel="00F36A6D">
        <w:t xml:space="preserve"> </w:t>
      </w:r>
      <w:r>
        <w:t>A kódok megegyeznek a REST interfészen szereplőkkel, lásd 6.3.4.</w:t>
      </w:r>
    </w:p>
    <w:p w14:paraId="0E1F7330" w14:textId="65E33B86" w:rsidR="00B3704B" w:rsidRPr="00B3704B" w:rsidRDefault="00B3704B" w:rsidP="00B3704B">
      <w:pPr>
        <w:pStyle w:val="Cmsor2"/>
        <w:numPr>
          <w:ilvl w:val="2"/>
          <w:numId w:val="3"/>
        </w:numPr>
        <w:rPr>
          <w:i/>
          <w:iCs/>
          <w:sz w:val="24"/>
          <w:szCs w:val="24"/>
        </w:rPr>
      </w:pPr>
      <w:bookmarkStart w:id="1174" w:name="_Toc228879330"/>
      <w:r>
        <w:rPr>
          <w:i/>
          <w:iCs/>
          <w:sz w:val="24"/>
          <w:szCs w:val="24"/>
        </w:rPr>
        <w:t>Biztosítotti jogviszony (foglalkoztató) lekérdezés művelet</w:t>
      </w:r>
      <w:bookmarkEnd w:id="1174"/>
    </w:p>
    <w:p w14:paraId="6792BA86" w14:textId="77777777" w:rsidR="00B3704B" w:rsidRPr="00D4717D" w:rsidRDefault="00B3704B" w:rsidP="00B3704B">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B3704B" w14:paraId="1F587EB7" w14:textId="77777777" w:rsidTr="00981924">
        <w:tc>
          <w:tcPr>
            <w:tcW w:w="1980" w:type="dxa"/>
            <w:shd w:val="clear" w:color="auto" w:fill="D9D9D9" w:themeFill="background1" w:themeFillShade="D9"/>
          </w:tcPr>
          <w:p w14:paraId="030A8877" w14:textId="77777777" w:rsidR="00B3704B" w:rsidRPr="00B30389" w:rsidRDefault="00B3704B" w:rsidP="00981924">
            <w:pPr>
              <w:rPr>
                <w:b/>
                <w:bCs/>
              </w:rPr>
            </w:pPr>
            <w:r w:rsidRPr="00B30389">
              <w:rPr>
                <w:b/>
                <w:bCs/>
              </w:rPr>
              <w:t>művelet</w:t>
            </w:r>
          </w:p>
        </w:tc>
        <w:tc>
          <w:tcPr>
            <w:tcW w:w="7085" w:type="dxa"/>
            <w:shd w:val="clear" w:color="auto" w:fill="D9D9D9" w:themeFill="background1" w:themeFillShade="D9"/>
          </w:tcPr>
          <w:p w14:paraId="4621F248" w14:textId="79AB843E" w:rsidR="00B3704B" w:rsidRDefault="00AC5957" w:rsidP="00981924">
            <w:r>
              <w:t>g</w:t>
            </w:r>
            <w:r w:rsidRPr="00AC5957">
              <w:t>etBiztositottiJogviszonyFoglalkoztatoAdat</w:t>
            </w:r>
          </w:p>
        </w:tc>
      </w:tr>
      <w:tr w:rsidR="00B3704B" w14:paraId="3CA54CA6" w14:textId="77777777" w:rsidTr="00981924">
        <w:tc>
          <w:tcPr>
            <w:tcW w:w="1980" w:type="dxa"/>
            <w:shd w:val="clear" w:color="auto" w:fill="D9D9D9" w:themeFill="background1" w:themeFillShade="D9"/>
          </w:tcPr>
          <w:p w14:paraId="2101F2B2" w14:textId="77777777" w:rsidR="00B3704B" w:rsidRPr="00B30389" w:rsidRDefault="00B3704B" w:rsidP="00981924">
            <w:pPr>
              <w:rPr>
                <w:b/>
                <w:bCs/>
              </w:rPr>
            </w:pPr>
            <w:r w:rsidRPr="00B30389">
              <w:rPr>
                <w:b/>
                <w:bCs/>
              </w:rPr>
              <w:t>leírás</w:t>
            </w:r>
          </w:p>
        </w:tc>
        <w:tc>
          <w:tcPr>
            <w:tcW w:w="7085" w:type="dxa"/>
            <w:shd w:val="clear" w:color="auto" w:fill="D9D9D9" w:themeFill="background1" w:themeFillShade="D9"/>
          </w:tcPr>
          <w:p w14:paraId="62C863B0" w14:textId="01DD5B9A" w:rsidR="00B3704B" w:rsidRPr="00D4717D" w:rsidRDefault="00B3704B"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Foglalkoztató foglalkoztatottjainak biztosítotti jogviszony adatainak lekérdezését</w:t>
            </w:r>
            <w:r w:rsidRPr="00D4717D">
              <w:rPr>
                <w:rFonts w:eastAsiaTheme="minorEastAsia"/>
                <w:color w:val="auto"/>
                <w:sz w:val="20"/>
                <w:szCs w:val="20"/>
              </w:rPr>
              <w:t xml:space="preserve"> biztosító művelet. </w:t>
            </w:r>
            <w:r>
              <w:rPr>
                <w:rFonts w:eastAsiaTheme="minorEastAsia"/>
                <w:color w:val="auto"/>
                <w:sz w:val="20"/>
                <w:szCs w:val="20"/>
              </w:rPr>
              <w:t xml:space="preserve">Amennyiben a válaszban nem érkezne meg az adatok, akkor vélhetően sok foglalkoztatott adatait visszaadó, elhúzódó műveletről van szó, aminek eredménye a </w:t>
            </w:r>
            <w:r w:rsidR="00AC5957">
              <w:rPr>
                <w:rFonts w:eastAsiaTheme="minorEastAsia"/>
                <w:color w:val="auto"/>
                <w:sz w:val="20"/>
                <w:szCs w:val="20"/>
              </w:rPr>
              <w:t>g</w:t>
            </w:r>
            <w:r w:rsidR="00AC5957" w:rsidRPr="00AC5957">
              <w:rPr>
                <w:rFonts w:eastAsiaTheme="minorEastAsia"/>
                <w:color w:val="auto"/>
                <w:sz w:val="20"/>
                <w:szCs w:val="20"/>
              </w:rPr>
              <w:t>etBiztositottiJogviszonyFoglalkoztatoAdat</w:t>
            </w:r>
            <w:r w:rsidR="00AC5957">
              <w:rPr>
                <w:rFonts w:eastAsiaTheme="minorEastAsia"/>
                <w:color w:val="auto"/>
                <w:sz w:val="20"/>
                <w:szCs w:val="20"/>
              </w:rPr>
              <w:t xml:space="preserve">Statusz </w:t>
            </w:r>
            <w:r>
              <w:rPr>
                <w:rFonts w:eastAsiaTheme="minorEastAsia"/>
                <w:color w:val="auto"/>
                <w:sz w:val="20"/>
                <w:szCs w:val="20"/>
              </w:rPr>
              <w:t>művelettel kérdezhető le.</w:t>
            </w:r>
          </w:p>
        </w:tc>
      </w:tr>
    </w:tbl>
    <w:p w14:paraId="2C7A63DB" w14:textId="77777777" w:rsidR="00B3704B" w:rsidRDefault="00B3704B" w:rsidP="00B3704B"/>
    <w:p w14:paraId="6E55A372" w14:textId="77777777" w:rsidR="00B3704B" w:rsidRDefault="00B3704B" w:rsidP="00B3704B">
      <w:pPr>
        <w:rPr>
          <w:b/>
          <w:bCs/>
          <w:u w:val="single"/>
        </w:rPr>
      </w:pPr>
      <w:r w:rsidRPr="00D4717D">
        <w:rPr>
          <w:b/>
          <w:bCs/>
          <w:u w:val="single"/>
        </w:rPr>
        <w:t>Bemenő paraméterek:</w:t>
      </w:r>
    </w:p>
    <w:p w14:paraId="666C32EA" w14:textId="268D5216" w:rsidR="00B3704B" w:rsidRPr="0021138C" w:rsidRDefault="00B3704B" w:rsidP="00B3704B">
      <w:r w:rsidRPr="0021138C">
        <w:lastRenderedPageBreak/>
        <w:t xml:space="preserve">A bemenő paramétereket a </w:t>
      </w:r>
      <w:r w:rsidR="00AC5957">
        <w:t>G</w:t>
      </w:r>
      <w:r w:rsidR="00AC5957" w:rsidRPr="00AC5957">
        <w:t>etBiztositottiJogviszonyFoglalkoztatoAdat</w:t>
      </w:r>
      <w:r w:rsidRPr="007E7F6B">
        <w:t>RequestType</w:t>
      </w:r>
      <w:r>
        <w:t xml:space="preserve"> </w:t>
      </w:r>
      <w:r w:rsidRPr="0021138C">
        <w:t>struktúrában ke</w:t>
      </w:r>
      <w:r>
        <w:t>l</w:t>
      </w:r>
      <w:r w:rsidRPr="0021138C">
        <w:t>l átadni.</w:t>
      </w:r>
    </w:p>
    <w:p w14:paraId="5FEA276D" w14:textId="31F4C3C1" w:rsidR="00B3704B" w:rsidRDefault="00AC5957" w:rsidP="00B3704B">
      <w:r>
        <w:rPr>
          <w:noProof/>
        </w:rPr>
        <w:drawing>
          <wp:inline distT="0" distB="0" distL="0" distR="0" wp14:anchorId="16068188" wp14:editId="28D814B8">
            <wp:extent cx="5762625" cy="4564380"/>
            <wp:effectExtent l="0" t="0" r="9525" b="7620"/>
            <wp:docPr id="1281342858" name="Kép 1"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42858" name="Kép 1" descr="A képen szöveg, képernyőkép, Betűtípus, diagram látható&#10;&#10;Automatikusan generált leírás"/>
                    <pic:cNvPicPr/>
                  </pic:nvPicPr>
                  <pic:blipFill>
                    <a:blip r:embed="rId42"/>
                    <a:stretch>
                      <a:fillRect/>
                    </a:stretch>
                  </pic:blipFill>
                  <pic:spPr>
                    <a:xfrm>
                      <a:off x="0" y="0"/>
                      <a:ext cx="5762625" cy="4564380"/>
                    </a:xfrm>
                    <a:prstGeom prst="rect">
                      <a:avLst/>
                    </a:prstGeom>
                  </pic:spPr>
                </pic:pic>
              </a:graphicData>
            </a:graphic>
          </wp:inline>
        </w:drawing>
      </w:r>
    </w:p>
    <w:p w14:paraId="1D30DD89" w14:textId="0BE62DE2" w:rsidR="00C85ABE" w:rsidRDefault="00C85ABE" w:rsidP="00C85ABE">
      <w:pPr>
        <w:rPr>
          <w:b/>
          <w:bCs/>
          <w:u w:val="single"/>
        </w:rPr>
      </w:pPr>
      <w:r>
        <w:t xml:space="preserve">A 7.1.1. fejezetben található alapparamétereken felül a következőket tartalmazza a </w:t>
      </w:r>
      <w:r w:rsidR="00101E14">
        <w:t>G</w:t>
      </w:r>
      <w:r w:rsidR="00101E14" w:rsidRPr="00AC5957">
        <w:t>etBiztositottiJogviszonyFoglalkoztatoAdat</w:t>
      </w:r>
      <w:r w:rsidRPr="007E7F6B">
        <w:t>RequestType</w:t>
      </w:r>
      <w:r>
        <w:t>.</w:t>
      </w:r>
      <w:r>
        <w:rPr>
          <w:b/>
          <w:bCs/>
          <w:u w:val="single"/>
        </w:rPr>
        <w:t xml:space="preserve"> </w:t>
      </w:r>
    </w:p>
    <w:tbl>
      <w:tblPr>
        <w:tblStyle w:val="Rcsostblzat"/>
        <w:tblW w:w="9067" w:type="dxa"/>
        <w:shd w:val="clear" w:color="auto" w:fill="D9D9D9" w:themeFill="background1" w:themeFillShade="D9"/>
        <w:tblLayout w:type="fixed"/>
        <w:tblLook w:val="04A0" w:firstRow="1" w:lastRow="0" w:firstColumn="1" w:lastColumn="0" w:noHBand="0" w:noVBand="1"/>
      </w:tblPr>
      <w:tblGrid>
        <w:gridCol w:w="2689"/>
        <w:gridCol w:w="1134"/>
        <w:gridCol w:w="1134"/>
        <w:gridCol w:w="4110"/>
      </w:tblGrid>
      <w:tr w:rsidR="00C85ABE" w14:paraId="47C20646" w14:textId="77777777" w:rsidTr="00101E14">
        <w:tc>
          <w:tcPr>
            <w:tcW w:w="2689" w:type="dxa"/>
            <w:shd w:val="clear" w:color="auto" w:fill="D9D9D9" w:themeFill="background1" w:themeFillShade="D9"/>
          </w:tcPr>
          <w:p w14:paraId="77C46A09" w14:textId="77777777" w:rsidR="00C85ABE" w:rsidRPr="00B30389" w:rsidRDefault="00C85ABE" w:rsidP="00981924">
            <w:pPr>
              <w:jc w:val="center"/>
              <w:rPr>
                <w:b/>
                <w:bCs/>
              </w:rPr>
            </w:pPr>
            <w:r w:rsidRPr="00B30389">
              <w:rPr>
                <w:b/>
                <w:bCs/>
              </w:rPr>
              <w:t>név</w:t>
            </w:r>
          </w:p>
        </w:tc>
        <w:tc>
          <w:tcPr>
            <w:tcW w:w="1134" w:type="dxa"/>
            <w:shd w:val="clear" w:color="auto" w:fill="D9D9D9" w:themeFill="background1" w:themeFillShade="D9"/>
          </w:tcPr>
          <w:p w14:paraId="4524E3B7" w14:textId="77777777" w:rsidR="00C85ABE" w:rsidRPr="00B30389" w:rsidRDefault="00C85ABE" w:rsidP="00981924">
            <w:pPr>
              <w:jc w:val="center"/>
              <w:rPr>
                <w:b/>
                <w:bCs/>
              </w:rPr>
            </w:pPr>
            <w:r w:rsidRPr="00B30389">
              <w:rPr>
                <w:b/>
                <w:bCs/>
              </w:rPr>
              <w:t>típus</w:t>
            </w:r>
          </w:p>
        </w:tc>
        <w:tc>
          <w:tcPr>
            <w:tcW w:w="1134" w:type="dxa"/>
            <w:shd w:val="clear" w:color="auto" w:fill="D9D9D9" w:themeFill="background1" w:themeFillShade="D9"/>
          </w:tcPr>
          <w:p w14:paraId="545893B8" w14:textId="77777777" w:rsidR="00C85ABE" w:rsidRPr="00B30389" w:rsidRDefault="00C85ABE" w:rsidP="00981924">
            <w:pPr>
              <w:jc w:val="center"/>
              <w:rPr>
                <w:b/>
                <w:bCs/>
              </w:rPr>
            </w:pPr>
            <w:r>
              <w:rPr>
                <w:b/>
                <w:bCs/>
              </w:rPr>
              <w:t>kötelező</w:t>
            </w:r>
          </w:p>
        </w:tc>
        <w:tc>
          <w:tcPr>
            <w:tcW w:w="4110" w:type="dxa"/>
            <w:shd w:val="clear" w:color="auto" w:fill="D9D9D9" w:themeFill="background1" w:themeFillShade="D9"/>
          </w:tcPr>
          <w:p w14:paraId="6527ED28" w14:textId="77777777" w:rsidR="00C85ABE" w:rsidRPr="00B30389" w:rsidRDefault="00C85ABE" w:rsidP="00981924">
            <w:pPr>
              <w:jc w:val="center"/>
              <w:rPr>
                <w:b/>
                <w:bCs/>
              </w:rPr>
            </w:pPr>
            <w:r w:rsidRPr="00B30389">
              <w:rPr>
                <w:b/>
                <w:bCs/>
              </w:rPr>
              <w:t>leírás</w:t>
            </w:r>
          </w:p>
        </w:tc>
      </w:tr>
      <w:tr w:rsidR="00C85ABE" w14:paraId="6E1F9F81" w14:textId="77777777" w:rsidTr="00101E14">
        <w:tc>
          <w:tcPr>
            <w:tcW w:w="2689" w:type="dxa"/>
            <w:shd w:val="clear" w:color="auto" w:fill="D9D9D9" w:themeFill="background1" w:themeFillShade="D9"/>
          </w:tcPr>
          <w:p w14:paraId="79779719" w14:textId="3386EC93" w:rsidR="00C85ABE" w:rsidRDefault="00101E14" w:rsidP="00981924">
            <w:r w:rsidRPr="00101E14">
              <w:t>lekerdezesiIdoszakKezdete</w:t>
            </w:r>
          </w:p>
        </w:tc>
        <w:tc>
          <w:tcPr>
            <w:tcW w:w="1134" w:type="dxa"/>
            <w:shd w:val="clear" w:color="auto" w:fill="D9D9D9" w:themeFill="background1" w:themeFillShade="D9"/>
          </w:tcPr>
          <w:p w14:paraId="7BEC9AF5" w14:textId="54086718" w:rsidR="00C85ABE" w:rsidRDefault="00C85ABE" w:rsidP="00981924">
            <w:pPr>
              <w:jc w:val="center"/>
            </w:pPr>
            <w:r>
              <w:t>xs:date</w:t>
            </w:r>
          </w:p>
        </w:tc>
        <w:tc>
          <w:tcPr>
            <w:tcW w:w="1134" w:type="dxa"/>
            <w:shd w:val="clear" w:color="auto" w:fill="D9D9D9" w:themeFill="background1" w:themeFillShade="D9"/>
          </w:tcPr>
          <w:p w14:paraId="3A724E48" w14:textId="77777777" w:rsidR="00C85ABE" w:rsidRDefault="00C85ABE" w:rsidP="00981924">
            <w:pPr>
              <w:jc w:val="center"/>
            </w:pPr>
            <w:r>
              <w:t>nem</w:t>
            </w:r>
          </w:p>
        </w:tc>
        <w:tc>
          <w:tcPr>
            <w:tcW w:w="4110" w:type="dxa"/>
            <w:shd w:val="clear" w:color="auto" w:fill="D9D9D9" w:themeFill="background1" w:themeFillShade="D9"/>
          </w:tcPr>
          <w:p w14:paraId="4E31F8B9" w14:textId="39B9F78A" w:rsidR="00C85ABE" w:rsidRDefault="00C85ABE" w:rsidP="00981924">
            <w:r w:rsidRPr="00182083">
              <w:t>Lekérdezési i</w:t>
            </w:r>
            <w:r w:rsidRPr="000F0E42">
              <w:t xml:space="preserve">dőszak </w:t>
            </w:r>
            <w:r w:rsidR="00101E14">
              <w:t>kezdete</w:t>
            </w:r>
          </w:p>
        </w:tc>
      </w:tr>
      <w:tr w:rsidR="00C85ABE" w14:paraId="0AA4E4A2" w14:textId="77777777" w:rsidTr="00101E14">
        <w:tc>
          <w:tcPr>
            <w:tcW w:w="2689" w:type="dxa"/>
            <w:shd w:val="clear" w:color="auto" w:fill="D9D9D9" w:themeFill="background1" w:themeFillShade="D9"/>
          </w:tcPr>
          <w:p w14:paraId="4E3710F2" w14:textId="0DB43140" w:rsidR="00C85ABE" w:rsidRPr="000F0E42" w:rsidRDefault="00101E14" w:rsidP="00981924">
            <w:r w:rsidRPr="00101E14">
              <w:t>lekerdezesiIdoszakVege</w:t>
            </w:r>
          </w:p>
        </w:tc>
        <w:tc>
          <w:tcPr>
            <w:tcW w:w="1134" w:type="dxa"/>
            <w:shd w:val="clear" w:color="auto" w:fill="D9D9D9" w:themeFill="background1" w:themeFillShade="D9"/>
          </w:tcPr>
          <w:p w14:paraId="31920223" w14:textId="32C90D77" w:rsidR="00C85ABE" w:rsidRDefault="00C85ABE" w:rsidP="00981924">
            <w:pPr>
              <w:jc w:val="center"/>
            </w:pPr>
            <w:r>
              <w:t>xs:date</w:t>
            </w:r>
          </w:p>
        </w:tc>
        <w:tc>
          <w:tcPr>
            <w:tcW w:w="1134" w:type="dxa"/>
            <w:shd w:val="clear" w:color="auto" w:fill="D9D9D9" w:themeFill="background1" w:themeFillShade="D9"/>
          </w:tcPr>
          <w:p w14:paraId="50BF38AB" w14:textId="77777777" w:rsidR="00C85ABE" w:rsidRDefault="00C85ABE" w:rsidP="00981924">
            <w:pPr>
              <w:jc w:val="center"/>
            </w:pPr>
            <w:r>
              <w:t>nem</w:t>
            </w:r>
          </w:p>
        </w:tc>
        <w:tc>
          <w:tcPr>
            <w:tcW w:w="4110" w:type="dxa"/>
            <w:shd w:val="clear" w:color="auto" w:fill="D9D9D9" w:themeFill="background1" w:themeFillShade="D9"/>
          </w:tcPr>
          <w:p w14:paraId="52EDDF85" w14:textId="77777777" w:rsidR="00C85ABE" w:rsidRDefault="00C85ABE" w:rsidP="00981924">
            <w:pPr>
              <w:jc w:val="both"/>
            </w:pPr>
            <w:r w:rsidRPr="00182083">
              <w:t>Lekérdezési i</w:t>
            </w:r>
            <w:r w:rsidRPr="000F0E42">
              <w:t>dőszak vége</w:t>
            </w:r>
          </w:p>
        </w:tc>
      </w:tr>
      <w:tr w:rsidR="00C85ABE" w14:paraId="019EE3E0" w14:textId="77777777" w:rsidTr="00101E14">
        <w:tc>
          <w:tcPr>
            <w:tcW w:w="2689" w:type="dxa"/>
            <w:shd w:val="clear" w:color="auto" w:fill="D9D9D9" w:themeFill="background1" w:themeFillShade="D9"/>
          </w:tcPr>
          <w:p w14:paraId="72E3E33B" w14:textId="059DC30B" w:rsidR="00C85ABE" w:rsidRPr="000F7830" w:rsidRDefault="00101E14" w:rsidP="00981924">
            <w:r w:rsidRPr="00101E14">
              <w:t>bejelentesDatuma</w:t>
            </w:r>
          </w:p>
        </w:tc>
        <w:tc>
          <w:tcPr>
            <w:tcW w:w="1134" w:type="dxa"/>
            <w:shd w:val="clear" w:color="auto" w:fill="D9D9D9" w:themeFill="background1" w:themeFillShade="D9"/>
          </w:tcPr>
          <w:p w14:paraId="2B913A1B" w14:textId="02E5C043" w:rsidR="00C85ABE" w:rsidRDefault="00C85ABE" w:rsidP="00981924">
            <w:pPr>
              <w:jc w:val="center"/>
            </w:pPr>
            <w:r>
              <w:t>xs:date</w:t>
            </w:r>
          </w:p>
        </w:tc>
        <w:tc>
          <w:tcPr>
            <w:tcW w:w="1134" w:type="dxa"/>
            <w:shd w:val="clear" w:color="auto" w:fill="D9D9D9" w:themeFill="background1" w:themeFillShade="D9"/>
          </w:tcPr>
          <w:p w14:paraId="253C2BAF" w14:textId="77777777" w:rsidR="00C85ABE" w:rsidRDefault="00C85ABE" w:rsidP="00981924">
            <w:pPr>
              <w:jc w:val="center"/>
            </w:pPr>
            <w:r>
              <w:t>nem</w:t>
            </w:r>
          </w:p>
        </w:tc>
        <w:tc>
          <w:tcPr>
            <w:tcW w:w="4110" w:type="dxa"/>
            <w:shd w:val="clear" w:color="auto" w:fill="D9D9D9" w:themeFill="background1" w:themeFillShade="D9"/>
          </w:tcPr>
          <w:p w14:paraId="1064AF1F" w14:textId="77777777" w:rsidR="00C85ABE" w:rsidRPr="000F7830" w:rsidRDefault="00C85ABE" w:rsidP="00981924">
            <w:pPr>
              <w:jc w:val="both"/>
            </w:pPr>
            <w:r w:rsidRPr="00182083">
              <w:t>Bejelentés dátuma</w:t>
            </w:r>
          </w:p>
        </w:tc>
      </w:tr>
      <w:tr w:rsidR="00C85ABE" w14:paraId="289D4893" w14:textId="77777777" w:rsidTr="00101E14">
        <w:tc>
          <w:tcPr>
            <w:tcW w:w="2689" w:type="dxa"/>
            <w:shd w:val="clear" w:color="auto" w:fill="D9D9D9" w:themeFill="background1" w:themeFillShade="D9"/>
          </w:tcPr>
          <w:p w14:paraId="4798B0E9" w14:textId="08FFD4E2" w:rsidR="00C85ABE" w:rsidRPr="00D4717D" w:rsidRDefault="00101E14" w:rsidP="00981924">
            <w:r>
              <w:t>j</w:t>
            </w:r>
            <w:r w:rsidRPr="00101E14">
              <w:t>ogviszonyTipus</w:t>
            </w:r>
          </w:p>
        </w:tc>
        <w:tc>
          <w:tcPr>
            <w:tcW w:w="1134" w:type="dxa"/>
            <w:shd w:val="clear" w:color="auto" w:fill="D9D9D9" w:themeFill="background1" w:themeFillShade="D9"/>
          </w:tcPr>
          <w:p w14:paraId="47C7BEC0" w14:textId="326F118F" w:rsidR="00C85ABE" w:rsidRPr="00D4717D" w:rsidRDefault="00101E14" w:rsidP="00981924">
            <w:pPr>
              <w:jc w:val="center"/>
            </w:pPr>
            <w:r w:rsidRPr="00101E14">
              <w:t>JogviszonyTipus</w:t>
            </w:r>
          </w:p>
        </w:tc>
        <w:tc>
          <w:tcPr>
            <w:tcW w:w="1134" w:type="dxa"/>
            <w:shd w:val="clear" w:color="auto" w:fill="D9D9D9" w:themeFill="background1" w:themeFillShade="D9"/>
          </w:tcPr>
          <w:p w14:paraId="3BCB4578" w14:textId="77777777" w:rsidR="00C85ABE" w:rsidRDefault="00C85ABE" w:rsidP="00981924">
            <w:pPr>
              <w:jc w:val="center"/>
            </w:pPr>
            <w:r>
              <w:t>igen</w:t>
            </w:r>
          </w:p>
        </w:tc>
        <w:tc>
          <w:tcPr>
            <w:tcW w:w="4110" w:type="dxa"/>
            <w:shd w:val="clear" w:color="auto" w:fill="D9D9D9" w:themeFill="background1" w:themeFillShade="D9"/>
          </w:tcPr>
          <w:p w14:paraId="0034D714" w14:textId="77777777" w:rsidR="00C85ABE" w:rsidRDefault="00C85ABE" w:rsidP="00981924">
            <w:r w:rsidRPr="00182083">
              <w:t>Jogviszony típusa</w:t>
            </w:r>
            <w:r>
              <w:t xml:space="preserve">. A következő értékek egyiket kell felvegye: </w:t>
            </w:r>
            <w:r w:rsidRPr="00182083">
              <w:t xml:space="preserve"> </w:t>
            </w:r>
          </w:p>
          <w:p w14:paraId="062BBC83" w14:textId="44996BC2" w:rsidR="00C85ABE" w:rsidRDefault="00101E14" w:rsidP="00981924">
            <w:r>
              <w:t>NYITOTT</w:t>
            </w:r>
            <w:r w:rsidR="00C85ABE" w:rsidRPr="00182083">
              <w:t>-nyitott</w:t>
            </w:r>
          </w:p>
          <w:p w14:paraId="56EBA171" w14:textId="5BB075A4" w:rsidR="00C85ABE" w:rsidRPr="00D4717D" w:rsidRDefault="00101E14" w:rsidP="00981924">
            <w:r>
              <w:t>MIND</w:t>
            </w:r>
            <w:r w:rsidR="00C85ABE" w:rsidRPr="00182083">
              <w:t>-mind</w:t>
            </w:r>
          </w:p>
        </w:tc>
      </w:tr>
    </w:tbl>
    <w:p w14:paraId="0DDD2440" w14:textId="77777777" w:rsidR="00C85ABE" w:rsidRDefault="00C85ABE" w:rsidP="00B3704B">
      <w:pPr>
        <w:rPr>
          <w:b/>
          <w:bCs/>
          <w:u w:val="single"/>
        </w:rPr>
      </w:pPr>
    </w:p>
    <w:p w14:paraId="1520B524" w14:textId="030CCD69" w:rsidR="00B3704B" w:rsidRDefault="00B3704B" w:rsidP="00B3704B">
      <w:pPr>
        <w:rPr>
          <w:b/>
          <w:bCs/>
          <w:u w:val="single"/>
        </w:rPr>
      </w:pPr>
      <w:r w:rsidRPr="007523CD">
        <w:rPr>
          <w:b/>
          <w:bCs/>
          <w:u w:val="single"/>
        </w:rPr>
        <w:t>Válasz:</w:t>
      </w:r>
    </w:p>
    <w:p w14:paraId="22D1DE20" w14:textId="68AE7C80" w:rsidR="00B3704B" w:rsidRDefault="00B3704B" w:rsidP="00B3704B">
      <w:r w:rsidRPr="0021138C">
        <w:t xml:space="preserve">A </w:t>
      </w:r>
      <w:r>
        <w:t xml:space="preserve">választ </w:t>
      </w:r>
      <w:r w:rsidRPr="0021138C">
        <w:t xml:space="preserve">a </w:t>
      </w:r>
      <w:r w:rsidR="00A52A03">
        <w:t>G</w:t>
      </w:r>
      <w:r w:rsidR="00A52A03" w:rsidRPr="00AC5957">
        <w:t>etBiztositottiJogviszonyFoglalkoztatoAdat</w:t>
      </w:r>
      <w:r w:rsidRPr="00A86CE2">
        <w:t>ResponseType</w:t>
      </w:r>
      <w:r>
        <w:t xml:space="preserve"> </w:t>
      </w:r>
      <w:r w:rsidRPr="0021138C">
        <w:t xml:space="preserve">struktúrában </w:t>
      </w:r>
      <w:r>
        <w:t>adja vissza rendszer</w:t>
      </w:r>
      <w:r w:rsidRPr="0021138C">
        <w:t>.</w:t>
      </w:r>
    </w:p>
    <w:tbl>
      <w:tblPr>
        <w:tblStyle w:val="Rcsostblzat"/>
        <w:tblW w:w="0" w:type="auto"/>
        <w:shd w:val="clear" w:color="auto" w:fill="D9D9D9" w:themeFill="background1" w:themeFillShade="D9"/>
        <w:tblLayout w:type="fixed"/>
        <w:tblLook w:val="04A0" w:firstRow="1" w:lastRow="0" w:firstColumn="1" w:lastColumn="0" w:noHBand="0" w:noVBand="1"/>
      </w:tblPr>
      <w:tblGrid>
        <w:gridCol w:w="1838"/>
        <w:gridCol w:w="4279"/>
        <w:gridCol w:w="966"/>
        <w:gridCol w:w="1982"/>
      </w:tblGrid>
      <w:tr w:rsidR="00404783" w14:paraId="624B76A1" w14:textId="77777777" w:rsidTr="00DF0713">
        <w:tc>
          <w:tcPr>
            <w:tcW w:w="1838" w:type="dxa"/>
            <w:shd w:val="clear" w:color="auto" w:fill="D9D9D9" w:themeFill="background1" w:themeFillShade="D9"/>
          </w:tcPr>
          <w:p w14:paraId="6843465E" w14:textId="77777777" w:rsidR="00B3704B" w:rsidRPr="00B30389" w:rsidRDefault="00B3704B" w:rsidP="00981924">
            <w:pPr>
              <w:jc w:val="center"/>
              <w:rPr>
                <w:b/>
                <w:bCs/>
              </w:rPr>
            </w:pPr>
            <w:r w:rsidRPr="00B30389">
              <w:rPr>
                <w:b/>
                <w:bCs/>
              </w:rPr>
              <w:t>név</w:t>
            </w:r>
          </w:p>
        </w:tc>
        <w:tc>
          <w:tcPr>
            <w:tcW w:w="4279" w:type="dxa"/>
            <w:shd w:val="clear" w:color="auto" w:fill="D9D9D9" w:themeFill="background1" w:themeFillShade="D9"/>
          </w:tcPr>
          <w:p w14:paraId="77EF6EB2" w14:textId="77777777" w:rsidR="00B3704B" w:rsidRPr="00B30389" w:rsidRDefault="00B3704B" w:rsidP="00981924">
            <w:pPr>
              <w:jc w:val="center"/>
              <w:rPr>
                <w:b/>
                <w:bCs/>
              </w:rPr>
            </w:pPr>
            <w:r w:rsidRPr="00B30389">
              <w:rPr>
                <w:b/>
                <w:bCs/>
              </w:rPr>
              <w:t>típus</w:t>
            </w:r>
          </w:p>
        </w:tc>
        <w:tc>
          <w:tcPr>
            <w:tcW w:w="966" w:type="dxa"/>
            <w:shd w:val="clear" w:color="auto" w:fill="D9D9D9" w:themeFill="background1" w:themeFillShade="D9"/>
          </w:tcPr>
          <w:p w14:paraId="377687BE" w14:textId="77777777" w:rsidR="00B3704B" w:rsidRPr="00B30389" w:rsidRDefault="00B3704B" w:rsidP="00981924">
            <w:pPr>
              <w:jc w:val="center"/>
              <w:rPr>
                <w:b/>
                <w:bCs/>
              </w:rPr>
            </w:pPr>
            <w:r>
              <w:rPr>
                <w:b/>
                <w:bCs/>
              </w:rPr>
              <w:t>kötelező</w:t>
            </w:r>
          </w:p>
        </w:tc>
        <w:tc>
          <w:tcPr>
            <w:tcW w:w="1982" w:type="dxa"/>
            <w:shd w:val="clear" w:color="auto" w:fill="D9D9D9" w:themeFill="background1" w:themeFillShade="D9"/>
          </w:tcPr>
          <w:p w14:paraId="59425F36" w14:textId="77777777" w:rsidR="00B3704B" w:rsidRPr="00B30389" w:rsidRDefault="00B3704B" w:rsidP="00981924">
            <w:pPr>
              <w:jc w:val="center"/>
              <w:rPr>
                <w:b/>
                <w:bCs/>
              </w:rPr>
            </w:pPr>
            <w:r w:rsidRPr="00B30389">
              <w:rPr>
                <w:b/>
                <w:bCs/>
              </w:rPr>
              <w:t>leírás</w:t>
            </w:r>
          </w:p>
        </w:tc>
      </w:tr>
      <w:tr w:rsidR="00404783" w14:paraId="56D8459B" w14:textId="77777777" w:rsidTr="00DF0713">
        <w:tc>
          <w:tcPr>
            <w:tcW w:w="1838" w:type="dxa"/>
            <w:shd w:val="clear" w:color="auto" w:fill="D9D9D9" w:themeFill="background1" w:themeFillShade="D9"/>
          </w:tcPr>
          <w:p w14:paraId="0412DA6E" w14:textId="37979BCA" w:rsidR="00B3704B" w:rsidRDefault="00A52A03" w:rsidP="00981924">
            <w:r w:rsidRPr="00A52A03">
              <w:lastRenderedPageBreak/>
              <w:t>foglalkoztatottak</w:t>
            </w:r>
          </w:p>
        </w:tc>
        <w:tc>
          <w:tcPr>
            <w:tcW w:w="4279" w:type="dxa"/>
            <w:shd w:val="clear" w:color="auto" w:fill="D9D9D9" w:themeFill="background1" w:themeFillShade="D9"/>
          </w:tcPr>
          <w:p w14:paraId="62525C91" w14:textId="3D3EE365" w:rsidR="00B3704B" w:rsidRDefault="00A52A03" w:rsidP="00981924">
            <w:pPr>
              <w:jc w:val="center"/>
            </w:pPr>
            <w:r w:rsidRPr="00A52A03">
              <w:t>BiztositottiJogviszonyFoglalkoztatoAdatai</w:t>
            </w:r>
          </w:p>
        </w:tc>
        <w:tc>
          <w:tcPr>
            <w:tcW w:w="966" w:type="dxa"/>
            <w:shd w:val="clear" w:color="auto" w:fill="D9D9D9" w:themeFill="background1" w:themeFillShade="D9"/>
          </w:tcPr>
          <w:p w14:paraId="0CB5FFC5" w14:textId="77777777" w:rsidR="00B3704B" w:rsidRDefault="00B3704B" w:rsidP="00981924">
            <w:pPr>
              <w:jc w:val="center"/>
            </w:pPr>
            <w:r>
              <w:t>nem</w:t>
            </w:r>
          </w:p>
        </w:tc>
        <w:tc>
          <w:tcPr>
            <w:tcW w:w="1982" w:type="dxa"/>
            <w:shd w:val="clear" w:color="auto" w:fill="D9D9D9" w:themeFill="background1" w:themeFillShade="D9"/>
          </w:tcPr>
          <w:p w14:paraId="3D21DAEB" w14:textId="0EF6CA0E" w:rsidR="00B3704B" w:rsidRDefault="00404783" w:rsidP="00404783">
            <w:pPr>
              <w:jc w:val="both"/>
            </w:pPr>
            <w:r w:rsidRPr="00404783">
              <w:t xml:space="preserve">A foglalkoztató foglalkoztatottjainak biztosítotti </w:t>
            </w:r>
            <w:r w:rsidR="00A52A03">
              <w:t>j</w:t>
            </w:r>
            <w:r w:rsidRPr="00404783">
              <w:t>ogviszony adatai.</w:t>
            </w:r>
          </w:p>
        </w:tc>
      </w:tr>
      <w:tr w:rsidR="00977C45" w14:paraId="57C31101" w14:textId="77777777" w:rsidTr="00DF0713">
        <w:tc>
          <w:tcPr>
            <w:tcW w:w="1838" w:type="dxa"/>
            <w:shd w:val="clear" w:color="auto" w:fill="D9D9D9" w:themeFill="background1" w:themeFillShade="D9"/>
          </w:tcPr>
          <w:p w14:paraId="30789BB8" w14:textId="516BF9A0" w:rsidR="00977C45" w:rsidRDefault="00977C45" w:rsidP="00977C45">
            <w:r w:rsidRPr="005E3BAE">
              <w:t>request</w:t>
            </w:r>
            <w:r>
              <w:t>Data</w:t>
            </w:r>
          </w:p>
        </w:tc>
        <w:tc>
          <w:tcPr>
            <w:tcW w:w="4279" w:type="dxa"/>
            <w:shd w:val="clear" w:color="auto" w:fill="D9D9D9" w:themeFill="background1" w:themeFillShade="D9"/>
          </w:tcPr>
          <w:p w14:paraId="1DFAAB0D" w14:textId="36544332" w:rsidR="00977C45" w:rsidRPr="00A86CE2" w:rsidRDefault="00977C45" w:rsidP="00977C45">
            <w:pPr>
              <w:jc w:val="center"/>
            </w:pPr>
            <w:r>
              <w:t>RequestData</w:t>
            </w:r>
          </w:p>
        </w:tc>
        <w:tc>
          <w:tcPr>
            <w:tcW w:w="966" w:type="dxa"/>
            <w:shd w:val="clear" w:color="auto" w:fill="D9D9D9" w:themeFill="background1" w:themeFillShade="D9"/>
          </w:tcPr>
          <w:p w14:paraId="3480D6F5" w14:textId="59A2A75C" w:rsidR="00977C45" w:rsidRDefault="00977C45" w:rsidP="00977C45">
            <w:pPr>
              <w:jc w:val="center"/>
            </w:pPr>
            <w:r>
              <w:t>igen</w:t>
            </w:r>
          </w:p>
        </w:tc>
        <w:tc>
          <w:tcPr>
            <w:tcW w:w="1982" w:type="dxa"/>
            <w:shd w:val="clear" w:color="auto" w:fill="D9D9D9" w:themeFill="background1" w:themeFillShade="D9"/>
          </w:tcPr>
          <w:p w14:paraId="4DC3488C" w14:textId="4FFB583A" w:rsidR="00977C45" w:rsidRDefault="00977C45" w:rsidP="00977C45">
            <w:r w:rsidRPr="005E3BAE">
              <w:t xml:space="preserve">A lekérdezés </w:t>
            </w:r>
            <w:r>
              <w:t>adatai</w:t>
            </w:r>
            <w:r w:rsidRPr="005E3BAE">
              <w:t>.</w:t>
            </w:r>
          </w:p>
        </w:tc>
      </w:tr>
      <w:tr w:rsidR="00977C45" w14:paraId="066A3302" w14:textId="77777777" w:rsidTr="00DF0713">
        <w:tc>
          <w:tcPr>
            <w:tcW w:w="1838" w:type="dxa"/>
            <w:shd w:val="clear" w:color="auto" w:fill="D9D9D9" w:themeFill="background1" w:themeFillShade="D9"/>
          </w:tcPr>
          <w:p w14:paraId="41F33C27" w14:textId="77777777" w:rsidR="00977C45" w:rsidRDefault="00977C45" w:rsidP="00977C45">
            <w:r>
              <w:t>resultCode</w:t>
            </w:r>
          </w:p>
        </w:tc>
        <w:tc>
          <w:tcPr>
            <w:tcW w:w="4279" w:type="dxa"/>
            <w:shd w:val="clear" w:color="auto" w:fill="D9D9D9" w:themeFill="background1" w:themeFillShade="D9"/>
          </w:tcPr>
          <w:p w14:paraId="2B576CC6" w14:textId="39103FEA" w:rsidR="00977C45" w:rsidRDefault="00977C45" w:rsidP="00977C45">
            <w:pPr>
              <w:jc w:val="center"/>
            </w:pPr>
            <w:r w:rsidRPr="00A86CE2">
              <w:t>Get</w:t>
            </w:r>
            <w:r w:rsidRPr="00AC5957">
              <w:t>BiztositottiJogviszonyFoglalkoztatoAdat</w:t>
            </w:r>
            <w:r w:rsidRPr="003D7054">
              <w:t>Result</w:t>
            </w:r>
          </w:p>
        </w:tc>
        <w:tc>
          <w:tcPr>
            <w:tcW w:w="966" w:type="dxa"/>
            <w:shd w:val="clear" w:color="auto" w:fill="D9D9D9" w:themeFill="background1" w:themeFillShade="D9"/>
          </w:tcPr>
          <w:p w14:paraId="53F4C224" w14:textId="77777777" w:rsidR="00977C45" w:rsidRDefault="00977C45" w:rsidP="00977C45">
            <w:pPr>
              <w:jc w:val="center"/>
            </w:pPr>
            <w:r>
              <w:t>igen</w:t>
            </w:r>
          </w:p>
        </w:tc>
        <w:tc>
          <w:tcPr>
            <w:tcW w:w="1982" w:type="dxa"/>
            <w:shd w:val="clear" w:color="auto" w:fill="D9D9D9" w:themeFill="background1" w:themeFillShade="D9"/>
          </w:tcPr>
          <w:p w14:paraId="6FC8D397" w14:textId="77777777" w:rsidR="00977C45" w:rsidRDefault="00977C45" w:rsidP="00977C45">
            <w:r>
              <w:t>Válaszkód</w:t>
            </w:r>
          </w:p>
        </w:tc>
      </w:tr>
      <w:tr w:rsidR="00977C45" w14:paraId="38DFECEC" w14:textId="77777777" w:rsidTr="00DF0713">
        <w:tc>
          <w:tcPr>
            <w:tcW w:w="1838" w:type="dxa"/>
            <w:shd w:val="clear" w:color="auto" w:fill="D9D9D9" w:themeFill="background1" w:themeFillShade="D9"/>
          </w:tcPr>
          <w:p w14:paraId="33337D9D" w14:textId="77777777" w:rsidR="00977C45" w:rsidRDefault="00977C45" w:rsidP="00977C45">
            <w:r>
              <w:t>resultMessage</w:t>
            </w:r>
          </w:p>
        </w:tc>
        <w:tc>
          <w:tcPr>
            <w:tcW w:w="4279" w:type="dxa"/>
            <w:shd w:val="clear" w:color="auto" w:fill="D9D9D9" w:themeFill="background1" w:themeFillShade="D9"/>
          </w:tcPr>
          <w:p w14:paraId="5966B81D" w14:textId="77777777" w:rsidR="00977C45" w:rsidRDefault="00977C45" w:rsidP="00977C45">
            <w:pPr>
              <w:jc w:val="center"/>
            </w:pPr>
            <w:r>
              <w:t>xs:string</w:t>
            </w:r>
          </w:p>
        </w:tc>
        <w:tc>
          <w:tcPr>
            <w:tcW w:w="966" w:type="dxa"/>
            <w:shd w:val="clear" w:color="auto" w:fill="D9D9D9" w:themeFill="background1" w:themeFillShade="D9"/>
          </w:tcPr>
          <w:p w14:paraId="54B226B2" w14:textId="77777777" w:rsidR="00977C45" w:rsidRDefault="00977C45" w:rsidP="00977C45">
            <w:pPr>
              <w:jc w:val="center"/>
            </w:pPr>
            <w:r>
              <w:t>nem</w:t>
            </w:r>
          </w:p>
        </w:tc>
        <w:tc>
          <w:tcPr>
            <w:tcW w:w="1982" w:type="dxa"/>
            <w:shd w:val="clear" w:color="auto" w:fill="D9D9D9" w:themeFill="background1" w:themeFillShade="D9"/>
          </w:tcPr>
          <w:p w14:paraId="518365A9" w14:textId="77777777" w:rsidR="00977C45" w:rsidRDefault="00977C45" w:rsidP="00977C45">
            <w:r>
              <w:t>Válaszüzenet</w:t>
            </w:r>
          </w:p>
        </w:tc>
      </w:tr>
    </w:tbl>
    <w:p w14:paraId="3F53D502" w14:textId="77777777" w:rsidR="00B3704B" w:rsidRDefault="00B3704B" w:rsidP="00062789">
      <w:pPr>
        <w:rPr>
          <w:highlight w:val="yellow"/>
        </w:rPr>
      </w:pPr>
    </w:p>
    <w:p w14:paraId="7F572D76" w14:textId="02ED812B" w:rsidR="006E607C" w:rsidRDefault="006E607C" w:rsidP="00062789">
      <w:pPr>
        <w:rPr>
          <w:highlight w:val="yellow"/>
        </w:rPr>
      </w:pPr>
      <w:r w:rsidRPr="006E607C">
        <w:t xml:space="preserve">A </w:t>
      </w:r>
      <w:r w:rsidRPr="00A52A03">
        <w:t>BiztositottiJogviszonyFoglalkoztatoAdatai</w:t>
      </w:r>
      <w:r>
        <w:t xml:space="preserve"> megegyezik a REST interfészen átadottal.</w:t>
      </w:r>
    </w:p>
    <w:p w14:paraId="79CEAD71" w14:textId="04964163" w:rsidR="00C406FB" w:rsidRDefault="008E23E0" w:rsidP="00062789">
      <w:pPr>
        <w:rPr>
          <w:highlight w:val="yellow"/>
        </w:rPr>
      </w:pPr>
      <w:r>
        <w:rPr>
          <w:noProof/>
        </w:rPr>
        <w:drawing>
          <wp:inline distT="0" distB="0" distL="0" distR="0" wp14:anchorId="13571ECD" wp14:editId="3C6EC9C5">
            <wp:extent cx="5762625" cy="4900930"/>
            <wp:effectExtent l="0" t="0" r="9525" b="0"/>
            <wp:docPr id="919433806" name="Kép 1" descr="A képen szöveg, képernyőkép, Párhuzamo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3806" name="Kép 1" descr="A képen szöveg, képernyőkép, Párhuzamos, diagram látható&#10;&#10;Automatikusan generált leírás"/>
                    <pic:cNvPicPr/>
                  </pic:nvPicPr>
                  <pic:blipFill>
                    <a:blip r:embed="rId43"/>
                    <a:stretch>
                      <a:fillRect/>
                    </a:stretch>
                  </pic:blipFill>
                  <pic:spPr>
                    <a:xfrm>
                      <a:off x="0" y="0"/>
                      <a:ext cx="5762625" cy="4900930"/>
                    </a:xfrm>
                    <a:prstGeom prst="rect">
                      <a:avLst/>
                    </a:prstGeom>
                  </pic:spPr>
                </pic:pic>
              </a:graphicData>
            </a:graphic>
          </wp:inline>
        </w:drawing>
      </w:r>
    </w:p>
    <w:p w14:paraId="66B2F14E" w14:textId="71643E08" w:rsidR="0034452A" w:rsidRDefault="00CB2FAB" w:rsidP="0034452A">
      <w:r w:rsidRPr="00A52A03">
        <w:t>BiztositottiJogviszonyFoglalkoztatoAdatai</w:t>
      </w:r>
      <w:r w:rsidR="0034452A">
        <w:t>:</w:t>
      </w:r>
    </w:p>
    <w:p w14:paraId="06041C00" w14:textId="77777777" w:rsidR="0034452A" w:rsidRDefault="0034452A" w:rsidP="00062789">
      <w:pPr>
        <w:rPr>
          <w:highlight w:val="yellow"/>
        </w:rPr>
      </w:pPr>
    </w:p>
    <w:p w14:paraId="08E0CC4E" w14:textId="646301D6" w:rsidR="00C406FB" w:rsidRDefault="0034452A" w:rsidP="00C406FB">
      <w:r>
        <w:rPr>
          <w:noProof/>
        </w:rPr>
        <w:lastRenderedPageBreak/>
        <w:drawing>
          <wp:inline distT="0" distB="0" distL="0" distR="0" wp14:anchorId="454A6A26" wp14:editId="5DEE9EF5">
            <wp:extent cx="5762625" cy="6588760"/>
            <wp:effectExtent l="0" t="0" r="9525" b="2540"/>
            <wp:docPr id="216757345" name="Kép 1" descr="A képen szöveg, képernyőkép, Betűtípus,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46203" name="Kép 1" descr="A képen szöveg, képernyőkép, Betűtípus, Párhuzamos látható&#10;&#10;Automatikusan generált leírás"/>
                    <pic:cNvPicPr/>
                  </pic:nvPicPr>
                  <pic:blipFill>
                    <a:blip r:embed="rId44"/>
                    <a:stretch>
                      <a:fillRect/>
                    </a:stretch>
                  </pic:blipFill>
                  <pic:spPr>
                    <a:xfrm>
                      <a:off x="0" y="0"/>
                      <a:ext cx="5762625" cy="6588760"/>
                    </a:xfrm>
                    <a:prstGeom prst="rect">
                      <a:avLst/>
                    </a:prstGeom>
                  </pic:spPr>
                </pic:pic>
              </a:graphicData>
            </a:graphic>
          </wp:inline>
        </w:drawing>
      </w:r>
    </w:p>
    <w:p w14:paraId="330A7061" w14:textId="77777777" w:rsidR="00C406FB" w:rsidRDefault="00C406FB" w:rsidP="00C406FB">
      <w:pPr>
        <w:rPr>
          <w:b/>
          <w:bCs/>
          <w:u w:val="single"/>
        </w:rPr>
      </w:pPr>
      <w:r w:rsidRPr="00873EAF">
        <w:rPr>
          <w:b/>
          <w:bCs/>
          <w:u w:val="single"/>
        </w:rPr>
        <w:t>Válaszkódok:</w:t>
      </w:r>
      <w:r w:rsidRPr="00432177" w:rsidDel="00E50E06">
        <w:rPr>
          <w:b/>
          <w:bCs/>
          <w:u w:val="single"/>
        </w:rPr>
        <w:t xml:space="preserve"> </w:t>
      </w:r>
    </w:p>
    <w:p w14:paraId="3B99F0D6" w14:textId="667BC528" w:rsidR="00A84FB4" w:rsidRDefault="00C406FB" w:rsidP="00C406FB">
      <w:r w:rsidRPr="00665A11">
        <w:t xml:space="preserve">A válaszkódokat a </w:t>
      </w:r>
      <w:r w:rsidRPr="007E7F6B">
        <w:t>Get</w:t>
      </w:r>
      <w:r w:rsidR="00A52A03" w:rsidRPr="00AC5957">
        <w:t>BiztositottiJogviszonyFoglalkoztatoAdat</w:t>
      </w:r>
      <w:r w:rsidRPr="003D7054">
        <w:t>Result</w:t>
      </w:r>
      <w:r w:rsidRPr="00665A11">
        <w:rPr>
          <w:rFonts w:ascii="Consolas" w:eastAsiaTheme="minorEastAsia" w:hAnsi="Consolas" w:cs="Consolas"/>
          <w:sz w:val="20"/>
          <w:szCs w:val="20"/>
        </w:rPr>
        <w:t xml:space="preserve"> enum tartalmazza.</w:t>
      </w:r>
      <w:r w:rsidDel="00F36A6D">
        <w:t xml:space="preserve"> </w:t>
      </w:r>
      <w:r>
        <w:t>A kódok megegyeznek a REST interfészen szereplőkkel, lásd 6.3.5.</w:t>
      </w:r>
    </w:p>
    <w:p w14:paraId="62912362" w14:textId="78B91E80" w:rsidR="00A84FB4" w:rsidRPr="00B3704B" w:rsidRDefault="00A84FB4" w:rsidP="00A84FB4">
      <w:pPr>
        <w:pStyle w:val="Cmsor2"/>
        <w:numPr>
          <w:ilvl w:val="2"/>
          <w:numId w:val="3"/>
        </w:numPr>
        <w:rPr>
          <w:i/>
          <w:iCs/>
          <w:sz w:val="24"/>
          <w:szCs w:val="24"/>
        </w:rPr>
      </w:pPr>
      <w:bookmarkStart w:id="1175" w:name="_Toc228879331"/>
      <w:r>
        <w:rPr>
          <w:i/>
          <w:iCs/>
          <w:sz w:val="24"/>
          <w:szCs w:val="24"/>
        </w:rPr>
        <w:t>Biztosítotti jogviszony (foglalkoztató) státusz lekérdezés művelet</w:t>
      </w:r>
      <w:bookmarkEnd w:id="1175"/>
    </w:p>
    <w:p w14:paraId="75074742" w14:textId="77777777" w:rsidR="00A84FB4" w:rsidRPr="00D4717D" w:rsidRDefault="00A84FB4" w:rsidP="00A84FB4">
      <w:pPr>
        <w:rPr>
          <w:b/>
          <w:bCs/>
          <w:u w:val="single"/>
        </w:rPr>
      </w:pPr>
      <w:r w:rsidRPr="00D4717D">
        <w:rPr>
          <w:b/>
          <w:bCs/>
          <w:u w:val="single"/>
        </w:rPr>
        <w:t>Tulajdonságok:</w:t>
      </w:r>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A84FB4" w14:paraId="5EF02821" w14:textId="77777777" w:rsidTr="00981924">
        <w:tc>
          <w:tcPr>
            <w:tcW w:w="1980" w:type="dxa"/>
            <w:shd w:val="clear" w:color="auto" w:fill="D9D9D9" w:themeFill="background1" w:themeFillShade="D9"/>
          </w:tcPr>
          <w:p w14:paraId="334594F4" w14:textId="77777777" w:rsidR="00A84FB4" w:rsidRPr="00B30389" w:rsidRDefault="00A84FB4" w:rsidP="00981924">
            <w:pPr>
              <w:rPr>
                <w:b/>
                <w:bCs/>
              </w:rPr>
            </w:pPr>
            <w:r w:rsidRPr="00B30389">
              <w:rPr>
                <w:b/>
                <w:bCs/>
              </w:rPr>
              <w:t>művelet</w:t>
            </w:r>
          </w:p>
        </w:tc>
        <w:tc>
          <w:tcPr>
            <w:tcW w:w="7085" w:type="dxa"/>
            <w:shd w:val="clear" w:color="auto" w:fill="D9D9D9" w:themeFill="background1" w:themeFillShade="D9"/>
          </w:tcPr>
          <w:p w14:paraId="0F7036BA" w14:textId="43BF3867" w:rsidR="00A84FB4" w:rsidRDefault="00F53768" w:rsidP="00981924">
            <w:r>
              <w:t>get</w:t>
            </w:r>
            <w:r w:rsidRPr="00AC5957">
              <w:t>BiztositottiJogviszonyFoglalkoztatoAdat</w:t>
            </w:r>
            <w:r>
              <w:t>Statusz</w:t>
            </w:r>
          </w:p>
        </w:tc>
      </w:tr>
      <w:tr w:rsidR="00A84FB4" w14:paraId="4B9A48B4" w14:textId="77777777" w:rsidTr="00981924">
        <w:tc>
          <w:tcPr>
            <w:tcW w:w="1980" w:type="dxa"/>
            <w:shd w:val="clear" w:color="auto" w:fill="D9D9D9" w:themeFill="background1" w:themeFillShade="D9"/>
          </w:tcPr>
          <w:p w14:paraId="3E405A6C" w14:textId="77777777" w:rsidR="00A84FB4" w:rsidRPr="00B30389" w:rsidRDefault="00A84FB4" w:rsidP="00981924">
            <w:pPr>
              <w:rPr>
                <w:b/>
                <w:bCs/>
              </w:rPr>
            </w:pPr>
            <w:r w:rsidRPr="00B30389">
              <w:rPr>
                <w:b/>
                <w:bCs/>
              </w:rPr>
              <w:t>leírás</w:t>
            </w:r>
          </w:p>
        </w:tc>
        <w:tc>
          <w:tcPr>
            <w:tcW w:w="7085" w:type="dxa"/>
            <w:shd w:val="clear" w:color="auto" w:fill="D9D9D9" w:themeFill="background1" w:themeFillShade="D9"/>
          </w:tcPr>
          <w:p w14:paraId="45D9B24F" w14:textId="435DA2A8" w:rsidR="00A84FB4" w:rsidRPr="00D4717D" w:rsidRDefault="00A84FB4" w:rsidP="00981924">
            <w:pPr>
              <w:autoSpaceDE w:val="0"/>
              <w:autoSpaceDN w:val="0"/>
              <w:adjustRightInd w:val="0"/>
              <w:spacing w:after="80"/>
              <w:jc w:val="both"/>
              <w:rPr>
                <w:rFonts w:eastAsiaTheme="minorEastAsia"/>
                <w:color w:val="auto"/>
                <w:sz w:val="20"/>
                <w:szCs w:val="20"/>
              </w:rPr>
            </w:pPr>
            <w:r>
              <w:rPr>
                <w:rFonts w:eastAsiaTheme="minorEastAsia"/>
                <w:color w:val="auto"/>
                <w:sz w:val="20"/>
                <w:szCs w:val="20"/>
              </w:rPr>
              <w:t>Foglalkoztató foglalkoztatottjainak biztosítotti jogviszony adatainak lekérdezését</w:t>
            </w:r>
            <w:r w:rsidRPr="00D4717D">
              <w:rPr>
                <w:rFonts w:eastAsiaTheme="minorEastAsia"/>
                <w:color w:val="auto"/>
                <w:sz w:val="20"/>
                <w:szCs w:val="20"/>
              </w:rPr>
              <w:t xml:space="preserve"> biztosító művelet</w:t>
            </w:r>
            <w:r>
              <w:rPr>
                <w:rFonts w:eastAsiaTheme="minorEastAsia"/>
                <w:color w:val="auto"/>
                <w:sz w:val="20"/>
                <w:szCs w:val="20"/>
              </w:rPr>
              <w:t>(</w:t>
            </w:r>
            <w:r w:rsidR="00F53768">
              <w:t>get</w:t>
            </w:r>
            <w:r w:rsidR="00F53768" w:rsidRPr="00AC5957">
              <w:t>BiztositottiJogviszonyFoglalkoztatoAdat</w:t>
            </w:r>
            <w:r>
              <w:rPr>
                <w:rFonts w:eastAsiaTheme="minorEastAsia"/>
                <w:color w:val="auto"/>
                <w:sz w:val="20"/>
                <w:szCs w:val="20"/>
              </w:rPr>
              <w:t xml:space="preserve">) státuszát </w:t>
            </w:r>
            <w:r>
              <w:rPr>
                <w:rFonts w:eastAsiaTheme="minorEastAsia"/>
                <w:color w:val="auto"/>
                <w:sz w:val="20"/>
                <w:szCs w:val="20"/>
              </w:rPr>
              <w:lastRenderedPageBreak/>
              <w:t xml:space="preserve">lekérdező művelet. Amennyiben a </w:t>
            </w:r>
            <w:r w:rsidR="00F53768">
              <w:t>get</w:t>
            </w:r>
            <w:r w:rsidR="00F53768" w:rsidRPr="00AC5957">
              <w:t>BiztositottiJogviszonyFoglalkoztatoAdat</w:t>
            </w:r>
            <w:r w:rsidR="00F53768">
              <w:t xml:space="preserve"> </w:t>
            </w:r>
            <w:r>
              <w:rPr>
                <w:rFonts w:eastAsiaTheme="minorEastAsia"/>
                <w:color w:val="auto"/>
                <w:sz w:val="20"/>
                <w:szCs w:val="20"/>
              </w:rPr>
              <w:t xml:space="preserve">válaszban nem érkeznek meg az adatok, akkor vélhetően sok foglalkoztatott adatait visszaadó, elhúzódó műveletről van szó, aminek eredménye a </w:t>
            </w:r>
            <w:r w:rsidR="00F53768">
              <w:t>get</w:t>
            </w:r>
            <w:r w:rsidR="00F53768" w:rsidRPr="00AC5957">
              <w:t>BiztositottiJogviszonyFoglalkoztatoAdat</w:t>
            </w:r>
            <w:r w:rsidR="00F53768">
              <w:t>Statusz</w:t>
            </w:r>
            <w:r w:rsidR="00F53768">
              <w:rPr>
                <w:rFonts w:eastAsiaTheme="minorEastAsia"/>
                <w:color w:val="auto"/>
                <w:sz w:val="20"/>
                <w:szCs w:val="20"/>
              </w:rPr>
              <w:t xml:space="preserve"> </w:t>
            </w:r>
            <w:r>
              <w:rPr>
                <w:rFonts w:eastAsiaTheme="minorEastAsia"/>
                <w:color w:val="auto"/>
                <w:sz w:val="20"/>
                <w:szCs w:val="20"/>
              </w:rPr>
              <w:t>művelettel kérdezhető le.</w:t>
            </w:r>
          </w:p>
        </w:tc>
      </w:tr>
    </w:tbl>
    <w:p w14:paraId="78E41095" w14:textId="77777777" w:rsidR="00A84FB4" w:rsidRDefault="00A84FB4" w:rsidP="00A84FB4"/>
    <w:p w14:paraId="605D133F" w14:textId="77777777" w:rsidR="00A84FB4" w:rsidRDefault="00A84FB4" w:rsidP="00A84FB4">
      <w:pPr>
        <w:rPr>
          <w:b/>
          <w:bCs/>
          <w:u w:val="single"/>
        </w:rPr>
      </w:pPr>
      <w:r w:rsidRPr="00D4717D">
        <w:rPr>
          <w:b/>
          <w:bCs/>
          <w:u w:val="single"/>
        </w:rPr>
        <w:t>Bemenő paraméterek:</w:t>
      </w:r>
    </w:p>
    <w:p w14:paraId="6DB8401C" w14:textId="591A85B8" w:rsidR="00A84FB4" w:rsidRPr="0021138C" w:rsidRDefault="00A84FB4" w:rsidP="00A84FB4">
      <w:r w:rsidRPr="0021138C">
        <w:t xml:space="preserve">A bemenő paramétereket a </w:t>
      </w:r>
      <w:r w:rsidRPr="007E7F6B">
        <w:t>Get</w:t>
      </w:r>
      <w:r w:rsidR="005D3660" w:rsidRPr="00AC5957">
        <w:t>BiztositottiJogviszonyFoglalkoztatoAdat</w:t>
      </w:r>
      <w:r w:rsidR="005D3660">
        <w:t>Statusz</w:t>
      </w:r>
      <w:r w:rsidRPr="007E7F6B">
        <w:t>RequestType</w:t>
      </w:r>
      <w:r>
        <w:t xml:space="preserve"> </w:t>
      </w:r>
      <w:r w:rsidRPr="0021138C">
        <w:t>struktúrában ke</w:t>
      </w:r>
      <w:r>
        <w:t>l</w:t>
      </w:r>
      <w:r w:rsidRPr="0021138C">
        <w:t>l átadni.</w:t>
      </w:r>
    </w:p>
    <w:p w14:paraId="68BF5511" w14:textId="23BFF0E0" w:rsidR="00A84FB4" w:rsidRPr="00A84FB4" w:rsidRDefault="009D683A" w:rsidP="00A84FB4">
      <w:r>
        <w:rPr>
          <w:noProof/>
        </w:rPr>
        <w:drawing>
          <wp:inline distT="0" distB="0" distL="0" distR="0" wp14:anchorId="1588833D" wp14:editId="31A9C133">
            <wp:extent cx="4705350" cy="2676525"/>
            <wp:effectExtent l="0" t="0" r="0" b="9525"/>
            <wp:docPr id="991030548"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0548" name="Kép 1" descr="A képen szöveg, képernyőkép, Betűtípus látható&#10;&#10;Automatikusan generált leírás"/>
                    <pic:cNvPicPr/>
                  </pic:nvPicPr>
                  <pic:blipFill>
                    <a:blip r:embed="rId45"/>
                    <a:stretch>
                      <a:fillRect/>
                    </a:stretch>
                  </pic:blipFill>
                  <pic:spPr>
                    <a:xfrm>
                      <a:off x="0" y="0"/>
                      <a:ext cx="4705350" cy="2676525"/>
                    </a:xfrm>
                    <a:prstGeom prst="rect">
                      <a:avLst/>
                    </a:prstGeom>
                  </pic:spPr>
                </pic:pic>
              </a:graphicData>
            </a:graphic>
          </wp:inline>
        </w:drawing>
      </w:r>
    </w:p>
    <w:tbl>
      <w:tblPr>
        <w:tblStyle w:val="Rcsostblzat"/>
        <w:tblW w:w="9067" w:type="dxa"/>
        <w:shd w:val="clear" w:color="auto" w:fill="D9D9D9" w:themeFill="background1" w:themeFillShade="D9"/>
        <w:tblLayout w:type="fixed"/>
        <w:tblLook w:val="04A0" w:firstRow="1" w:lastRow="0" w:firstColumn="1" w:lastColumn="0" w:noHBand="0" w:noVBand="1"/>
      </w:tblPr>
      <w:tblGrid>
        <w:gridCol w:w="2263"/>
        <w:gridCol w:w="1134"/>
        <w:gridCol w:w="1134"/>
        <w:gridCol w:w="4536"/>
      </w:tblGrid>
      <w:tr w:rsidR="00A84FB4" w14:paraId="34F2DEB7" w14:textId="77777777" w:rsidTr="00C7298B">
        <w:tc>
          <w:tcPr>
            <w:tcW w:w="2263" w:type="dxa"/>
            <w:shd w:val="clear" w:color="auto" w:fill="D9D9D9" w:themeFill="background1" w:themeFillShade="D9"/>
          </w:tcPr>
          <w:p w14:paraId="0F2F6AE9" w14:textId="77777777" w:rsidR="00A84FB4" w:rsidRPr="00B30389" w:rsidRDefault="00A84FB4" w:rsidP="00981924">
            <w:pPr>
              <w:jc w:val="center"/>
              <w:rPr>
                <w:b/>
                <w:bCs/>
              </w:rPr>
            </w:pPr>
            <w:r w:rsidRPr="00B30389">
              <w:rPr>
                <w:b/>
                <w:bCs/>
              </w:rPr>
              <w:t>név</w:t>
            </w:r>
          </w:p>
        </w:tc>
        <w:tc>
          <w:tcPr>
            <w:tcW w:w="1134" w:type="dxa"/>
            <w:shd w:val="clear" w:color="auto" w:fill="D9D9D9" w:themeFill="background1" w:themeFillShade="D9"/>
          </w:tcPr>
          <w:p w14:paraId="2925182E" w14:textId="77777777" w:rsidR="00A84FB4" w:rsidRPr="00B30389" w:rsidRDefault="00A84FB4" w:rsidP="00981924">
            <w:pPr>
              <w:jc w:val="center"/>
              <w:rPr>
                <w:b/>
                <w:bCs/>
              </w:rPr>
            </w:pPr>
            <w:r w:rsidRPr="00B30389">
              <w:rPr>
                <w:b/>
                <w:bCs/>
              </w:rPr>
              <w:t>típus</w:t>
            </w:r>
          </w:p>
        </w:tc>
        <w:tc>
          <w:tcPr>
            <w:tcW w:w="1134" w:type="dxa"/>
            <w:shd w:val="clear" w:color="auto" w:fill="D9D9D9" w:themeFill="background1" w:themeFillShade="D9"/>
          </w:tcPr>
          <w:p w14:paraId="0F1D64A5" w14:textId="77777777" w:rsidR="00A84FB4" w:rsidRPr="00B30389" w:rsidRDefault="00A84FB4" w:rsidP="00981924">
            <w:pPr>
              <w:jc w:val="center"/>
              <w:rPr>
                <w:b/>
                <w:bCs/>
              </w:rPr>
            </w:pPr>
            <w:r>
              <w:rPr>
                <w:b/>
                <w:bCs/>
              </w:rPr>
              <w:t>kötelező</w:t>
            </w:r>
          </w:p>
        </w:tc>
        <w:tc>
          <w:tcPr>
            <w:tcW w:w="4536" w:type="dxa"/>
            <w:shd w:val="clear" w:color="auto" w:fill="D9D9D9" w:themeFill="background1" w:themeFillShade="D9"/>
          </w:tcPr>
          <w:p w14:paraId="75AACFCD" w14:textId="77777777" w:rsidR="00A84FB4" w:rsidRPr="00B30389" w:rsidRDefault="00A84FB4" w:rsidP="00981924">
            <w:pPr>
              <w:jc w:val="center"/>
              <w:rPr>
                <w:b/>
                <w:bCs/>
              </w:rPr>
            </w:pPr>
            <w:r w:rsidRPr="00B30389">
              <w:rPr>
                <w:b/>
                <w:bCs/>
              </w:rPr>
              <w:t>leírás</w:t>
            </w:r>
          </w:p>
        </w:tc>
      </w:tr>
      <w:tr w:rsidR="00A84FB4" w14:paraId="041287F7" w14:textId="77777777" w:rsidTr="00C7298B">
        <w:tc>
          <w:tcPr>
            <w:tcW w:w="2263" w:type="dxa"/>
            <w:shd w:val="clear" w:color="auto" w:fill="D9D9D9" w:themeFill="background1" w:themeFillShade="D9"/>
          </w:tcPr>
          <w:p w14:paraId="6456D40A" w14:textId="1F37E910" w:rsidR="00A84FB4" w:rsidRDefault="00A84FB4" w:rsidP="00981924">
            <w:r>
              <w:t>requestId</w:t>
            </w:r>
          </w:p>
        </w:tc>
        <w:tc>
          <w:tcPr>
            <w:tcW w:w="1134" w:type="dxa"/>
            <w:shd w:val="clear" w:color="auto" w:fill="D9D9D9" w:themeFill="background1" w:themeFillShade="D9"/>
          </w:tcPr>
          <w:p w14:paraId="7211815C" w14:textId="64FC7EA7" w:rsidR="00A84FB4" w:rsidRDefault="00A84FB4" w:rsidP="00981924">
            <w:pPr>
              <w:jc w:val="center"/>
            </w:pPr>
            <w:r>
              <w:t>xs:string</w:t>
            </w:r>
          </w:p>
        </w:tc>
        <w:tc>
          <w:tcPr>
            <w:tcW w:w="1134" w:type="dxa"/>
            <w:shd w:val="clear" w:color="auto" w:fill="D9D9D9" w:themeFill="background1" w:themeFillShade="D9"/>
          </w:tcPr>
          <w:p w14:paraId="249C9EAF" w14:textId="690C4DAD" w:rsidR="00A84FB4" w:rsidRDefault="00A84FB4" w:rsidP="00981924">
            <w:pPr>
              <w:jc w:val="center"/>
            </w:pPr>
            <w:r>
              <w:t>igen</w:t>
            </w:r>
          </w:p>
        </w:tc>
        <w:tc>
          <w:tcPr>
            <w:tcW w:w="4536" w:type="dxa"/>
            <w:shd w:val="clear" w:color="auto" w:fill="D9D9D9" w:themeFill="background1" w:themeFillShade="D9"/>
          </w:tcPr>
          <w:p w14:paraId="27806795" w14:textId="359C7660" w:rsidR="00A84FB4" w:rsidRDefault="00A84FB4" w:rsidP="00981924">
            <w:r>
              <w:t>A lekérdezés egyedi azonosítója</w:t>
            </w:r>
          </w:p>
        </w:tc>
      </w:tr>
      <w:tr w:rsidR="00A84FB4" w14:paraId="08CF3EB6" w14:textId="77777777" w:rsidTr="00C7298B">
        <w:tc>
          <w:tcPr>
            <w:tcW w:w="2263" w:type="dxa"/>
            <w:shd w:val="clear" w:color="auto" w:fill="D9D9D9" w:themeFill="background1" w:themeFillShade="D9"/>
          </w:tcPr>
          <w:p w14:paraId="55F6B11F" w14:textId="017CF987" w:rsidR="00A84FB4" w:rsidRPr="000F0E42" w:rsidRDefault="00A84FB4" w:rsidP="00981924">
            <w:r>
              <w:t>signature</w:t>
            </w:r>
          </w:p>
        </w:tc>
        <w:tc>
          <w:tcPr>
            <w:tcW w:w="1134" w:type="dxa"/>
            <w:shd w:val="clear" w:color="auto" w:fill="D9D9D9" w:themeFill="background1" w:themeFillShade="D9"/>
          </w:tcPr>
          <w:p w14:paraId="73F5DA69" w14:textId="2C956EE0" w:rsidR="00A84FB4" w:rsidRDefault="00A84FB4" w:rsidP="00981924">
            <w:pPr>
              <w:jc w:val="center"/>
            </w:pPr>
            <w:r>
              <w:t>xs:string</w:t>
            </w:r>
          </w:p>
        </w:tc>
        <w:tc>
          <w:tcPr>
            <w:tcW w:w="1134" w:type="dxa"/>
            <w:shd w:val="clear" w:color="auto" w:fill="D9D9D9" w:themeFill="background1" w:themeFillShade="D9"/>
          </w:tcPr>
          <w:p w14:paraId="39C8DA6B" w14:textId="4AFA7086" w:rsidR="00A84FB4" w:rsidRDefault="00A84FB4" w:rsidP="00981924">
            <w:pPr>
              <w:jc w:val="center"/>
            </w:pPr>
            <w:r>
              <w:t>igen</w:t>
            </w:r>
          </w:p>
        </w:tc>
        <w:tc>
          <w:tcPr>
            <w:tcW w:w="4536" w:type="dxa"/>
            <w:shd w:val="clear" w:color="auto" w:fill="D9D9D9" w:themeFill="background1" w:themeFillShade="D9"/>
          </w:tcPr>
          <w:p w14:paraId="6970007A" w14:textId="31E6EFF6" w:rsidR="00A84FB4" w:rsidRDefault="00A84FB4" w:rsidP="00981924">
            <w:pPr>
              <w:jc w:val="both"/>
            </w:pPr>
            <w:r>
              <w:t>Aláírás</w:t>
            </w:r>
          </w:p>
        </w:tc>
      </w:tr>
      <w:tr w:rsidR="00C7298B" w14:paraId="249A97D6" w14:textId="77777777" w:rsidTr="00C7298B">
        <w:tc>
          <w:tcPr>
            <w:tcW w:w="2263" w:type="dxa"/>
            <w:shd w:val="clear" w:color="auto" w:fill="D9D9D9" w:themeFill="background1" w:themeFillShade="D9"/>
          </w:tcPr>
          <w:p w14:paraId="7A36C281" w14:textId="4D4F9639" w:rsidR="00C7298B" w:rsidRDefault="00C20214" w:rsidP="00981924">
            <w:r>
              <w:t>pageNumber</w:t>
            </w:r>
          </w:p>
        </w:tc>
        <w:tc>
          <w:tcPr>
            <w:tcW w:w="1134" w:type="dxa"/>
            <w:shd w:val="clear" w:color="auto" w:fill="D9D9D9" w:themeFill="background1" w:themeFillShade="D9"/>
          </w:tcPr>
          <w:p w14:paraId="21D0CC72" w14:textId="71542C16" w:rsidR="00C7298B" w:rsidRDefault="00C7298B" w:rsidP="00981924">
            <w:pPr>
              <w:jc w:val="center"/>
            </w:pPr>
            <w:r>
              <w:t>xs:int</w:t>
            </w:r>
          </w:p>
        </w:tc>
        <w:tc>
          <w:tcPr>
            <w:tcW w:w="1134" w:type="dxa"/>
            <w:shd w:val="clear" w:color="auto" w:fill="D9D9D9" w:themeFill="background1" w:themeFillShade="D9"/>
          </w:tcPr>
          <w:p w14:paraId="623FF55F" w14:textId="53911649" w:rsidR="00C7298B" w:rsidRDefault="00C7298B" w:rsidP="00981924">
            <w:pPr>
              <w:jc w:val="center"/>
            </w:pPr>
            <w:r>
              <w:t>igen</w:t>
            </w:r>
          </w:p>
        </w:tc>
        <w:tc>
          <w:tcPr>
            <w:tcW w:w="4536" w:type="dxa"/>
            <w:shd w:val="clear" w:color="auto" w:fill="D9D9D9" w:themeFill="background1" w:themeFillShade="D9"/>
          </w:tcPr>
          <w:p w14:paraId="4AB5340C" w14:textId="708CF8CB" w:rsidR="00C7298B" w:rsidRDefault="00C20214" w:rsidP="00981924">
            <w:pPr>
              <w:jc w:val="both"/>
            </w:pPr>
            <w:r w:rsidRPr="00C20214">
              <w:t>Annak a lapnak a száma, ahonnan az adatok  lekérdezése indul a lapméretnek megfelelő adatmennyiséggel. A kezdő lapszám a nulla.</w:t>
            </w:r>
            <w:r w:rsidR="002D548F">
              <w:t xml:space="preserve"> </w:t>
            </w:r>
            <w:r w:rsidR="002D548F" w:rsidRPr="002D548F">
              <w:t>A lap méret alapértelmezetten 1000 elemszámú.</w:t>
            </w:r>
          </w:p>
        </w:tc>
      </w:tr>
    </w:tbl>
    <w:p w14:paraId="77694FB7" w14:textId="77777777" w:rsidR="00A84FB4" w:rsidRDefault="00A84FB4" w:rsidP="00A84FB4">
      <w:pPr>
        <w:rPr>
          <w:b/>
          <w:bCs/>
          <w:u w:val="single"/>
        </w:rPr>
      </w:pPr>
    </w:p>
    <w:p w14:paraId="1E241785" w14:textId="77777777" w:rsidR="00A84FB4" w:rsidRDefault="00A84FB4" w:rsidP="00A84FB4">
      <w:pPr>
        <w:rPr>
          <w:b/>
          <w:bCs/>
          <w:u w:val="single"/>
        </w:rPr>
      </w:pPr>
      <w:r w:rsidRPr="007523CD">
        <w:rPr>
          <w:b/>
          <w:bCs/>
          <w:u w:val="single"/>
        </w:rPr>
        <w:t>Válasz:</w:t>
      </w:r>
    </w:p>
    <w:p w14:paraId="69A6FC7D" w14:textId="4DA21A74" w:rsidR="00A84FB4" w:rsidRDefault="00A84FB4" w:rsidP="00A84FB4">
      <w:r w:rsidRPr="0021138C">
        <w:t xml:space="preserve">A </w:t>
      </w:r>
      <w:r>
        <w:t xml:space="preserve">választ </w:t>
      </w:r>
      <w:r w:rsidRPr="0021138C">
        <w:t xml:space="preserve">a </w:t>
      </w:r>
      <w:r w:rsidR="00DF0713" w:rsidRPr="007E7F6B">
        <w:t>Get</w:t>
      </w:r>
      <w:r w:rsidR="00DF0713" w:rsidRPr="00AC5957">
        <w:t>BiztositottiJogviszonyFoglalkoztatoAdat</w:t>
      </w:r>
      <w:r w:rsidR="00DF0713">
        <w:t>Statusz</w:t>
      </w:r>
      <w:r w:rsidRPr="00A86CE2">
        <w:t>ResponseType</w:t>
      </w:r>
      <w:r>
        <w:t xml:space="preserve"> </w:t>
      </w:r>
      <w:r w:rsidRPr="0021138C">
        <w:t xml:space="preserve">struktúrában </w:t>
      </w:r>
      <w:r>
        <w:t>adja vissza rendszer</w:t>
      </w:r>
      <w:r w:rsidRPr="0021138C">
        <w:t>.</w:t>
      </w:r>
    </w:p>
    <w:tbl>
      <w:tblPr>
        <w:tblStyle w:val="Rcsostblzat"/>
        <w:tblW w:w="0" w:type="auto"/>
        <w:shd w:val="clear" w:color="auto" w:fill="D9D9D9" w:themeFill="background1" w:themeFillShade="D9"/>
        <w:tblLook w:val="04A0" w:firstRow="1" w:lastRow="0" w:firstColumn="1" w:lastColumn="0" w:noHBand="0" w:noVBand="1"/>
      </w:tblPr>
      <w:tblGrid>
        <w:gridCol w:w="1569"/>
        <w:gridCol w:w="4724"/>
        <w:gridCol w:w="913"/>
        <w:gridCol w:w="1859"/>
      </w:tblGrid>
      <w:tr w:rsidR="00A84FB4" w14:paraId="09FA0551" w14:textId="77777777" w:rsidTr="00322247">
        <w:tc>
          <w:tcPr>
            <w:tcW w:w="1569" w:type="dxa"/>
            <w:shd w:val="clear" w:color="auto" w:fill="D9D9D9" w:themeFill="background1" w:themeFillShade="D9"/>
          </w:tcPr>
          <w:p w14:paraId="463149EF" w14:textId="77777777" w:rsidR="00A84FB4" w:rsidRPr="00B30389" w:rsidRDefault="00A84FB4" w:rsidP="00981924">
            <w:pPr>
              <w:jc w:val="center"/>
              <w:rPr>
                <w:b/>
                <w:bCs/>
              </w:rPr>
            </w:pPr>
            <w:r w:rsidRPr="00B30389">
              <w:rPr>
                <w:b/>
                <w:bCs/>
              </w:rPr>
              <w:t>név</w:t>
            </w:r>
          </w:p>
        </w:tc>
        <w:tc>
          <w:tcPr>
            <w:tcW w:w="4724" w:type="dxa"/>
            <w:shd w:val="clear" w:color="auto" w:fill="D9D9D9" w:themeFill="background1" w:themeFillShade="D9"/>
          </w:tcPr>
          <w:p w14:paraId="6BEE3FB2" w14:textId="77777777" w:rsidR="00A84FB4" w:rsidRPr="00B30389" w:rsidRDefault="00A84FB4" w:rsidP="00981924">
            <w:pPr>
              <w:jc w:val="center"/>
              <w:rPr>
                <w:b/>
                <w:bCs/>
              </w:rPr>
            </w:pPr>
            <w:r w:rsidRPr="00B30389">
              <w:rPr>
                <w:b/>
                <w:bCs/>
              </w:rPr>
              <w:t>típus</w:t>
            </w:r>
          </w:p>
        </w:tc>
        <w:tc>
          <w:tcPr>
            <w:tcW w:w="913" w:type="dxa"/>
            <w:shd w:val="clear" w:color="auto" w:fill="D9D9D9" w:themeFill="background1" w:themeFillShade="D9"/>
          </w:tcPr>
          <w:p w14:paraId="2E0E82C1" w14:textId="77777777" w:rsidR="00A84FB4" w:rsidRPr="00B30389" w:rsidRDefault="00A84FB4" w:rsidP="00981924">
            <w:pPr>
              <w:jc w:val="center"/>
              <w:rPr>
                <w:b/>
                <w:bCs/>
              </w:rPr>
            </w:pPr>
            <w:r>
              <w:rPr>
                <w:b/>
                <w:bCs/>
              </w:rPr>
              <w:t>kötelező</w:t>
            </w:r>
          </w:p>
        </w:tc>
        <w:tc>
          <w:tcPr>
            <w:tcW w:w="1859" w:type="dxa"/>
            <w:shd w:val="clear" w:color="auto" w:fill="D9D9D9" w:themeFill="background1" w:themeFillShade="D9"/>
          </w:tcPr>
          <w:p w14:paraId="7DBAFFF3" w14:textId="77777777" w:rsidR="00A84FB4" w:rsidRPr="00B30389" w:rsidRDefault="00A84FB4" w:rsidP="00981924">
            <w:pPr>
              <w:jc w:val="center"/>
              <w:rPr>
                <w:b/>
                <w:bCs/>
              </w:rPr>
            </w:pPr>
            <w:r w:rsidRPr="00B30389">
              <w:rPr>
                <w:b/>
                <w:bCs/>
              </w:rPr>
              <w:t>leírás</w:t>
            </w:r>
          </w:p>
        </w:tc>
      </w:tr>
      <w:tr w:rsidR="00DF0713" w14:paraId="5A11F5CF" w14:textId="77777777" w:rsidTr="00322247">
        <w:tc>
          <w:tcPr>
            <w:tcW w:w="1569" w:type="dxa"/>
            <w:shd w:val="clear" w:color="auto" w:fill="D9D9D9" w:themeFill="background1" w:themeFillShade="D9"/>
          </w:tcPr>
          <w:p w14:paraId="57AAA79A" w14:textId="29E0C9F5" w:rsidR="00DF0713" w:rsidRDefault="00DF0713" w:rsidP="00DF0713">
            <w:r w:rsidRPr="00A52A03">
              <w:t>foglalkoztatottak</w:t>
            </w:r>
          </w:p>
        </w:tc>
        <w:tc>
          <w:tcPr>
            <w:tcW w:w="4724" w:type="dxa"/>
            <w:shd w:val="clear" w:color="auto" w:fill="D9D9D9" w:themeFill="background1" w:themeFillShade="D9"/>
          </w:tcPr>
          <w:p w14:paraId="48EC9B1B" w14:textId="1FF9449D" w:rsidR="00DF0713" w:rsidRDefault="00DF0713" w:rsidP="00DF0713">
            <w:pPr>
              <w:jc w:val="center"/>
            </w:pPr>
            <w:r w:rsidRPr="00A52A03">
              <w:t>BiztositottiJogviszonyFoglalkoztatoAdatai</w:t>
            </w:r>
          </w:p>
        </w:tc>
        <w:tc>
          <w:tcPr>
            <w:tcW w:w="913" w:type="dxa"/>
            <w:shd w:val="clear" w:color="auto" w:fill="D9D9D9" w:themeFill="background1" w:themeFillShade="D9"/>
          </w:tcPr>
          <w:p w14:paraId="380744AF" w14:textId="3A14381E" w:rsidR="00DF0713" w:rsidRDefault="00DF0713" w:rsidP="00DF0713">
            <w:pPr>
              <w:jc w:val="center"/>
            </w:pPr>
            <w:r>
              <w:t>nem</w:t>
            </w:r>
          </w:p>
        </w:tc>
        <w:tc>
          <w:tcPr>
            <w:tcW w:w="1859" w:type="dxa"/>
            <w:shd w:val="clear" w:color="auto" w:fill="D9D9D9" w:themeFill="background1" w:themeFillShade="D9"/>
          </w:tcPr>
          <w:p w14:paraId="09E2BA4E" w14:textId="53B54936" w:rsidR="00DF0713" w:rsidRDefault="00DF0713" w:rsidP="00DF0713">
            <w:pPr>
              <w:jc w:val="both"/>
            </w:pPr>
            <w:r w:rsidRPr="00404783">
              <w:t xml:space="preserve">A foglalkoztató foglalkoztatottjainak biztosítotti </w:t>
            </w:r>
            <w:r>
              <w:t>j</w:t>
            </w:r>
            <w:r w:rsidRPr="00404783">
              <w:t>ogviszony adatai.</w:t>
            </w:r>
          </w:p>
        </w:tc>
      </w:tr>
      <w:tr w:rsidR="00322247" w14:paraId="0FC04C8D" w14:textId="77777777" w:rsidTr="00322247">
        <w:tc>
          <w:tcPr>
            <w:tcW w:w="1569" w:type="dxa"/>
            <w:shd w:val="clear" w:color="auto" w:fill="D9D9D9" w:themeFill="background1" w:themeFillShade="D9"/>
          </w:tcPr>
          <w:p w14:paraId="4A762772" w14:textId="28DB1BBA" w:rsidR="00322247" w:rsidRPr="00A52A03" w:rsidRDefault="00322247" w:rsidP="00322247">
            <w:r w:rsidRPr="005E3BAE">
              <w:t>request</w:t>
            </w:r>
            <w:r>
              <w:t>Data</w:t>
            </w:r>
          </w:p>
        </w:tc>
        <w:tc>
          <w:tcPr>
            <w:tcW w:w="4724" w:type="dxa"/>
            <w:shd w:val="clear" w:color="auto" w:fill="D9D9D9" w:themeFill="background1" w:themeFillShade="D9"/>
          </w:tcPr>
          <w:p w14:paraId="31D41C5A" w14:textId="78C37EAA" w:rsidR="00322247" w:rsidRPr="00A52A03" w:rsidRDefault="00322247" w:rsidP="00322247">
            <w:pPr>
              <w:jc w:val="center"/>
            </w:pPr>
            <w:r>
              <w:t>RequestData</w:t>
            </w:r>
          </w:p>
        </w:tc>
        <w:tc>
          <w:tcPr>
            <w:tcW w:w="913" w:type="dxa"/>
            <w:shd w:val="clear" w:color="auto" w:fill="D9D9D9" w:themeFill="background1" w:themeFillShade="D9"/>
          </w:tcPr>
          <w:p w14:paraId="31507DAA" w14:textId="7EDF46A0" w:rsidR="00322247" w:rsidRDefault="00322247" w:rsidP="00322247">
            <w:pPr>
              <w:jc w:val="center"/>
            </w:pPr>
            <w:r>
              <w:t>igen</w:t>
            </w:r>
          </w:p>
        </w:tc>
        <w:tc>
          <w:tcPr>
            <w:tcW w:w="1859" w:type="dxa"/>
            <w:shd w:val="clear" w:color="auto" w:fill="D9D9D9" w:themeFill="background1" w:themeFillShade="D9"/>
          </w:tcPr>
          <w:p w14:paraId="77F1BBD8" w14:textId="2AFDF5DB" w:rsidR="00322247" w:rsidRPr="00404783" w:rsidRDefault="00322247" w:rsidP="00322247">
            <w:pPr>
              <w:jc w:val="both"/>
            </w:pPr>
            <w:r w:rsidRPr="005E3BAE">
              <w:t xml:space="preserve">A lekérdezés </w:t>
            </w:r>
            <w:r w:rsidR="00DC712C">
              <w:t>adatai</w:t>
            </w:r>
            <w:r w:rsidRPr="005E3BAE">
              <w:t>.</w:t>
            </w:r>
          </w:p>
        </w:tc>
      </w:tr>
      <w:tr w:rsidR="00322247" w14:paraId="48E53A12" w14:textId="77777777" w:rsidTr="00322247">
        <w:tc>
          <w:tcPr>
            <w:tcW w:w="1569" w:type="dxa"/>
            <w:shd w:val="clear" w:color="auto" w:fill="D9D9D9" w:themeFill="background1" w:themeFillShade="D9"/>
          </w:tcPr>
          <w:p w14:paraId="07A959C4" w14:textId="77777777" w:rsidR="00322247" w:rsidRDefault="00322247" w:rsidP="00322247">
            <w:r>
              <w:lastRenderedPageBreak/>
              <w:t>resultCode</w:t>
            </w:r>
          </w:p>
        </w:tc>
        <w:tc>
          <w:tcPr>
            <w:tcW w:w="4724" w:type="dxa"/>
            <w:shd w:val="clear" w:color="auto" w:fill="D9D9D9" w:themeFill="background1" w:themeFillShade="D9"/>
          </w:tcPr>
          <w:p w14:paraId="06E55ED7" w14:textId="4A31FDE2" w:rsidR="00322247" w:rsidRDefault="00322247" w:rsidP="00322247">
            <w:pPr>
              <w:jc w:val="center"/>
            </w:pPr>
            <w:r w:rsidRPr="007E7F6B">
              <w:t>Get</w:t>
            </w:r>
            <w:r w:rsidRPr="00AC5957">
              <w:t>BiztositottiJogviszonyFoglalkoztatoAdat</w:t>
            </w:r>
            <w:r>
              <w:t>Statusz</w:t>
            </w:r>
            <w:r w:rsidRPr="003D7054">
              <w:t>Result</w:t>
            </w:r>
          </w:p>
        </w:tc>
        <w:tc>
          <w:tcPr>
            <w:tcW w:w="913" w:type="dxa"/>
            <w:shd w:val="clear" w:color="auto" w:fill="D9D9D9" w:themeFill="background1" w:themeFillShade="D9"/>
          </w:tcPr>
          <w:p w14:paraId="28741F25" w14:textId="77777777" w:rsidR="00322247" w:rsidRDefault="00322247" w:rsidP="00322247">
            <w:pPr>
              <w:jc w:val="center"/>
            </w:pPr>
            <w:r>
              <w:t>igen</w:t>
            </w:r>
          </w:p>
        </w:tc>
        <w:tc>
          <w:tcPr>
            <w:tcW w:w="1859" w:type="dxa"/>
            <w:shd w:val="clear" w:color="auto" w:fill="D9D9D9" w:themeFill="background1" w:themeFillShade="D9"/>
          </w:tcPr>
          <w:p w14:paraId="09DB9B65" w14:textId="77777777" w:rsidR="00322247" w:rsidRDefault="00322247" w:rsidP="00322247">
            <w:r>
              <w:t>Válaszkód</w:t>
            </w:r>
          </w:p>
        </w:tc>
      </w:tr>
      <w:tr w:rsidR="00322247" w14:paraId="367ABC95" w14:textId="77777777" w:rsidTr="00322247">
        <w:tc>
          <w:tcPr>
            <w:tcW w:w="1569" w:type="dxa"/>
            <w:shd w:val="clear" w:color="auto" w:fill="D9D9D9" w:themeFill="background1" w:themeFillShade="D9"/>
          </w:tcPr>
          <w:p w14:paraId="1CF1B037" w14:textId="77777777" w:rsidR="00322247" w:rsidRDefault="00322247" w:rsidP="00322247">
            <w:r>
              <w:t>resultMessage</w:t>
            </w:r>
          </w:p>
        </w:tc>
        <w:tc>
          <w:tcPr>
            <w:tcW w:w="4724" w:type="dxa"/>
            <w:shd w:val="clear" w:color="auto" w:fill="D9D9D9" w:themeFill="background1" w:themeFillShade="D9"/>
          </w:tcPr>
          <w:p w14:paraId="7F01E221" w14:textId="77777777" w:rsidR="00322247" w:rsidRDefault="00322247" w:rsidP="00322247">
            <w:pPr>
              <w:jc w:val="center"/>
            </w:pPr>
            <w:r>
              <w:t>xs:string</w:t>
            </w:r>
          </w:p>
        </w:tc>
        <w:tc>
          <w:tcPr>
            <w:tcW w:w="913" w:type="dxa"/>
            <w:shd w:val="clear" w:color="auto" w:fill="D9D9D9" w:themeFill="background1" w:themeFillShade="D9"/>
          </w:tcPr>
          <w:p w14:paraId="064CF604" w14:textId="77777777" w:rsidR="00322247" w:rsidRDefault="00322247" w:rsidP="00322247">
            <w:pPr>
              <w:jc w:val="center"/>
            </w:pPr>
            <w:r>
              <w:t>nem</w:t>
            </w:r>
          </w:p>
        </w:tc>
        <w:tc>
          <w:tcPr>
            <w:tcW w:w="1859" w:type="dxa"/>
            <w:shd w:val="clear" w:color="auto" w:fill="D9D9D9" w:themeFill="background1" w:themeFillShade="D9"/>
          </w:tcPr>
          <w:p w14:paraId="5186ABD4" w14:textId="77777777" w:rsidR="00322247" w:rsidRDefault="00322247" w:rsidP="00322247">
            <w:r>
              <w:t>Válaszüzenet</w:t>
            </w:r>
          </w:p>
        </w:tc>
      </w:tr>
    </w:tbl>
    <w:p w14:paraId="1DA16E6E" w14:textId="77777777" w:rsidR="00A84FB4" w:rsidRDefault="00A84FB4" w:rsidP="00A84FB4">
      <w:pPr>
        <w:rPr>
          <w:highlight w:val="yellow"/>
        </w:rPr>
      </w:pPr>
    </w:p>
    <w:p w14:paraId="3DE540A8" w14:textId="77777777" w:rsidR="006E607C" w:rsidRDefault="006E607C" w:rsidP="006E607C">
      <w:pPr>
        <w:rPr>
          <w:highlight w:val="yellow"/>
        </w:rPr>
      </w:pPr>
      <w:r w:rsidRPr="006E607C">
        <w:t xml:space="preserve">A </w:t>
      </w:r>
      <w:r w:rsidRPr="00A52A03">
        <w:t>BiztositottiJogviszonyFoglalkoztatoAdatai</w:t>
      </w:r>
      <w:r>
        <w:t xml:space="preserve"> megegyezik a REST interfészen átadottal.</w:t>
      </w:r>
    </w:p>
    <w:p w14:paraId="083394EF" w14:textId="77777777" w:rsidR="006E607C" w:rsidRDefault="006E607C" w:rsidP="00A84FB4">
      <w:pPr>
        <w:rPr>
          <w:highlight w:val="yellow"/>
        </w:rPr>
      </w:pPr>
    </w:p>
    <w:p w14:paraId="551644AE" w14:textId="4CCBB0D0" w:rsidR="00A84FB4" w:rsidRDefault="00DA2A43" w:rsidP="00A84FB4">
      <w:pPr>
        <w:rPr>
          <w:highlight w:val="yellow"/>
        </w:rPr>
      </w:pPr>
      <w:r>
        <w:rPr>
          <w:noProof/>
        </w:rPr>
        <w:drawing>
          <wp:inline distT="0" distB="0" distL="0" distR="0" wp14:anchorId="3D4AF69A" wp14:editId="57192767">
            <wp:extent cx="5762625" cy="4868545"/>
            <wp:effectExtent l="0" t="0" r="9525" b="8255"/>
            <wp:docPr id="1200325828" name="Kép 1" descr="A képen szöveg, képernyőkép, Párhuzamo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5828" name="Kép 1" descr="A képen szöveg, képernyőkép, Párhuzamos, diagram látható&#10;&#10;Automatikusan generált leírás"/>
                    <pic:cNvPicPr/>
                  </pic:nvPicPr>
                  <pic:blipFill>
                    <a:blip r:embed="rId46"/>
                    <a:stretch>
                      <a:fillRect/>
                    </a:stretch>
                  </pic:blipFill>
                  <pic:spPr>
                    <a:xfrm>
                      <a:off x="0" y="0"/>
                      <a:ext cx="5762625" cy="4868545"/>
                    </a:xfrm>
                    <a:prstGeom prst="rect">
                      <a:avLst/>
                    </a:prstGeom>
                  </pic:spPr>
                </pic:pic>
              </a:graphicData>
            </a:graphic>
          </wp:inline>
        </w:drawing>
      </w:r>
    </w:p>
    <w:p w14:paraId="5D7FE878" w14:textId="26551378" w:rsidR="001A4A34" w:rsidRDefault="001A4A34" w:rsidP="00A84FB4"/>
    <w:p w14:paraId="3D1E1E38" w14:textId="77777777" w:rsidR="00A84FB4" w:rsidRDefault="00A84FB4" w:rsidP="00A84FB4">
      <w:pPr>
        <w:rPr>
          <w:b/>
          <w:bCs/>
          <w:u w:val="single"/>
        </w:rPr>
      </w:pPr>
      <w:r w:rsidRPr="00873EAF">
        <w:rPr>
          <w:b/>
          <w:bCs/>
          <w:u w:val="single"/>
        </w:rPr>
        <w:t>Válaszkódok:</w:t>
      </w:r>
      <w:r w:rsidRPr="00432177" w:rsidDel="00E50E06">
        <w:rPr>
          <w:b/>
          <w:bCs/>
          <w:u w:val="single"/>
        </w:rPr>
        <w:t xml:space="preserve"> </w:t>
      </w:r>
    </w:p>
    <w:p w14:paraId="45759DBF" w14:textId="5ADBF2D4" w:rsidR="008F6EFD" w:rsidRDefault="00A84FB4" w:rsidP="00C406FB">
      <w:r w:rsidRPr="00665A11">
        <w:t xml:space="preserve">A válaszkódokat a </w:t>
      </w:r>
      <w:r w:rsidR="00F43539" w:rsidRPr="007E7F6B">
        <w:t>Get</w:t>
      </w:r>
      <w:r w:rsidR="00F43539" w:rsidRPr="00AC5957">
        <w:t>BiztositottiJogviszonyFoglalkoztatoAdat</w:t>
      </w:r>
      <w:r w:rsidR="00F43539">
        <w:t>Statusz</w:t>
      </w:r>
      <w:r w:rsidRPr="003D7054">
        <w:t>Result</w:t>
      </w:r>
      <w:r w:rsidRPr="00665A11">
        <w:rPr>
          <w:rFonts w:ascii="Consolas" w:eastAsiaTheme="minorEastAsia" w:hAnsi="Consolas" w:cs="Consolas"/>
          <w:sz w:val="20"/>
          <w:szCs w:val="20"/>
        </w:rPr>
        <w:t xml:space="preserve"> enum tartalmazza.</w:t>
      </w:r>
      <w:r w:rsidDel="00F36A6D">
        <w:t xml:space="preserve"> </w:t>
      </w:r>
      <w:r>
        <w:t>A kódok megegyeznek a REST interfészen szereplőkkel, lásd 6.3.</w:t>
      </w:r>
      <w:r w:rsidR="009036FA">
        <w:t>6</w:t>
      </w:r>
      <w:r>
        <w:t>.</w:t>
      </w:r>
    </w:p>
    <w:p w14:paraId="60E40F14" w14:textId="5650B83F" w:rsidR="000F7D76" w:rsidRPr="00B3704B" w:rsidRDefault="000F7D76" w:rsidP="000F7D76">
      <w:pPr>
        <w:pStyle w:val="Cmsor2"/>
        <w:numPr>
          <w:ilvl w:val="2"/>
          <w:numId w:val="3"/>
        </w:numPr>
        <w:rPr>
          <w:ins w:id="1176" w:author="Nánássy László" w:date="2026-04-30T07:40:00Z" w16du:dateUtc="2026-04-30T05:40:00Z"/>
          <w:i/>
          <w:iCs/>
          <w:sz w:val="24"/>
          <w:szCs w:val="24"/>
        </w:rPr>
      </w:pPr>
      <w:bookmarkStart w:id="1177" w:name="_Toc228879332"/>
      <w:ins w:id="1178" w:author="Nánássy László" w:date="2026-04-30T07:41:00Z" w16du:dateUtc="2026-04-30T05:41:00Z">
        <w:r>
          <w:rPr>
            <w:i/>
            <w:iCs/>
            <w:sz w:val="24"/>
            <w:szCs w:val="24"/>
          </w:rPr>
          <w:t>Egyszerűsített foglalkoztatás adatainak lekérdezése egy adózóra vonatkozóan</w:t>
        </w:r>
      </w:ins>
      <w:bookmarkEnd w:id="1177"/>
    </w:p>
    <w:p w14:paraId="28235A6B" w14:textId="77777777" w:rsidR="000F7D76" w:rsidRPr="00D4717D" w:rsidRDefault="000F7D76" w:rsidP="000F7D76">
      <w:pPr>
        <w:rPr>
          <w:ins w:id="1179" w:author="Nánássy László" w:date="2026-04-30T07:40:00Z" w16du:dateUtc="2026-04-30T05:40:00Z"/>
          <w:b/>
          <w:bCs/>
          <w:u w:val="single"/>
        </w:rPr>
      </w:pPr>
      <w:ins w:id="1180" w:author="Nánássy László" w:date="2026-04-30T07:40:00Z" w16du:dateUtc="2026-04-30T05:40: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0F7D76" w14:paraId="2683A6DC" w14:textId="77777777" w:rsidTr="007E17F2">
        <w:trPr>
          <w:ins w:id="1181" w:author="Nánássy László" w:date="2026-04-30T07:40:00Z"/>
        </w:trPr>
        <w:tc>
          <w:tcPr>
            <w:tcW w:w="1980" w:type="dxa"/>
            <w:shd w:val="clear" w:color="auto" w:fill="D9D9D9" w:themeFill="background1" w:themeFillShade="D9"/>
          </w:tcPr>
          <w:p w14:paraId="6F5080C7" w14:textId="77777777" w:rsidR="000F7D76" w:rsidRPr="00B30389" w:rsidRDefault="000F7D76" w:rsidP="007E17F2">
            <w:pPr>
              <w:rPr>
                <w:ins w:id="1182" w:author="Nánássy László" w:date="2026-04-30T07:40:00Z" w16du:dateUtc="2026-04-30T05:40:00Z"/>
                <w:b/>
                <w:bCs/>
              </w:rPr>
            </w:pPr>
            <w:ins w:id="1183" w:author="Nánássy László" w:date="2026-04-30T07:40:00Z" w16du:dateUtc="2026-04-30T05:40:00Z">
              <w:r w:rsidRPr="00B30389">
                <w:rPr>
                  <w:b/>
                  <w:bCs/>
                </w:rPr>
                <w:t>művelet</w:t>
              </w:r>
            </w:ins>
          </w:p>
        </w:tc>
        <w:tc>
          <w:tcPr>
            <w:tcW w:w="7085" w:type="dxa"/>
            <w:shd w:val="clear" w:color="auto" w:fill="D9D9D9" w:themeFill="background1" w:themeFillShade="D9"/>
          </w:tcPr>
          <w:p w14:paraId="7E693E30" w14:textId="10745CB3" w:rsidR="000F7D76" w:rsidRDefault="000F7D76" w:rsidP="007E17F2">
            <w:pPr>
              <w:rPr>
                <w:ins w:id="1184" w:author="Nánássy László" w:date="2026-04-30T07:40:00Z" w16du:dateUtc="2026-04-30T05:40:00Z"/>
              </w:rPr>
            </w:pPr>
            <w:ins w:id="1185" w:author="Nánássy László" w:date="2026-04-30T07:42:00Z" w16du:dateUtc="2026-04-30T05:42:00Z">
              <w:r w:rsidRPr="000F7D76">
                <w:t>getEgyszerusitettFoglalkoztatas</w:t>
              </w:r>
            </w:ins>
          </w:p>
        </w:tc>
      </w:tr>
      <w:tr w:rsidR="000F7D76" w14:paraId="15E42E47" w14:textId="77777777" w:rsidTr="007E17F2">
        <w:trPr>
          <w:ins w:id="1186" w:author="Nánássy László" w:date="2026-04-30T07:40:00Z"/>
        </w:trPr>
        <w:tc>
          <w:tcPr>
            <w:tcW w:w="1980" w:type="dxa"/>
            <w:shd w:val="clear" w:color="auto" w:fill="D9D9D9" w:themeFill="background1" w:themeFillShade="D9"/>
          </w:tcPr>
          <w:p w14:paraId="23A4FD4C" w14:textId="77777777" w:rsidR="000F7D76" w:rsidRPr="00B30389" w:rsidRDefault="000F7D76" w:rsidP="007E17F2">
            <w:pPr>
              <w:rPr>
                <w:ins w:id="1187" w:author="Nánássy László" w:date="2026-04-30T07:40:00Z" w16du:dateUtc="2026-04-30T05:40:00Z"/>
                <w:b/>
                <w:bCs/>
              </w:rPr>
            </w:pPr>
            <w:ins w:id="1188" w:author="Nánássy László" w:date="2026-04-30T07:40:00Z" w16du:dateUtc="2026-04-30T05:40:00Z">
              <w:r w:rsidRPr="00B30389">
                <w:rPr>
                  <w:b/>
                  <w:bCs/>
                </w:rPr>
                <w:lastRenderedPageBreak/>
                <w:t>leírás</w:t>
              </w:r>
            </w:ins>
          </w:p>
        </w:tc>
        <w:tc>
          <w:tcPr>
            <w:tcW w:w="7085" w:type="dxa"/>
            <w:shd w:val="clear" w:color="auto" w:fill="D9D9D9" w:themeFill="background1" w:themeFillShade="D9"/>
          </w:tcPr>
          <w:p w14:paraId="0B960901" w14:textId="115ABED6" w:rsidR="000F7D76" w:rsidRPr="00D4717D" w:rsidRDefault="000F7D76" w:rsidP="007E17F2">
            <w:pPr>
              <w:autoSpaceDE w:val="0"/>
              <w:autoSpaceDN w:val="0"/>
              <w:adjustRightInd w:val="0"/>
              <w:spacing w:after="80"/>
              <w:jc w:val="both"/>
              <w:rPr>
                <w:ins w:id="1189" w:author="Nánássy László" w:date="2026-04-30T07:40:00Z" w16du:dateUtc="2026-04-30T05:40:00Z"/>
                <w:rFonts w:eastAsiaTheme="minorEastAsia"/>
                <w:color w:val="auto"/>
                <w:sz w:val="20"/>
                <w:szCs w:val="20"/>
              </w:rPr>
            </w:pPr>
            <w:ins w:id="1190" w:author="Nánássy László" w:date="2026-04-30T07:42:00Z" w16du:dateUtc="2026-04-30T05:42:00Z">
              <w:r w:rsidRPr="00FA682A">
                <w:rPr>
                  <w:rFonts w:eastAsiaTheme="minorEastAsia"/>
                  <w:color w:val="auto"/>
                  <w:sz w:val="20"/>
                  <w:szCs w:val="20"/>
                </w:rPr>
                <w:t>Egy munkavállaló egyszerűsített foglalkoztatás adatainak lekérdezését biztosító művelet.</w:t>
              </w:r>
              <w:r>
                <w:rPr>
                  <w:rFonts w:eastAsiaTheme="minorEastAsia"/>
                  <w:color w:val="auto"/>
                  <w:sz w:val="20"/>
                  <w:szCs w:val="20"/>
                </w:rPr>
                <w:t xml:space="preserve"> A művelet visszaadja az aktuális évben már felhasznált és a még felhasználható napok számát, valamint az esetleges hibákat.</w:t>
              </w:r>
            </w:ins>
          </w:p>
        </w:tc>
      </w:tr>
    </w:tbl>
    <w:p w14:paraId="6DD01522" w14:textId="77777777" w:rsidR="000F7D76" w:rsidRDefault="000F7D76" w:rsidP="000F7D76">
      <w:pPr>
        <w:rPr>
          <w:ins w:id="1191" w:author="Nánássy László" w:date="2026-04-30T07:40:00Z" w16du:dateUtc="2026-04-30T05:40:00Z"/>
        </w:rPr>
      </w:pPr>
    </w:p>
    <w:p w14:paraId="62C7B428" w14:textId="77777777" w:rsidR="000F7D76" w:rsidRDefault="000F7D76" w:rsidP="000F7D76">
      <w:pPr>
        <w:rPr>
          <w:ins w:id="1192" w:author="Nánássy László" w:date="2026-04-30T07:40:00Z" w16du:dateUtc="2026-04-30T05:40:00Z"/>
          <w:b/>
          <w:bCs/>
          <w:u w:val="single"/>
        </w:rPr>
      </w:pPr>
      <w:ins w:id="1193" w:author="Nánássy László" w:date="2026-04-30T07:40:00Z" w16du:dateUtc="2026-04-30T05:40:00Z">
        <w:r w:rsidRPr="00D4717D">
          <w:rPr>
            <w:b/>
            <w:bCs/>
            <w:u w:val="single"/>
          </w:rPr>
          <w:t>Bemenő paraméterek:</w:t>
        </w:r>
      </w:ins>
    </w:p>
    <w:p w14:paraId="225757A5" w14:textId="2A392E23" w:rsidR="000F7D76" w:rsidRPr="0021138C" w:rsidRDefault="000F7D76" w:rsidP="000F7D76">
      <w:pPr>
        <w:rPr>
          <w:ins w:id="1194" w:author="Nánássy László" w:date="2026-04-30T07:40:00Z" w16du:dateUtc="2026-04-30T05:40:00Z"/>
        </w:rPr>
      </w:pPr>
      <w:ins w:id="1195" w:author="Nánássy László" w:date="2026-04-30T07:40:00Z" w16du:dateUtc="2026-04-30T05:40:00Z">
        <w:r w:rsidRPr="0021138C">
          <w:t xml:space="preserve">A bemenő paramétereket a </w:t>
        </w:r>
      </w:ins>
      <w:ins w:id="1196" w:author="Nánássy László" w:date="2026-04-30T07:42:00Z" w16du:dateUtc="2026-04-30T05:42:00Z">
        <w:r w:rsidRPr="000F7D76">
          <w:t>GetEgyszerusitettFoglalkoztatasRequestType</w:t>
        </w:r>
        <w:r>
          <w:t xml:space="preserve"> </w:t>
        </w:r>
      </w:ins>
      <w:ins w:id="1197" w:author="Nánássy László" w:date="2026-04-30T07:40:00Z" w16du:dateUtc="2026-04-30T05:40:00Z">
        <w:r w:rsidRPr="0021138C">
          <w:t>struktúrában ke</w:t>
        </w:r>
        <w:r>
          <w:t>l</w:t>
        </w:r>
        <w:r w:rsidRPr="0021138C">
          <w:t>l átadni.</w:t>
        </w:r>
      </w:ins>
    </w:p>
    <w:p w14:paraId="0BCA2B1D" w14:textId="59B5DEBF" w:rsidR="000F7D76" w:rsidRPr="00A84FB4" w:rsidRDefault="00F11AF2" w:rsidP="000F7D76">
      <w:pPr>
        <w:rPr>
          <w:ins w:id="1198" w:author="Nánássy László" w:date="2026-04-30T07:40:00Z" w16du:dateUtc="2026-04-30T05:40:00Z"/>
        </w:rPr>
      </w:pPr>
      <w:ins w:id="1199" w:author="Nánássy László" w:date="2026-04-30T07:53:00Z" w16du:dateUtc="2026-04-30T05:53:00Z">
        <w:r w:rsidRPr="00F11AF2">
          <w:rPr>
            <w:noProof/>
          </w:rPr>
          <w:drawing>
            <wp:inline distT="0" distB="0" distL="0" distR="0" wp14:anchorId="312F2AD7" wp14:editId="3EB68256">
              <wp:extent cx="5029636" cy="3147333"/>
              <wp:effectExtent l="0" t="0" r="0" b="0"/>
              <wp:docPr id="133347705"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7705" name="Kép 1" descr="A képen szöveg, képernyőkép, Betűtípus látható&#10;&#10;Automatikusan generált leírás"/>
                      <pic:cNvPicPr/>
                    </pic:nvPicPr>
                    <pic:blipFill>
                      <a:blip r:embed="rId47"/>
                      <a:stretch>
                        <a:fillRect/>
                      </a:stretch>
                    </pic:blipFill>
                    <pic:spPr>
                      <a:xfrm>
                        <a:off x="0" y="0"/>
                        <a:ext cx="5029636" cy="3147333"/>
                      </a:xfrm>
                      <a:prstGeom prst="rect">
                        <a:avLst/>
                      </a:prstGeom>
                    </pic:spPr>
                  </pic:pic>
                </a:graphicData>
              </a:graphic>
            </wp:inline>
          </w:drawing>
        </w:r>
      </w:ins>
    </w:p>
    <w:tbl>
      <w:tblPr>
        <w:tblStyle w:val="Rcsostblzat"/>
        <w:tblW w:w="9067" w:type="dxa"/>
        <w:shd w:val="clear" w:color="auto" w:fill="D9D9D9" w:themeFill="background1" w:themeFillShade="D9"/>
        <w:tblLayout w:type="fixed"/>
        <w:tblLook w:val="04A0" w:firstRow="1" w:lastRow="0" w:firstColumn="1" w:lastColumn="0" w:noHBand="0" w:noVBand="1"/>
      </w:tblPr>
      <w:tblGrid>
        <w:gridCol w:w="2263"/>
        <w:gridCol w:w="1134"/>
        <w:gridCol w:w="1134"/>
        <w:gridCol w:w="4536"/>
      </w:tblGrid>
      <w:tr w:rsidR="000F7D76" w14:paraId="7A4155BE" w14:textId="77777777" w:rsidTr="007E17F2">
        <w:trPr>
          <w:ins w:id="1200" w:author="Nánássy László" w:date="2026-04-30T07:40:00Z"/>
        </w:trPr>
        <w:tc>
          <w:tcPr>
            <w:tcW w:w="2263" w:type="dxa"/>
            <w:shd w:val="clear" w:color="auto" w:fill="D9D9D9" w:themeFill="background1" w:themeFillShade="D9"/>
          </w:tcPr>
          <w:p w14:paraId="65E4A6AA" w14:textId="77777777" w:rsidR="000F7D76" w:rsidRPr="00B30389" w:rsidRDefault="000F7D76" w:rsidP="007E17F2">
            <w:pPr>
              <w:jc w:val="center"/>
              <w:rPr>
                <w:ins w:id="1201" w:author="Nánássy László" w:date="2026-04-30T07:40:00Z" w16du:dateUtc="2026-04-30T05:40:00Z"/>
                <w:b/>
                <w:bCs/>
              </w:rPr>
            </w:pPr>
            <w:ins w:id="1202" w:author="Nánássy László" w:date="2026-04-30T07:40:00Z" w16du:dateUtc="2026-04-30T05:40:00Z">
              <w:r w:rsidRPr="00B30389">
                <w:rPr>
                  <w:b/>
                  <w:bCs/>
                </w:rPr>
                <w:t>név</w:t>
              </w:r>
            </w:ins>
          </w:p>
        </w:tc>
        <w:tc>
          <w:tcPr>
            <w:tcW w:w="1134" w:type="dxa"/>
            <w:shd w:val="clear" w:color="auto" w:fill="D9D9D9" w:themeFill="background1" w:themeFillShade="D9"/>
          </w:tcPr>
          <w:p w14:paraId="0FDAAB44" w14:textId="77777777" w:rsidR="000F7D76" w:rsidRPr="00B30389" w:rsidRDefault="000F7D76" w:rsidP="007E17F2">
            <w:pPr>
              <w:jc w:val="center"/>
              <w:rPr>
                <w:ins w:id="1203" w:author="Nánássy László" w:date="2026-04-30T07:40:00Z" w16du:dateUtc="2026-04-30T05:40:00Z"/>
                <w:b/>
                <w:bCs/>
              </w:rPr>
            </w:pPr>
            <w:ins w:id="1204" w:author="Nánássy László" w:date="2026-04-30T07:40:00Z" w16du:dateUtc="2026-04-30T05:40:00Z">
              <w:r w:rsidRPr="00B30389">
                <w:rPr>
                  <w:b/>
                  <w:bCs/>
                </w:rPr>
                <w:t>típus</w:t>
              </w:r>
            </w:ins>
          </w:p>
        </w:tc>
        <w:tc>
          <w:tcPr>
            <w:tcW w:w="1134" w:type="dxa"/>
            <w:shd w:val="clear" w:color="auto" w:fill="D9D9D9" w:themeFill="background1" w:themeFillShade="D9"/>
          </w:tcPr>
          <w:p w14:paraId="52E90B92" w14:textId="77777777" w:rsidR="000F7D76" w:rsidRPr="00B30389" w:rsidRDefault="000F7D76" w:rsidP="007E17F2">
            <w:pPr>
              <w:jc w:val="center"/>
              <w:rPr>
                <w:ins w:id="1205" w:author="Nánássy László" w:date="2026-04-30T07:40:00Z" w16du:dateUtc="2026-04-30T05:40:00Z"/>
                <w:b/>
                <w:bCs/>
              </w:rPr>
            </w:pPr>
            <w:ins w:id="1206" w:author="Nánássy László" w:date="2026-04-30T07:40:00Z" w16du:dateUtc="2026-04-30T05:40:00Z">
              <w:r>
                <w:rPr>
                  <w:b/>
                  <w:bCs/>
                </w:rPr>
                <w:t>kötelező</w:t>
              </w:r>
            </w:ins>
          </w:p>
        </w:tc>
        <w:tc>
          <w:tcPr>
            <w:tcW w:w="4536" w:type="dxa"/>
            <w:shd w:val="clear" w:color="auto" w:fill="D9D9D9" w:themeFill="background1" w:themeFillShade="D9"/>
          </w:tcPr>
          <w:p w14:paraId="516DBEE6" w14:textId="77777777" w:rsidR="000F7D76" w:rsidRPr="00B30389" w:rsidRDefault="000F7D76" w:rsidP="007E17F2">
            <w:pPr>
              <w:jc w:val="center"/>
              <w:rPr>
                <w:ins w:id="1207" w:author="Nánássy László" w:date="2026-04-30T07:40:00Z" w16du:dateUtc="2026-04-30T05:40:00Z"/>
                <w:b/>
                <w:bCs/>
              </w:rPr>
            </w:pPr>
            <w:ins w:id="1208" w:author="Nánássy László" w:date="2026-04-30T07:40:00Z" w16du:dateUtc="2026-04-30T05:40:00Z">
              <w:r w:rsidRPr="00B30389">
                <w:rPr>
                  <w:b/>
                  <w:bCs/>
                </w:rPr>
                <w:t>leírás</w:t>
              </w:r>
            </w:ins>
          </w:p>
        </w:tc>
      </w:tr>
      <w:tr w:rsidR="00E868A7" w14:paraId="5AE44991" w14:textId="77777777" w:rsidTr="007E17F2">
        <w:trPr>
          <w:ins w:id="1209" w:author="Nánássy László" w:date="2026-04-30T07:40:00Z"/>
        </w:trPr>
        <w:tc>
          <w:tcPr>
            <w:tcW w:w="2263" w:type="dxa"/>
            <w:shd w:val="clear" w:color="auto" w:fill="D9D9D9" w:themeFill="background1" w:themeFillShade="D9"/>
          </w:tcPr>
          <w:p w14:paraId="37835236" w14:textId="77E66563" w:rsidR="00E868A7" w:rsidRDefault="00E868A7" w:rsidP="00E868A7">
            <w:pPr>
              <w:rPr>
                <w:ins w:id="1210" w:author="Nánássy László" w:date="2026-04-30T07:40:00Z" w16du:dateUtc="2026-04-30T05:40:00Z"/>
              </w:rPr>
            </w:pPr>
            <w:ins w:id="1211" w:author="Nánássy László" w:date="2026-04-30T07:56:00Z" w16du:dateUtc="2026-04-30T05:56:00Z">
              <w:r w:rsidRPr="00DA0D1C">
                <w:t>foglalkoztatottAdoazonositoJele</w:t>
              </w:r>
            </w:ins>
          </w:p>
        </w:tc>
        <w:tc>
          <w:tcPr>
            <w:tcW w:w="1134" w:type="dxa"/>
            <w:shd w:val="clear" w:color="auto" w:fill="D9D9D9" w:themeFill="background1" w:themeFillShade="D9"/>
          </w:tcPr>
          <w:p w14:paraId="43F5A295" w14:textId="05AEA717" w:rsidR="00E868A7" w:rsidRDefault="00E868A7" w:rsidP="00E868A7">
            <w:pPr>
              <w:jc w:val="center"/>
              <w:rPr>
                <w:ins w:id="1212" w:author="Nánássy László" w:date="2026-04-30T07:40:00Z" w16du:dateUtc="2026-04-30T05:40:00Z"/>
              </w:rPr>
            </w:pPr>
            <w:ins w:id="1213" w:author="Nánássy László" w:date="2026-04-30T07:56:00Z" w16du:dateUtc="2026-04-30T05:56:00Z">
              <w:r>
                <w:t>xs:string</w:t>
              </w:r>
            </w:ins>
          </w:p>
        </w:tc>
        <w:tc>
          <w:tcPr>
            <w:tcW w:w="1134" w:type="dxa"/>
            <w:shd w:val="clear" w:color="auto" w:fill="D9D9D9" w:themeFill="background1" w:themeFillShade="D9"/>
          </w:tcPr>
          <w:p w14:paraId="416AF41D" w14:textId="77777777" w:rsidR="00E868A7" w:rsidRDefault="00E868A7" w:rsidP="00E868A7">
            <w:pPr>
              <w:jc w:val="center"/>
              <w:rPr>
                <w:ins w:id="1214" w:author="Nánássy László" w:date="2026-04-30T07:40:00Z" w16du:dateUtc="2026-04-30T05:40:00Z"/>
              </w:rPr>
            </w:pPr>
            <w:ins w:id="1215" w:author="Nánássy László" w:date="2026-04-30T07:40:00Z" w16du:dateUtc="2026-04-30T05:40:00Z">
              <w:r>
                <w:t>igen</w:t>
              </w:r>
            </w:ins>
          </w:p>
        </w:tc>
        <w:tc>
          <w:tcPr>
            <w:tcW w:w="4536" w:type="dxa"/>
            <w:shd w:val="clear" w:color="auto" w:fill="D9D9D9" w:themeFill="background1" w:themeFillShade="D9"/>
          </w:tcPr>
          <w:p w14:paraId="3F23C90A" w14:textId="6EDCAC26" w:rsidR="00E868A7" w:rsidRDefault="00E868A7" w:rsidP="00E868A7">
            <w:pPr>
              <w:rPr>
                <w:ins w:id="1216" w:author="Nánássy László" w:date="2026-04-30T07:40:00Z" w16du:dateUtc="2026-04-30T05:40:00Z"/>
              </w:rPr>
            </w:pPr>
            <w:ins w:id="1217" w:author="Nánássy László" w:date="2026-04-30T07:57:00Z" w16du:dateUtc="2026-04-30T05:57:00Z">
              <w:r w:rsidRPr="00DA0D1C">
                <w:t>A foglalkoztatott adóazonosító jele</w:t>
              </w:r>
              <w:r>
                <w:t>.</w:t>
              </w:r>
            </w:ins>
          </w:p>
        </w:tc>
      </w:tr>
      <w:tr w:rsidR="00E868A7" w14:paraId="5E35FA2F" w14:textId="77777777" w:rsidTr="007E17F2">
        <w:trPr>
          <w:ins w:id="1218" w:author="Nánássy László" w:date="2026-04-30T07:54:00Z"/>
        </w:trPr>
        <w:tc>
          <w:tcPr>
            <w:tcW w:w="2263" w:type="dxa"/>
            <w:shd w:val="clear" w:color="auto" w:fill="D9D9D9" w:themeFill="background1" w:themeFillShade="D9"/>
          </w:tcPr>
          <w:p w14:paraId="18536E5B" w14:textId="54BED5D8" w:rsidR="00E868A7" w:rsidRDefault="00E868A7" w:rsidP="00E868A7">
            <w:pPr>
              <w:rPr>
                <w:ins w:id="1219" w:author="Nánássy László" w:date="2026-04-30T07:54:00Z" w16du:dateUtc="2026-04-30T05:54:00Z"/>
              </w:rPr>
            </w:pPr>
            <w:ins w:id="1220" w:author="Nánássy László" w:date="2026-04-30T07:56:00Z" w16du:dateUtc="2026-04-30T05:56:00Z">
              <w:r w:rsidRPr="00DA0D1C">
                <w:t>foglalkoztatottNeve</w:t>
              </w:r>
            </w:ins>
          </w:p>
        </w:tc>
        <w:tc>
          <w:tcPr>
            <w:tcW w:w="1134" w:type="dxa"/>
            <w:shd w:val="clear" w:color="auto" w:fill="D9D9D9" w:themeFill="background1" w:themeFillShade="D9"/>
          </w:tcPr>
          <w:p w14:paraId="53BD4F75" w14:textId="453B82A1" w:rsidR="00E868A7" w:rsidRDefault="00E868A7" w:rsidP="00E868A7">
            <w:pPr>
              <w:jc w:val="center"/>
              <w:rPr>
                <w:ins w:id="1221" w:author="Nánássy László" w:date="2026-04-30T07:54:00Z" w16du:dateUtc="2026-04-30T05:54:00Z"/>
              </w:rPr>
            </w:pPr>
            <w:ins w:id="1222" w:author="Nánássy László" w:date="2026-04-30T07:56:00Z" w16du:dateUtc="2026-04-30T05:56:00Z">
              <w:r>
                <w:t>xs:string</w:t>
              </w:r>
            </w:ins>
          </w:p>
        </w:tc>
        <w:tc>
          <w:tcPr>
            <w:tcW w:w="1134" w:type="dxa"/>
            <w:shd w:val="clear" w:color="auto" w:fill="D9D9D9" w:themeFill="background1" w:themeFillShade="D9"/>
          </w:tcPr>
          <w:p w14:paraId="209E1066" w14:textId="4579C908" w:rsidR="00E868A7" w:rsidRDefault="00E868A7" w:rsidP="00E868A7">
            <w:pPr>
              <w:jc w:val="center"/>
              <w:rPr>
                <w:ins w:id="1223" w:author="Nánássy László" w:date="2026-04-30T07:54:00Z" w16du:dateUtc="2026-04-30T05:54:00Z"/>
              </w:rPr>
            </w:pPr>
            <w:ins w:id="1224" w:author="Nánássy László" w:date="2026-04-30T07:56:00Z" w16du:dateUtc="2026-04-30T05:56:00Z">
              <w:r>
                <w:t>igen</w:t>
              </w:r>
            </w:ins>
          </w:p>
        </w:tc>
        <w:tc>
          <w:tcPr>
            <w:tcW w:w="4536" w:type="dxa"/>
            <w:shd w:val="clear" w:color="auto" w:fill="D9D9D9" w:themeFill="background1" w:themeFillShade="D9"/>
          </w:tcPr>
          <w:p w14:paraId="6AE7EB2C" w14:textId="22C52637" w:rsidR="00E868A7" w:rsidRDefault="00E868A7" w:rsidP="00E868A7">
            <w:pPr>
              <w:rPr>
                <w:ins w:id="1225" w:author="Nánássy László" w:date="2026-04-30T07:54:00Z" w16du:dateUtc="2026-04-30T05:54:00Z"/>
              </w:rPr>
            </w:pPr>
            <w:ins w:id="1226" w:author="Nánássy László" w:date="2026-04-30T07:57:00Z" w16du:dateUtc="2026-04-30T05:57:00Z">
              <w:r w:rsidRPr="00DA0D1C">
                <w:t>A foglalkoztatott neve.</w:t>
              </w:r>
            </w:ins>
          </w:p>
        </w:tc>
      </w:tr>
      <w:tr w:rsidR="00E868A7" w14:paraId="1E952E52" w14:textId="77777777" w:rsidTr="007E17F2">
        <w:trPr>
          <w:ins w:id="1227" w:author="Nánássy László" w:date="2026-04-30T07:55:00Z"/>
        </w:trPr>
        <w:tc>
          <w:tcPr>
            <w:tcW w:w="2263" w:type="dxa"/>
            <w:shd w:val="clear" w:color="auto" w:fill="D9D9D9" w:themeFill="background1" w:themeFillShade="D9"/>
          </w:tcPr>
          <w:p w14:paraId="27A884B6" w14:textId="0B36A2FE" w:rsidR="00E868A7" w:rsidRDefault="00E868A7" w:rsidP="00E868A7">
            <w:pPr>
              <w:rPr>
                <w:ins w:id="1228" w:author="Nánássy László" w:date="2026-04-30T07:55:00Z" w16du:dateUtc="2026-04-30T05:55:00Z"/>
              </w:rPr>
            </w:pPr>
            <w:ins w:id="1229" w:author="Nánássy László" w:date="2026-04-30T07:56:00Z" w16du:dateUtc="2026-04-30T05:56:00Z">
              <w:r w:rsidRPr="00DA0D1C">
                <w:t>foglalkoztatottMasholBiztositott</w:t>
              </w:r>
            </w:ins>
          </w:p>
        </w:tc>
        <w:tc>
          <w:tcPr>
            <w:tcW w:w="1134" w:type="dxa"/>
            <w:shd w:val="clear" w:color="auto" w:fill="D9D9D9" w:themeFill="background1" w:themeFillShade="D9"/>
          </w:tcPr>
          <w:p w14:paraId="06F80AAB" w14:textId="3C8295C2" w:rsidR="00E868A7" w:rsidRDefault="00E868A7" w:rsidP="00E868A7">
            <w:pPr>
              <w:jc w:val="center"/>
              <w:rPr>
                <w:ins w:id="1230" w:author="Nánássy László" w:date="2026-04-30T07:55:00Z" w16du:dateUtc="2026-04-30T05:55:00Z"/>
              </w:rPr>
            </w:pPr>
            <w:ins w:id="1231" w:author="Nánássy László" w:date="2026-04-30T07:56:00Z" w16du:dateUtc="2026-04-30T05:56:00Z">
              <w:r>
                <w:t>xs:string</w:t>
              </w:r>
            </w:ins>
          </w:p>
        </w:tc>
        <w:tc>
          <w:tcPr>
            <w:tcW w:w="1134" w:type="dxa"/>
            <w:shd w:val="clear" w:color="auto" w:fill="D9D9D9" w:themeFill="background1" w:themeFillShade="D9"/>
          </w:tcPr>
          <w:p w14:paraId="74BDFFB6" w14:textId="0F2A9117" w:rsidR="00E868A7" w:rsidRDefault="00E868A7" w:rsidP="00E868A7">
            <w:pPr>
              <w:jc w:val="center"/>
              <w:rPr>
                <w:ins w:id="1232" w:author="Nánássy László" w:date="2026-04-30T07:55:00Z" w16du:dateUtc="2026-04-30T05:55:00Z"/>
              </w:rPr>
            </w:pPr>
            <w:ins w:id="1233" w:author="Nánássy László" w:date="2026-04-30T07:56:00Z" w16du:dateUtc="2026-04-30T05:56:00Z">
              <w:r>
                <w:t>igen</w:t>
              </w:r>
            </w:ins>
          </w:p>
        </w:tc>
        <w:tc>
          <w:tcPr>
            <w:tcW w:w="4536" w:type="dxa"/>
            <w:shd w:val="clear" w:color="auto" w:fill="D9D9D9" w:themeFill="background1" w:themeFillShade="D9"/>
          </w:tcPr>
          <w:p w14:paraId="3807CECC" w14:textId="0057E1ED" w:rsidR="00E868A7" w:rsidRDefault="00E868A7" w:rsidP="00E868A7">
            <w:pPr>
              <w:rPr>
                <w:ins w:id="1234" w:author="Nánássy László" w:date="2026-04-30T07:55:00Z" w16du:dateUtc="2026-04-30T05:55:00Z"/>
              </w:rPr>
            </w:pPr>
            <w:ins w:id="1235" w:author="Nánássy László" w:date="2026-04-30T07:57:00Z" w16du:dateUtc="2026-04-30T05:57:00Z">
              <w:r w:rsidRPr="00DA0D1C">
                <w:t>Az értéke IGEN, ha a foglalkoztatott Magyarországon biztosított, egyébként NEM.</w:t>
              </w:r>
            </w:ins>
          </w:p>
        </w:tc>
      </w:tr>
      <w:tr w:rsidR="00E868A7" w14:paraId="5BDEF3C0" w14:textId="77777777" w:rsidTr="007E17F2">
        <w:trPr>
          <w:ins w:id="1236" w:author="Nánássy László" w:date="2026-04-30T07:54:00Z"/>
        </w:trPr>
        <w:tc>
          <w:tcPr>
            <w:tcW w:w="2263" w:type="dxa"/>
            <w:shd w:val="clear" w:color="auto" w:fill="D9D9D9" w:themeFill="background1" w:themeFillShade="D9"/>
          </w:tcPr>
          <w:p w14:paraId="561B6CFD" w14:textId="0778DB83" w:rsidR="00E868A7" w:rsidRDefault="00E868A7" w:rsidP="00E868A7">
            <w:pPr>
              <w:rPr>
                <w:ins w:id="1237" w:author="Nánássy László" w:date="2026-04-30T07:54:00Z" w16du:dateUtc="2026-04-30T05:54:00Z"/>
              </w:rPr>
            </w:pPr>
            <w:ins w:id="1238" w:author="Nánássy László" w:date="2026-04-30T07:56:00Z" w16du:dateUtc="2026-04-30T05:56:00Z">
              <w:r w:rsidRPr="00DA0D1C">
                <w:t>foglalkoztatottTajSzama</w:t>
              </w:r>
            </w:ins>
          </w:p>
        </w:tc>
        <w:tc>
          <w:tcPr>
            <w:tcW w:w="1134" w:type="dxa"/>
            <w:shd w:val="clear" w:color="auto" w:fill="D9D9D9" w:themeFill="background1" w:themeFillShade="D9"/>
          </w:tcPr>
          <w:p w14:paraId="75311507" w14:textId="4787B23C" w:rsidR="00E868A7" w:rsidRDefault="00E868A7" w:rsidP="00E868A7">
            <w:pPr>
              <w:jc w:val="center"/>
              <w:rPr>
                <w:ins w:id="1239" w:author="Nánássy László" w:date="2026-04-30T07:54:00Z" w16du:dateUtc="2026-04-30T05:54:00Z"/>
              </w:rPr>
            </w:pPr>
            <w:ins w:id="1240" w:author="Nánássy László" w:date="2026-04-30T07:56:00Z" w16du:dateUtc="2026-04-30T05:56:00Z">
              <w:r>
                <w:t>xs:string</w:t>
              </w:r>
            </w:ins>
          </w:p>
        </w:tc>
        <w:tc>
          <w:tcPr>
            <w:tcW w:w="1134" w:type="dxa"/>
            <w:shd w:val="clear" w:color="auto" w:fill="D9D9D9" w:themeFill="background1" w:themeFillShade="D9"/>
          </w:tcPr>
          <w:p w14:paraId="770095B1" w14:textId="4BDF94EE" w:rsidR="00E868A7" w:rsidRDefault="00E868A7" w:rsidP="00E868A7">
            <w:pPr>
              <w:jc w:val="center"/>
              <w:rPr>
                <w:ins w:id="1241" w:author="Nánássy László" w:date="2026-04-30T07:54:00Z" w16du:dateUtc="2026-04-30T05:54:00Z"/>
              </w:rPr>
            </w:pPr>
            <w:ins w:id="1242" w:author="Nánássy László" w:date="2026-04-30T07:56:00Z" w16du:dateUtc="2026-04-30T05:56:00Z">
              <w:r>
                <w:t>nem</w:t>
              </w:r>
            </w:ins>
          </w:p>
        </w:tc>
        <w:tc>
          <w:tcPr>
            <w:tcW w:w="4536" w:type="dxa"/>
            <w:shd w:val="clear" w:color="auto" w:fill="D9D9D9" w:themeFill="background1" w:themeFillShade="D9"/>
          </w:tcPr>
          <w:p w14:paraId="6C7B93B8" w14:textId="468301B0" w:rsidR="00E868A7" w:rsidRDefault="00E868A7" w:rsidP="00E868A7">
            <w:pPr>
              <w:rPr>
                <w:ins w:id="1243" w:author="Nánássy László" w:date="2026-04-30T07:54:00Z" w16du:dateUtc="2026-04-30T05:54:00Z"/>
              </w:rPr>
            </w:pPr>
            <w:ins w:id="1244" w:author="Nánássy László" w:date="2026-04-30T07:57:00Z" w16du:dateUtc="2026-04-30T05:57:00Z">
              <w:r w:rsidRPr="00204858">
                <w:t>A foglalkoztatott TAJ száma. Akkor kötelező megadni, ha Mag</w:t>
              </w:r>
              <w:r>
                <w:t>y</w:t>
              </w:r>
              <w:r w:rsidRPr="00204858">
                <w:t>arországon biztosított.</w:t>
              </w:r>
            </w:ins>
          </w:p>
        </w:tc>
      </w:tr>
      <w:tr w:rsidR="00E868A7" w14:paraId="4365D480" w14:textId="77777777" w:rsidTr="007E17F2">
        <w:trPr>
          <w:ins w:id="1245" w:author="Nánássy László" w:date="2026-04-30T07:40:00Z"/>
        </w:trPr>
        <w:tc>
          <w:tcPr>
            <w:tcW w:w="2263" w:type="dxa"/>
            <w:shd w:val="clear" w:color="auto" w:fill="D9D9D9" w:themeFill="background1" w:themeFillShade="D9"/>
          </w:tcPr>
          <w:p w14:paraId="02E71DB7" w14:textId="77777777" w:rsidR="00E868A7" w:rsidRPr="000F0E42" w:rsidRDefault="00E868A7" w:rsidP="00E868A7">
            <w:pPr>
              <w:rPr>
                <w:ins w:id="1246" w:author="Nánássy László" w:date="2026-04-30T07:40:00Z" w16du:dateUtc="2026-04-30T05:40:00Z"/>
              </w:rPr>
            </w:pPr>
            <w:ins w:id="1247" w:author="Nánássy László" w:date="2026-04-30T07:40:00Z" w16du:dateUtc="2026-04-30T05:40:00Z">
              <w:r>
                <w:t>signature</w:t>
              </w:r>
            </w:ins>
          </w:p>
        </w:tc>
        <w:tc>
          <w:tcPr>
            <w:tcW w:w="1134" w:type="dxa"/>
            <w:shd w:val="clear" w:color="auto" w:fill="D9D9D9" w:themeFill="background1" w:themeFillShade="D9"/>
          </w:tcPr>
          <w:p w14:paraId="776BA761" w14:textId="77777777" w:rsidR="00E868A7" w:rsidRDefault="00E868A7" w:rsidP="00E868A7">
            <w:pPr>
              <w:jc w:val="center"/>
              <w:rPr>
                <w:ins w:id="1248" w:author="Nánássy László" w:date="2026-04-30T07:40:00Z" w16du:dateUtc="2026-04-30T05:40:00Z"/>
              </w:rPr>
            </w:pPr>
            <w:ins w:id="1249" w:author="Nánássy László" w:date="2026-04-30T07:40:00Z" w16du:dateUtc="2026-04-30T05:40:00Z">
              <w:r>
                <w:t>xs:string</w:t>
              </w:r>
            </w:ins>
          </w:p>
        </w:tc>
        <w:tc>
          <w:tcPr>
            <w:tcW w:w="1134" w:type="dxa"/>
            <w:shd w:val="clear" w:color="auto" w:fill="D9D9D9" w:themeFill="background1" w:themeFillShade="D9"/>
          </w:tcPr>
          <w:p w14:paraId="78013364" w14:textId="77777777" w:rsidR="00E868A7" w:rsidRDefault="00E868A7" w:rsidP="00E868A7">
            <w:pPr>
              <w:jc w:val="center"/>
              <w:rPr>
                <w:ins w:id="1250" w:author="Nánássy László" w:date="2026-04-30T07:40:00Z" w16du:dateUtc="2026-04-30T05:40:00Z"/>
              </w:rPr>
            </w:pPr>
            <w:ins w:id="1251" w:author="Nánássy László" w:date="2026-04-30T07:40:00Z" w16du:dateUtc="2026-04-30T05:40:00Z">
              <w:r>
                <w:t>igen</w:t>
              </w:r>
            </w:ins>
          </w:p>
        </w:tc>
        <w:tc>
          <w:tcPr>
            <w:tcW w:w="4536" w:type="dxa"/>
            <w:shd w:val="clear" w:color="auto" w:fill="D9D9D9" w:themeFill="background1" w:themeFillShade="D9"/>
          </w:tcPr>
          <w:p w14:paraId="611D7D89" w14:textId="77777777" w:rsidR="00E868A7" w:rsidRDefault="00E868A7" w:rsidP="00E868A7">
            <w:pPr>
              <w:jc w:val="both"/>
              <w:rPr>
                <w:ins w:id="1252" w:author="Nánássy László" w:date="2026-04-30T07:40:00Z" w16du:dateUtc="2026-04-30T05:40:00Z"/>
              </w:rPr>
            </w:pPr>
            <w:ins w:id="1253" w:author="Nánássy László" w:date="2026-04-30T07:40:00Z" w16du:dateUtc="2026-04-30T05:40:00Z">
              <w:r>
                <w:t>Aláírás</w:t>
              </w:r>
            </w:ins>
          </w:p>
        </w:tc>
      </w:tr>
    </w:tbl>
    <w:p w14:paraId="7F21A5DD" w14:textId="77777777" w:rsidR="000F7D76" w:rsidRDefault="000F7D76" w:rsidP="000F7D76">
      <w:pPr>
        <w:rPr>
          <w:ins w:id="1254" w:author="Nánássy László" w:date="2026-04-30T07:40:00Z" w16du:dateUtc="2026-04-30T05:40:00Z"/>
          <w:b/>
          <w:bCs/>
          <w:u w:val="single"/>
        </w:rPr>
      </w:pPr>
    </w:p>
    <w:p w14:paraId="48E51A0D" w14:textId="77777777" w:rsidR="000F7D76" w:rsidRDefault="000F7D76" w:rsidP="000F7D76">
      <w:pPr>
        <w:rPr>
          <w:ins w:id="1255" w:author="Nánássy László" w:date="2026-04-30T07:40:00Z" w16du:dateUtc="2026-04-30T05:40:00Z"/>
          <w:b/>
          <w:bCs/>
          <w:u w:val="single"/>
        </w:rPr>
      </w:pPr>
      <w:ins w:id="1256" w:author="Nánássy László" w:date="2026-04-30T07:40:00Z" w16du:dateUtc="2026-04-30T05:40:00Z">
        <w:r w:rsidRPr="007523CD">
          <w:rPr>
            <w:b/>
            <w:bCs/>
            <w:u w:val="single"/>
          </w:rPr>
          <w:t>Válasz:</w:t>
        </w:r>
      </w:ins>
    </w:p>
    <w:p w14:paraId="18254DDA" w14:textId="4A0D9B35" w:rsidR="000F7D76" w:rsidRDefault="000F7D76" w:rsidP="000F7D76">
      <w:pPr>
        <w:rPr>
          <w:ins w:id="1257" w:author="Nánássy László" w:date="2026-04-30T07:40:00Z" w16du:dateUtc="2026-04-30T05:40:00Z"/>
        </w:rPr>
      </w:pPr>
      <w:ins w:id="1258" w:author="Nánássy László" w:date="2026-04-30T07:40:00Z" w16du:dateUtc="2026-04-30T05:40:00Z">
        <w:r w:rsidRPr="0021138C">
          <w:t xml:space="preserve">A </w:t>
        </w:r>
        <w:r>
          <w:t xml:space="preserve">választ </w:t>
        </w:r>
        <w:r w:rsidRPr="0021138C">
          <w:t xml:space="preserve">a </w:t>
        </w:r>
      </w:ins>
      <w:ins w:id="1259" w:author="Nánássy László" w:date="2026-04-30T07:44:00Z" w16du:dateUtc="2026-04-30T05:44:00Z">
        <w:r w:rsidRPr="000F7D76">
          <w:t>GetEgyszerusitettFoglalkoztatasRe</w:t>
        </w:r>
        <w:r>
          <w:t>sponse</w:t>
        </w:r>
        <w:r w:rsidRPr="000F7D76">
          <w:t>Type</w:t>
        </w:r>
        <w:r>
          <w:t xml:space="preserve"> </w:t>
        </w:r>
      </w:ins>
      <w:ins w:id="1260" w:author="Nánássy László" w:date="2026-04-30T07:40:00Z" w16du:dateUtc="2026-04-30T05:40:00Z">
        <w:r w:rsidRPr="0021138C">
          <w:t xml:space="preserve">struktúrában </w:t>
        </w:r>
        <w:r>
          <w:t>adja vissza rendszer</w:t>
        </w:r>
        <w:r w:rsidRPr="0021138C">
          <w:t>.</w:t>
        </w:r>
      </w:ins>
    </w:p>
    <w:tbl>
      <w:tblPr>
        <w:tblStyle w:val="Rcsostblzat"/>
        <w:tblW w:w="0" w:type="auto"/>
        <w:shd w:val="clear" w:color="auto" w:fill="D9D9D9" w:themeFill="background1" w:themeFillShade="D9"/>
        <w:tblLook w:val="04A0" w:firstRow="1" w:lastRow="0" w:firstColumn="1" w:lastColumn="0" w:noHBand="0" w:noVBand="1"/>
      </w:tblPr>
      <w:tblGrid>
        <w:gridCol w:w="2099"/>
        <w:gridCol w:w="3910"/>
        <w:gridCol w:w="998"/>
        <w:gridCol w:w="2058"/>
      </w:tblGrid>
      <w:tr w:rsidR="000F7D76" w14:paraId="5925F13B" w14:textId="77777777" w:rsidTr="00482678">
        <w:trPr>
          <w:ins w:id="1261" w:author="Nánássy László" w:date="2026-04-30T07:40:00Z"/>
        </w:trPr>
        <w:tc>
          <w:tcPr>
            <w:tcW w:w="2099" w:type="dxa"/>
            <w:shd w:val="clear" w:color="auto" w:fill="D9D9D9" w:themeFill="background1" w:themeFillShade="D9"/>
          </w:tcPr>
          <w:p w14:paraId="6A28519A" w14:textId="77777777" w:rsidR="000F7D76" w:rsidRPr="00B30389" w:rsidRDefault="000F7D76" w:rsidP="007E17F2">
            <w:pPr>
              <w:jc w:val="center"/>
              <w:rPr>
                <w:ins w:id="1262" w:author="Nánássy László" w:date="2026-04-30T07:40:00Z" w16du:dateUtc="2026-04-30T05:40:00Z"/>
                <w:b/>
                <w:bCs/>
              </w:rPr>
            </w:pPr>
            <w:ins w:id="1263" w:author="Nánássy László" w:date="2026-04-30T07:40:00Z" w16du:dateUtc="2026-04-30T05:40:00Z">
              <w:r w:rsidRPr="00B30389">
                <w:rPr>
                  <w:b/>
                  <w:bCs/>
                </w:rPr>
                <w:t>név</w:t>
              </w:r>
            </w:ins>
          </w:p>
        </w:tc>
        <w:tc>
          <w:tcPr>
            <w:tcW w:w="3910" w:type="dxa"/>
            <w:shd w:val="clear" w:color="auto" w:fill="D9D9D9" w:themeFill="background1" w:themeFillShade="D9"/>
          </w:tcPr>
          <w:p w14:paraId="27CF5DA2" w14:textId="77777777" w:rsidR="000F7D76" w:rsidRPr="00B30389" w:rsidRDefault="000F7D76" w:rsidP="007E17F2">
            <w:pPr>
              <w:jc w:val="center"/>
              <w:rPr>
                <w:ins w:id="1264" w:author="Nánássy László" w:date="2026-04-30T07:40:00Z" w16du:dateUtc="2026-04-30T05:40:00Z"/>
                <w:b/>
                <w:bCs/>
              </w:rPr>
            </w:pPr>
            <w:ins w:id="1265" w:author="Nánássy László" w:date="2026-04-30T07:40:00Z" w16du:dateUtc="2026-04-30T05:40:00Z">
              <w:r w:rsidRPr="00B30389">
                <w:rPr>
                  <w:b/>
                  <w:bCs/>
                </w:rPr>
                <w:t>típus</w:t>
              </w:r>
            </w:ins>
          </w:p>
        </w:tc>
        <w:tc>
          <w:tcPr>
            <w:tcW w:w="998" w:type="dxa"/>
            <w:shd w:val="clear" w:color="auto" w:fill="D9D9D9" w:themeFill="background1" w:themeFillShade="D9"/>
          </w:tcPr>
          <w:p w14:paraId="5947DDC7" w14:textId="77777777" w:rsidR="000F7D76" w:rsidRPr="00B30389" w:rsidRDefault="000F7D76" w:rsidP="007E17F2">
            <w:pPr>
              <w:jc w:val="center"/>
              <w:rPr>
                <w:ins w:id="1266" w:author="Nánássy László" w:date="2026-04-30T07:40:00Z" w16du:dateUtc="2026-04-30T05:40:00Z"/>
                <w:b/>
                <w:bCs/>
              </w:rPr>
            </w:pPr>
            <w:ins w:id="1267" w:author="Nánássy László" w:date="2026-04-30T07:40:00Z" w16du:dateUtc="2026-04-30T05:40:00Z">
              <w:r>
                <w:rPr>
                  <w:b/>
                  <w:bCs/>
                </w:rPr>
                <w:t>kötelező</w:t>
              </w:r>
            </w:ins>
          </w:p>
        </w:tc>
        <w:tc>
          <w:tcPr>
            <w:tcW w:w="2058" w:type="dxa"/>
            <w:shd w:val="clear" w:color="auto" w:fill="D9D9D9" w:themeFill="background1" w:themeFillShade="D9"/>
          </w:tcPr>
          <w:p w14:paraId="3513F189" w14:textId="77777777" w:rsidR="000F7D76" w:rsidRPr="00B30389" w:rsidRDefault="000F7D76" w:rsidP="007E17F2">
            <w:pPr>
              <w:jc w:val="center"/>
              <w:rPr>
                <w:ins w:id="1268" w:author="Nánássy László" w:date="2026-04-30T07:40:00Z" w16du:dateUtc="2026-04-30T05:40:00Z"/>
                <w:b/>
                <w:bCs/>
              </w:rPr>
            </w:pPr>
            <w:ins w:id="1269" w:author="Nánássy László" w:date="2026-04-30T07:40:00Z" w16du:dateUtc="2026-04-30T05:40:00Z">
              <w:r w:rsidRPr="00B30389">
                <w:rPr>
                  <w:b/>
                  <w:bCs/>
                </w:rPr>
                <w:t>leírás</w:t>
              </w:r>
            </w:ins>
          </w:p>
        </w:tc>
      </w:tr>
      <w:tr w:rsidR="00482678" w14:paraId="70BA7105" w14:textId="77777777" w:rsidTr="00482678">
        <w:trPr>
          <w:ins w:id="1270" w:author="Nánássy László" w:date="2026-04-30T07:40:00Z"/>
        </w:trPr>
        <w:tc>
          <w:tcPr>
            <w:tcW w:w="2099" w:type="dxa"/>
            <w:shd w:val="clear" w:color="auto" w:fill="D9D9D9" w:themeFill="background1" w:themeFillShade="D9"/>
          </w:tcPr>
          <w:p w14:paraId="1FA443D2" w14:textId="75EF9ADE" w:rsidR="00482678" w:rsidRDefault="00482678" w:rsidP="00482678">
            <w:pPr>
              <w:rPr>
                <w:ins w:id="1271" w:author="Nánássy László" w:date="2026-04-30T07:40:00Z" w16du:dateUtc="2026-04-30T05:40:00Z"/>
              </w:rPr>
            </w:pPr>
            <w:ins w:id="1272" w:author="Nánássy László" w:date="2026-04-30T08:01:00Z" w16du:dateUtc="2026-04-30T06:01:00Z">
              <w:r w:rsidRPr="00063829">
                <w:t>felhasznaltNapok</w:t>
              </w:r>
            </w:ins>
          </w:p>
        </w:tc>
        <w:tc>
          <w:tcPr>
            <w:tcW w:w="3910" w:type="dxa"/>
            <w:shd w:val="clear" w:color="auto" w:fill="D9D9D9" w:themeFill="background1" w:themeFillShade="D9"/>
          </w:tcPr>
          <w:p w14:paraId="7BCA8B87" w14:textId="38C72A55" w:rsidR="00482678" w:rsidRDefault="00482678" w:rsidP="00482678">
            <w:pPr>
              <w:jc w:val="center"/>
              <w:rPr>
                <w:ins w:id="1273" w:author="Nánássy László" w:date="2026-04-30T07:40:00Z" w16du:dateUtc="2026-04-30T05:40:00Z"/>
              </w:rPr>
            </w:pPr>
            <w:ins w:id="1274" w:author="Nánássy László" w:date="2026-04-30T08:01:00Z" w16du:dateUtc="2026-04-30T06:01:00Z">
              <w:r w:rsidRPr="00063829">
                <w:t>FelhasznaltNapok</w:t>
              </w:r>
            </w:ins>
          </w:p>
        </w:tc>
        <w:tc>
          <w:tcPr>
            <w:tcW w:w="998" w:type="dxa"/>
            <w:shd w:val="clear" w:color="auto" w:fill="D9D9D9" w:themeFill="background1" w:themeFillShade="D9"/>
          </w:tcPr>
          <w:p w14:paraId="2457BBBF" w14:textId="77777777" w:rsidR="00482678" w:rsidRDefault="00482678" w:rsidP="00482678">
            <w:pPr>
              <w:jc w:val="center"/>
              <w:rPr>
                <w:ins w:id="1275" w:author="Nánássy László" w:date="2026-04-30T07:40:00Z" w16du:dateUtc="2026-04-30T05:40:00Z"/>
              </w:rPr>
            </w:pPr>
            <w:ins w:id="1276" w:author="Nánássy László" w:date="2026-04-30T07:40:00Z" w16du:dateUtc="2026-04-30T05:40:00Z">
              <w:r>
                <w:t>nem</w:t>
              </w:r>
            </w:ins>
          </w:p>
        </w:tc>
        <w:tc>
          <w:tcPr>
            <w:tcW w:w="2058" w:type="dxa"/>
            <w:shd w:val="clear" w:color="auto" w:fill="D9D9D9" w:themeFill="background1" w:themeFillShade="D9"/>
          </w:tcPr>
          <w:p w14:paraId="54CA520C" w14:textId="7BEC76B8" w:rsidR="00482678" w:rsidRDefault="00482678" w:rsidP="00482678">
            <w:pPr>
              <w:jc w:val="both"/>
              <w:rPr>
                <w:ins w:id="1277" w:author="Nánássy László" w:date="2026-04-30T07:40:00Z" w16du:dateUtc="2026-04-30T05:40:00Z"/>
              </w:rPr>
            </w:pPr>
            <w:ins w:id="1278" w:author="Nánássy László" w:date="2026-04-30T08:04:00Z" w16du:dateUtc="2026-04-30T06:04:00Z">
              <w:r>
                <w:t xml:space="preserve">A </w:t>
              </w:r>
              <w:r w:rsidRPr="002546E6">
                <w:t>tárgyévben</w:t>
              </w:r>
              <w:r>
                <w:t xml:space="preserve"> már f</w:t>
              </w:r>
              <w:r w:rsidRPr="00063829">
                <w:t>elhasznált napok</w:t>
              </w:r>
              <w:r>
                <w:t xml:space="preserve"> száma munkajellegenkénti bontásban.</w:t>
              </w:r>
            </w:ins>
          </w:p>
        </w:tc>
      </w:tr>
      <w:tr w:rsidR="00482678" w14:paraId="79B67864" w14:textId="77777777" w:rsidTr="00482678">
        <w:trPr>
          <w:ins w:id="1279" w:author="Nánássy László" w:date="2026-04-30T07:40:00Z"/>
        </w:trPr>
        <w:tc>
          <w:tcPr>
            <w:tcW w:w="2099" w:type="dxa"/>
            <w:shd w:val="clear" w:color="auto" w:fill="D9D9D9" w:themeFill="background1" w:themeFillShade="D9"/>
          </w:tcPr>
          <w:p w14:paraId="3B8EC4C7" w14:textId="36630C41" w:rsidR="00482678" w:rsidRPr="00A52A03" w:rsidRDefault="00482678" w:rsidP="00482678">
            <w:pPr>
              <w:rPr>
                <w:ins w:id="1280" w:author="Nánássy László" w:date="2026-04-30T07:40:00Z" w16du:dateUtc="2026-04-30T05:40:00Z"/>
              </w:rPr>
            </w:pPr>
            <w:ins w:id="1281" w:author="Nánássy László" w:date="2026-04-30T08:01:00Z" w16du:dateUtc="2026-04-30T06:01:00Z">
              <w:r w:rsidRPr="000C4589">
                <w:t>felhasznalhatoNapok</w:t>
              </w:r>
            </w:ins>
          </w:p>
        </w:tc>
        <w:tc>
          <w:tcPr>
            <w:tcW w:w="3910" w:type="dxa"/>
            <w:shd w:val="clear" w:color="auto" w:fill="D9D9D9" w:themeFill="background1" w:themeFillShade="D9"/>
          </w:tcPr>
          <w:p w14:paraId="6F1FD8C9" w14:textId="12F90ADA" w:rsidR="00482678" w:rsidRPr="00A52A03" w:rsidRDefault="00482678" w:rsidP="00482678">
            <w:pPr>
              <w:jc w:val="center"/>
              <w:rPr>
                <w:ins w:id="1282" w:author="Nánássy László" w:date="2026-04-30T07:40:00Z" w16du:dateUtc="2026-04-30T05:40:00Z"/>
              </w:rPr>
            </w:pPr>
            <w:ins w:id="1283" w:author="Nánássy László" w:date="2026-04-30T08:01:00Z" w16du:dateUtc="2026-04-30T06:01:00Z">
              <w:r>
                <w:t>F</w:t>
              </w:r>
              <w:r w:rsidRPr="000C4589">
                <w:t>elhasznalhatoNapok</w:t>
              </w:r>
            </w:ins>
          </w:p>
        </w:tc>
        <w:tc>
          <w:tcPr>
            <w:tcW w:w="998" w:type="dxa"/>
            <w:shd w:val="clear" w:color="auto" w:fill="D9D9D9" w:themeFill="background1" w:themeFillShade="D9"/>
          </w:tcPr>
          <w:p w14:paraId="33CC96B3" w14:textId="594CDD5C" w:rsidR="00482678" w:rsidRDefault="00482678" w:rsidP="00482678">
            <w:pPr>
              <w:jc w:val="center"/>
              <w:rPr>
                <w:ins w:id="1284" w:author="Nánássy László" w:date="2026-04-30T07:40:00Z" w16du:dateUtc="2026-04-30T05:40:00Z"/>
              </w:rPr>
            </w:pPr>
            <w:ins w:id="1285" w:author="Nánássy László" w:date="2026-04-30T08:03:00Z" w16du:dateUtc="2026-04-30T06:03:00Z">
              <w:r>
                <w:t>nem</w:t>
              </w:r>
            </w:ins>
          </w:p>
        </w:tc>
        <w:tc>
          <w:tcPr>
            <w:tcW w:w="2058" w:type="dxa"/>
            <w:shd w:val="clear" w:color="auto" w:fill="D9D9D9" w:themeFill="background1" w:themeFillShade="D9"/>
          </w:tcPr>
          <w:p w14:paraId="4ABE1849" w14:textId="08FB5645" w:rsidR="00482678" w:rsidRPr="00404783" w:rsidRDefault="00482678" w:rsidP="00482678">
            <w:pPr>
              <w:jc w:val="both"/>
              <w:rPr>
                <w:ins w:id="1286" w:author="Nánássy László" w:date="2026-04-30T07:40:00Z" w16du:dateUtc="2026-04-30T05:40:00Z"/>
              </w:rPr>
            </w:pPr>
            <w:ins w:id="1287" w:author="Nánássy László" w:date="2026-04-30T08:04:00Z" w16du:dateUtc="2026-04-30T06:04:00Z">
              <w:r>
                <w:t xml:space="preserve">A </w:t>
              </w:r>
              <w:r w:rsidRPr="002546E6">
                <w:t xml:space="preserve">tárgyévben </w:t>
              </w:r>
              <w:r>
                <w:t>még f</w:t>
              </w:r>
              <w:r w:rsidRPr="00063829">
                <w:t>elhasznál</w:t>
              </w:r>
              <w:r>
                <w:t>ható</w:t>
              </w:r>
              <w:r w:rsidRPr="00063829">
                <w:t xml:space="preserve"> </w:t>
              </w:r>
              <w:r w:rsidRPr="00063829">
                <w:lastRenderedPageBreak/>
                <w:t>napok</w:t>
              </w:r>
              <w:r>
                <w:t xml:space="preserve"> száma  munkajellegenkénti bontásban.</w:t>
              </w:r>
            </w:ins>
          </w:p>
        </w:tc>
      </w:tr>
      <w:tr w:rsidR="00482678" w14:paraId="6C6EE01A" w14:textId="77777777" w:rsidTr="00482678">
        <w:trPr>
          <w:ins w:id="1288" w:author="Nánássy László" w:date="2026-04-30T08:01:00Z"/>
        </w:trPr>
        <w:tc>
          <w:tcPr>
            <w:tcW w:w="2099" w:type="dxa"/>
            <w:shd w:val="clear" w:color="auto" w:fill="D9D9D9" w:themeFill="background1" w:themeFillShade="D9"/>
          </w:tcPr>
          <w:p w14:paraId="2D273839" w14:textId="77220C82" w:rsidR="00482678" w:rsidRPr="005E3BAE" w:rsidRDefault="00482678" w:rsidP="00482678">
            <w:pPr>
              <w:rPr>
                <w:ins w:id="1289" w:author="Nánássy László" w:date="2026-04-30T08:01:00Z" w16du:dateUtc="2026-04-30T06:01:00Z"/>
              </w:rPr>
            </w:pPr>
            <w:ins w:id="1290" w:author="Nánássy László" w:date="2026-04-30T08:01:00Z" w16du:dateUtc="2026-04-30T06:01:00Z">
              <w:r w:rsidRPr="00D00B0A">
                <w:t>hibaLista</w:t>
              </w:r>
            </w:ins>
          </w:p>
        </w:tc>
        <w:tc>
          <w:tcPr>
            <w:tcW w:w="3910" w:type="dxa"/>
            <w:shd w:val="clear" w:color="auto" w:fill="D9D9D9" w:themeFill="background1" w:themeFillShade="D9"/>
          </w:tcPr>
          <w:p w14:paraId="54A49B34" w14:textId="7046C3B8" w:rsidR="00482678" w:rsidRDefault="00482678" w:rsidP="00482678">
            <w:pPr>
              <w:jc w:val="center"/>
              <w:rPr>
                <w:ins w:id="1291" w:author="Nánássy László" w:date="2026-04-30T08:01:00Z" w16du:dateUtc="2026-04-30T06:01:00Z"/>
              </w:rPr>
            </w:pPr>
            <w:ins w:id="1292" w:author="Nánássy László" w:date="2026-04-30T08:01:00Z" w16du:dateUtc="2026-04-30T06:01:00Z">
              <w:r>
                <w:t>HibaLista</w:t>
              </w:r>
            </w:ins>
          </w:p>
        </w:tc>
        <w:tc>
          <w:tcPr>
            <w:tcW w:w="998" w:type="dxa"/>
            <w:shd w:val="clear" w:color="auto" w:fill="D9D9D9" w:themeFill="background1" w:themeFillShade="D9"/>
          </w:tcPr>
          <w:p w14:paraId="49E2F215" w14:textId="5B042D5C" w:rsidR="00482678" w:rsidRDefault="00482678" w:rsidP="00482678">
            <w:pPr>
              <w:jc w:val="center"/>
              <w:rPr>
                <w:ins w:id="1293" w:author="Nánássy László" w:date="2026-04-30T08:01:00Z" w16du:dateUtc="2026-04-30T06:01:00Z"/>
              </w:rPr>
            </w:pPr>
            <w:ins w:id="1294" w:author="Nánássy László" w:date="2026-04-30T08:03:00Z" w16du:dateUtc="2026-04-30T06:03:00Z">
              <w:r>
                <w:t>nem</w:t>
              </w:r>
            </w:ins>
          </w:p>
        </w:tc>
        <w:tc>
          <w:tcPr>
            <w:tcW w:w="2058" w:type="dxa"/>
            <w:shd w:val="clear" w:color="auto" w:fill="D9D9D9" w:themeFill="background1" w:themeFillShade="D9"/>
          </w:tcPr>
          <w:p w14:paraId="226DE174" w14:textId="2D293BA8" w:rsidR="00482678" w:rsidRPr="005E3BAE" w:rsidRDefault="00482678" w:rsidP="00482678">
            <w:pPr>
              <w:jc w:val="both"/>
              <w:rPr>
                <w:ins w:id="1295" w:author="Nánássy László" w:date="2026-04-30T08:01:00Z" w16du:dateUtc="2026-04-30T06:01:00Z"/>
              </w:rPr>
            </w:pPr>
            <w:ins w:id="1296" w:author="Nánássy László" w:date="2026-04-30T08:04:00Z" w16du:dateUtc="2026-04-30T06:04:00Z">
              <w:r w:rsidRPr="00D00B0A">
                <w:t>Egyszerűsített foglalkoztatás bejelentés ellenőrzés során talált hibák listája</w:t>
              </w:r>
            </w:ins>
          </w:p>
        </w:tc>
      </w:tr>
      <w:tr w:rsidR="00482678" w14:paraId="6FC1C1D2" w14:textId="77777777" w:rsidTr="00482678">
        <w:trPr>
          <w:ins w:id="1297" w:author="Nánássy László" w:date="2026-04-30T07:40:00Z"/>
        </w:trPr>
        <w:tc>
          <w:tcPr>
            <w:tcW w:w="2099" w:type="dxa"/>
            <w:shd w:val="clear" w:color="auto" w:fill="D9D9D9" w:themeFill="background1" w:themeFillShade="D9"/>
          </w:tcPr>
          <w:p w14:paraId="6835864B" w14:textId="77777777" w:rsidR="00482678" w:rsidRDefault="00482678" w:rsidP="00482678">
            <w:pPr>
              <w:rPr>
                <w:ins w:id="1298" w:author="Nánássy László" w:date="2026-04-30T07:40:00Z" w16du:dateUtc="2026-04-30T05:40:00Z"/>
              </w:rPr>
            </w:pPr>
            <w:ins w:id="1299" w:author="Nánássy László" w:date="2026-04-30T07:40:00Z" w16du:dateUtc="2026-04-30T05:40:00Z">
              <w:r>
                <w:t>resultCode</w:t>
              </w:r>
            </w:ins>
          </w:p>
        </w:tc>
        <w:tc>
          <w:tcPr>
            <w:tcW w:w="3910" w:type="dxa"/>
            <w:shd w:val="clear" w:color="auto" w:fill="D9D9D9" w:themeFill="background1" w:themeFillShade="D9"/>
          </w:tcPr>
          <w:p w14:paraId="686DCFB9" w14:textId="2B2426EE" w:rsidR="00482678" w:rsidRDefault="00482678" w:rsidP="00482678">
            <w:pPr>
              <w:jc w:val="center"/>
              <w:rPr>
                <w:ins w:id="1300" w:author="Nánássy László" w:date="2026-04-30T07:40:00Z" w16du:dateUtc="2026-04-30T05:40:00Z"/>
              </w:rPr>
            </w:pPr>
            <w:ins w:id="1301" w:author="Nánássy László" w:date="2026-04-30T08:02:00Z" w16du:dateUtc="2026-04-30T06:02:00Z">
              <w:r w:rsidRPr="002741AA">
                <w:t>GetEgyszerusitettFoglalkoztatasResult</w:t>
              </w:r>
            </w:ins>
          </w:p>
        </w:tc>
        <w:tc>
          <w:tcPr>
            <w:tcW w:w="998" w:type="dxa"/>
            <w:shd w:val="clear" w:color="auto" w:fill="D9D9D9" w:themeFill="background1" w:themeFillShade="D9"/>
          </w:tcPr>
          <w:p w14:paraId="57C6DC4C" w14:textId="77777777" w:rsidR="00482678" w:rsidRDefault="00482678" w:rsidP="00482678">
            <w:pPr>
              <w:jc w:val="center"/>
              <w:rPr>
                <w:ins w:id="1302" w:author="Nánássy László" w:date="2026-04-30T07:40:00Z" w16du:dateUtc="2026-04-30T05:40:00Z"/>
              </w:rPr>
            </w:pPr>
            <w:ins w:id="1303" w:author="Nánássy László" w:date="2026-04-30T07:40:00Z" w16du:dateUtc="2026-04-30T05:40:00Z">
              <w:r>
                <w:t>igen</w:t>
              </w:r>
            </w:ins>
          </w:p>
        </w:tc>
        <w:tc>
          <w:tcPr>
            <w:tcW w:w="2058" w:type="dxa"/>
            <w:shd w:val="clear" w:color="auto" w:fill="D9D9D9" w:themeFill="background1" w:themeFillShade="D9"/>
          </w:tcPr>
          <w:p w14:paraId="02FE45A0" w14:textId="77777777" w:rsidR="00482678" w:rsidRDefault="00482678" w:rsidP="00482678">
            <w:pPr>
              <w:rPr>
                <w:ins w:id="1304" w:author="Nánássy László" w:date="2026-04-30T07:40:00Z" w16du:dateUtc="2026-04-30T05:40:00Z"/>
              </w:rPr>
            </w:pPr>
            <w:ins w:id="1305" w:author="Nánássy László" w:date="2026-04-30T07:40:00Z" w16du:dateUtc="2026-04-30T05:40:00Z">
              <w:r>
                <w:t>Válaszkód</w:t>
              </w:r>
            </w:ins>
          </w:p>
        </w:tc>
      </w:tr>
      <w:tr w:rsidR="00482678" w14:paraId="4E5656B1" w14:textId="77777777" w:rsidTr="00482678">
        <w:trPr>
          <w:ins w:id="1306" w:author="Nánássy László" w:date="2026-04-30T07:40:00Z"/>
        </w:trPr>
        <w:tc>
          <w:tcPr>
            <w:tcW w:w="2099" w:type="dxa"/>
            <w:shd w:val="clear" w:color="auto" w:fill="D9D9D9" w:themeFill="background1" w:themeFillShade="D9"/>
          </w:tcPr>
          <w:p w14:paraId="7735860E" w14:textId="77777777" w:rsidR="00482678" w:rsidRDefault="00482678" w:rsidP="00482678">
            <w:pPr>
              <w:rPr>
                <w:ins w:id="1307" w:author="Nánássy László" w:date="2026-04-30T07:40:00Z" w16du:dateUtc="2026-04-30T05:40:00Z"/>
              </w:rPr>
            </w:pPr>
            <w:ins w:id="1308" w:author="Nánássy László" w:date="2026-04-30T07:40:00Z" w16du:dateUtc="2026-04-30T05:40:00Z">
              <w:r>
                <w:t>resultMessage</w:t>
              </w:r>
            </w:ins>
          </w:p>
        </w:tc>
        <w:tc>
          <w:tcPr>
            <w:tcW w:w="3910" w:type="dxa"/>
            <w:shd w:val="clear" w:color="auto" w:fill="D9D9D9" w:themeFill="background1" w:themeFillShade="D9"/>
          </w:tcPr>
          <w:p w14:paraId="5B64C617" w14:textId="77777777" w:rsidR="00482678" w:rsidRDefault="00482678" w:rsidP="00482678">
            <w:pPr>
              <w:jc w:val="center"/>
              <w:rPr>
                <w:ins w:id="1309" w:author="Nánássy László" w:date="2026-04-30T07:40:00Z" w16du:dateUtc="2026-04-30T05:40:00Z"/>
              </w:rPr>
            </w:pPr>
            <w:ins w:id="1310" w:author="Nánássy László" w:date="2026-04-30T07:40:00Z" w16du:dateUtc="2026-04-30T05:40:00Z">
              <w:r>
                <w:t>xs:string</w:t>
              </w:r>
            </w:ins>
          </w:p>
        </w:tc>
        <w:tc>
          <w:tcPr>
            <w:tcW w:w="998" w:type="dxa"/>
            <w:shd w:val="clear" w:color="auto" w:fill="D9D9D9" w:themeFill="background1" w:themeFillShade="D9"/>
          </w:tcPr>
          <w:p w14:paraId="441035B3" w14:textId="77777777" w:rsidR="00482678" w:rsidRDefault="00482678" w:rsidP="00482678">
            <w:pPr>
              <w:jc w:val="center"/>
              <w:rPr>
                <w:ins w:id="1311" w:author="Nánássy László" w:date="2026-04-30T07:40:00Z" w16du:dateUtc="2026-04-30T05:40:00Z"/>
              </w:rPr>
            </w:pPr>
            <w:ins w:id="1312" w:author="Nánássy László" w:date="2026-04-30T07:40:00Z" w16du:dateUtc="2026-04-30T05:40:00Z">
              <w:r>
                <w:t>nem</w:t>
              </w:r>
            </w:ins>
          </w:p>
        </w:tc>
        <w:tc>
          <w:tcPr>
            <w:tcW w:w="2058" w:type="dxa"/>
            <w:shd w:val="clear" w:color="auto" w:fill="D9D9D9" w:themeFill="background1" w:themeFillShade="D9"/>
          </w:tcPr>
          <w:p w14:paraId="3CE8E999" w14:textId="77777777" w:rsidR="00482678" w:rsidRDefault="00482678" w:rsidP="00482678">
            <w:pPr>
              <w:rPr>
                <w:ins w:id="1313" w:author="Nánássy László" w:date="2026-04-30T07:40:00Z" w16du:dateUtc="2026-04-30T05:40:00Z"/>
              </w:rPr>
            </w:pPr>
            <w:ins w:id="1314" w:author="Nánássy László" w:date="2026-04-30T07:40:00Z" w16du:dateUtc="2026-04-30T05:40:00Z">
              <w:r>
                <w:t>Válaszüzenet</w:t>
              </w:r>
            </w:ins>
          </w:p>
        </w:tc>
      </w:tr>
    </w:tbl>
    <w:p w14:paraId="6148A269" w14:textId="77777777" w:rsidR="000F7D76" w:rsidRDefault="000F7D76" w:rsidP="000F7D76">
      <w:pPr>
        <w:rPr>
          <w:ins w:id="1315" w:author="Nánássy László" w:date="2026-04-30T07:40:00Z" w16du:dateUtc="2026-04-30T05:40:00Z"/>
          <w:highlight w:val="yellow"/>
        </w:rPr>
      </w:pPr>
    </w:p>
    <w:p w14:paraId="1322DEE9" w14:textId="7B03B218" w:rsidR="000F7D76" w:rsidRPr="00910FD3" w:rsidRDefault="000F7D76" w:rsidP="000F7D76">
      <w:pPr>
        <w:rPr>
          <w:ins w:id="1316" w:author="Nánássy László" w:date="2026-04-30T07:40:00Z" w16du:dateUtc="2026-04-30T05:40:00Z"/>
          <w:rPrChange w:id="1317" w:author="Nánássy László" w:date="2026-04-30T08:02:00Z" w16du:dateUtc="2026-04-30T06:02:00Z">
            <w:rPr>
              <w:ins w:id="1318" w:author="Nánássy László" w:date="2026-04-30T07:40:00Z" w16du:dateUtc="2026-04-30T05:40:00Z"/>
              <w:highlight w:val="yellow"/>
            </w:rPr>
          </w:rPrChange>
        </w:rPr>
      </w:pPr>
      <w:ins w:id="1319" w:author="Nánássy László" w:date="2026-04-30T07:40:00Z" w16du:dateUtc="2026-04-30T05:40:00Z">
        <w:r w:rsidRPr="006E607C">
          <w:t xml:space="preserve">A </w:t>
        </w:r>
      </w:ins>
      <w:ins w:id="1320" w:author="Nánássy László" w:date="2026-04-30T08:02:00Z" w16du:dateUtc="2026-04-30T06:02:00Z">
        <w:r w:rsidR="00910FD3" w:rsidRPr="00063829">
          <w:t>FelhasznaltNapok</w:t>
        </w:r>
        <w:r w:rsidR="00910FD3">
          <w:t>, F</w:t>
        </w:r>
        <w:r w:rsidR="00910FD3" w:rsidRPr="000C4589">
          <w:t>elhasznalhatoNapok</w:t>
        </w:r>
        <w:r w:rsidR="00910FD3">
          <w:t xml:space="preserve"> és a HibaLista </w:t>
        </w:r>
      </w:ins>
      <w:ins w:id="1321" w:author="Nánássy László" w:date="2026-04-30T08:03:00Z" w16du:dateUtc="2026-04-30T06:03:00Z">
        <w:r w:rsidR="00910FD3">
          <w:t xml:space="preserve">adatai </w:t>
        </w:r>
      </w:ins>
      <w:ins w:id="1322" w:author="Nánássy László" w:date="2026-04-30T07:40:00Z" w16du:dateUtc="2026-04-30T05:40:00Z">
        <w:r>
          <w:t>megegyez</w:t>
        </w:r>
      </w:ins>
      <w:ins w:id="1323" w:author="Nánássy László" w:date="2026-04-30T08:03:00Z" w16du:dateUtc="2026-04-30T06:03:00Z">
        <w:r w:rsidR="00910FD3">
          <w:t>ne</w:t>
        </w:r>
      </w:ins>
      <w:ins w:id="1324" w:author="Nánássy László" w:date="2026-04-30T07:40:00Z" w16du:dateUtc="2026-04-30T05:40:00Z">
        <w:r>
          <w:t>k a REST interfészen átadottal.</w:t>
        </w:r>
      </w:ins>
    </w:p>
    <w:p w14:paraId="3BCE4DDD" w14:textId="36288123" w:rsidR="000F7D76" w:rsidRDefault="0093062D" w:rsidP="000F7D76">
      <w:pPr>
        <w:rPr>
          <w:ins w:id="1325" w:author="Nánássy László" w:date="2026-04-30T07:40:00Z" w16du:dateUtc="2026-04-30T05:40:00Z"/>
          <w:highlight w:val="yellow"/>
        </w:rPr>
      </w:pPr>
      <w:ins w:id="1326" w:author="Nánássy László" w:date="2026-04-30T07:59:00Z" w16du:dateUtc="2026-04-30T05:59:00Z">
        <w:r w:rsidRPr="0093062D">
          <w:rPr>
            <w:noProof/>
          </w:rPr>
          <w:drawing>
            <wp:inline distT="0" distB="0" distL="0" distR="0" wp14:anchorId="4AEEEB5D" wp14:editId="2921BE21">
              <wp:extent cx="4625741" cy="3010161"/>
              <wp:effectExtent l="0" t="0" r="0" b="0"/>
              <wp:docPr id="270537517" name="Kép 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37517" name="Kép 1" descr="A képen szöveg, képernyőkép, Betűtípus, szám látható&#10;&#10;Automatikusan generált leírás"/>
                      <pic:cNvPicPr/>
                    </pic:nvPicPr>
                    <pic:blipFill>
                      <a:blip r:embed="rId48"/>
                      <a:stretch>
                        <a:fillRect/>
                      </a:stretch>
                    </pic:blipFill>
                    <pic:spPr>
                      <a:xfrm>
                        <a:off x="0" y="0"/>
                        <a:ext cx="4625741" cy="3010161"/>
                      </a:xfrm>
                      <a:prstGeom prst="rect">
                        <a:avLst/>
                      </a:prstGeom>
                    </pic:spPr>
                  </pic:pic>
                </a:graphicData>
              </a:graphic>
            </wp:inline>
          </w:drawing>
        </w:r>
      </w:ins>
    </w:p>
    <w:p w14:paraId="748DDA1E" w14:textId="77777777" w:rsidR="000F7D76" w:rsidRDefault="000F7D76" w:rsidP="000F7D76">
      <w:pPr>
        <w:rPr>
          <w:ins w:id="1327" w:author="Nánássy László" w:date="2026-04-30T07:40:00Z" w16du:dateUtc="2026-04-30T05:40:00Z"/>
        </w:rPr>
      </w:pPr>
    </w:p>
    <w:p w14:paraId="00F5B201" w14:textId="77777777" w:rsidR="000F7D76" w:rsidRDefault="000F7D76" w:rsidP="000F7D76">
      <w:pPr>
        <w:rPr>
          <w:ins w:id="1328" w:author="Nánássy László" w:date="2026-04-30T07:40:00Z" w16du:dateUtc="2026-04-30T05:40:00Z"/>
          <w:b/>
          <w:bCs/>
          <w:u w:val="single"/>
        </w:rPr>
      </w:pPr>
      <w:ins w:id="1329" w:author="Nánássy László" w:date="2026-04-30T07:40:00Z" w16du:dateUtc="2026-04-30T05:40:00Z">
        <w:r w:rsidRPr="00873EAF">
          <w:rPr>
            <w:b/>
            <w:bCs/>
            <w:u w:val="single"/>
          </w:rPr>
          <w:t>Válaszkódok:</w:t>
        </w:r>
        <w:r w:rsidRPr="00432177" w:rsidDel="00E50E06">
          <w:rPr>
            <w:b/>
            <w:bCs/>
            <w:u w:val="single"/>
          </w:rPr>
          <w:t xml:space="preserve"> </w:t>
        </w:r>
      </w:ins>
    </w:p>
    <w:p w14:paraId="6CBA82A3" w14:textId="6074BB75" w:rsidR="000F7D76" w:rsidRDefault="000F7D76" w:rsidP="000F7D76">
      <w:pPr>
        <w:rPr>
          <w:ins w:id="1330" w:author="Nánássy László" w:date="2026-04-30T07:40:00Z" w16du:dateUtc="2026-04-30T05:40:00Z"/>
        </w:rPr>
      </w:pPr>
      <w:ins w:id="1331" w:author="Nánássy László" w:date="2026-04-30T07:40:00Z" w16du:dateUtc="2026-04-30T05:40:00Z">
        <w:r w:rsidRPr="00665A11">
          <w:t xml:space="preserve">A válaszkódokat a </w:t>
        </w:r>
      </w:ins>
      <w:ins w:id="1332" w:author="Nánássy László" w:date="2026-04-30T07:45:00Z" w16du:dateUtc="2026-04-30T05:45:00Z">
        <w:r w:rsidRPr="002741AA">
          <w:t xml:space="preserve">GetEgyszerusitettFoglalkoztatasResult </w:t>
        </w:r>
      </w:ins>
      <w:ins w:id="1333" w:author="Nánássy László" w:date="2026-04-30T07:40:00Z" w16du:dateUtc="2026-04-30T05:40:00Z">
        <w:r w:rsidRPr="00665A11">
          <w:rPr>
            <w:rFonts w:ascii="Consolas" w:eastAsiaTheme="minorEastAsia" w:hAnsi="Consolas" w:cs="Consolas"/>
            <w:sz w:val="20"/>
            <w:szCs w:val="20"/>
          </w:rPr>
          <w:t>enum tartalmazza.</w:t>
        </w:r>
        <w:r w:rsidDel="00F36A6D">
          <w:t xml:space="preserve"> </w:t>
        </w:r>
        <w:r>
          <w:t>A kódok megegyeznek a REST interfészen szereplőkkel, lásd 6.3.</w:t>
        </w:r>
      </w:ins>
      <w:ins w:id="1334" w:author="Nánássy László" w:date="2026-04-30T07:45:00Z" w16du:dateUtc="2026-04-30T05:45:00Z">
        <w:r>
          <w:t>7</w:t>
        </w:r>
      </w:ins>
      <w:ins w:id="1335" w:author="Nánássy László" w:date="2026-04-30T07:40:00Z" w16du:dateUtc="2026-04-30T05:40:00Z">
        <w:r>
          <w:t>.</w:t>
        </w:r>
      </w:ins>
    </w:p>
    <w:p w14:paraId="73E91B89" w14:textId="6B388D2E" w:rsidR="00E35625" w:rsidRPr="00B3704B" w:rsidRDefault="005C15AA" w:rsidP="00E35625">
      <w:pPr>
        <w:pStyle w:val="Cmsor2"/>
        <w:numPr>
          <w:ilvl w:val="2"/>
          <w:numId w:val="3"/>
        </w:numPr>
        <w:rPr>
          <w:ins w:id="1336" w:author="Nánássy László" w:date="2026-04-30T08:04:00Z" w16du:dateUtc="2026-04-30T06:04:00Z"/>
          <w:i/>
          <w:iCs/>
          <w:sz w:val="24"/>
          <w:szCs w:val="24"/>
        </w:rPr>
      </w:pPr>
      <w:bookmarkStart w:id="1337" w:name="_Toc228879333"/>
      <w:ins w:id="1338" w:author="Nánássy László" w:date="2026-04-30T08:04:00Z" w16du:dateUtc="2026-04-30T06:04:00Z">
        <w:r>
          <w:rPr>
            <w:i/>
            <w:iCs/>
            <w:sz w:val="24"/>
            <w:szCs w:val="24"/>
          </w:rPr>
          <w:t>E</w:t>
        </w:r>
        <w:r w:rsidRPr="00A9370E">
          <w:rPr>
            <w:i/>
            <w:iCs/>
            <w:sz w:val="24"/>
            <w:szCs w:val="24"/>
          </w:rPr>
          <w:t>gyszerűsített foglalkoztatás adatainak lekérdezés</w:t>
        </w:r>
        <w:r>
          <w:rPr>
            <w:i/>
            <w:iCs/>
            <w:sz w:val="24"/>
            <w:szCs w:val="24"/>
          </w:rPr>
          <w:t>e e</w:t>
        </w:r>
        <w:r w:rsidRPr="00A9370E">
          <w:rPr>
            <w:i/>
            <w:iCs/>
            <w:sz w:val="24"/>
            <w:szCs w:val="24"/>
          </w:rPr>
          <w:t>gy foglalkoztatóhoz tartozó foglalkoztatottak</w:t>
        </w:r>
        <w:r>
          <w:rPr>
            <w:i/>
            <w:iCs/>
            <w:sz w:val="24"/>
            <w:szCs w:val="24"/>
          </w:rPr>
          <w:t>ra vonatkozóan</w:t>
        </w:r>
        <w:bookmarkEnd w:id="1337"/>
      </w:ins>
    </w:p>
    <w:p w14:paraId="50D25B64" w14:textId="77777777" w:rsidR="00E35625" w:rsidRPr="00D4717D" w:rsidRDefault="00E35625" w:rsidP="00E35625">
      <w:pPr>
        <w:rPr>
          <w:ins w:id="1339" w:author="Nánássy László" w:date="2026-04-30T08:04:00Z" w16du:dateUtc="2026-04-30T06:04:00Z"/>
          <w:b/>
          <w:bCs/>
          <w:u w:val="single"/>
        </w:rPr>
      </w:pPr>
      <w:ins w:id="1340" w:author="Nánássy László" w:date="2026-04-30T08:04:00Z" w16du:dateUtc="2026-04-30T06:04: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E35625" w14:paraId="3899C635" w14:textId="77777777" w:rsidTr="007E17F2">
        <w:trPr>
          <w:ins w:id="1341" w:author="Nánássy László" w:date="2026-04-30T08:04:00Z"/>
        </w:trPr>
        <w:tc>
          <w:tcPr>
            <w:tcW w:w="1980" w:type="dxa"/>
            <w:shd w:val="clear" w:color="auto" w:fill="D9D9D9" w:themeFill="background1" w:themeFillShade="D9"/>
          </w:tcPr>
          <w:p w14:paraId="3108F8A6" w14:textId="77777777" w:rsidR="00E35625" w:rsidRPr="00B30389" w:rsidRDefault="00E35625" w:rsidP="007E17F2">
            <w:pPr>
              <w:rPr>
                <w:ins w:id="1342" w:author="Nánássy László" w:date="2026-04-30T08:04:00Z" w16du:dateUtc="2026-04-30T06:04:00Z"/>
                <w:b/>
                <w:bCs/>
              </w:rPr>
            </w:pPr>
            <w:ins w:id="1343" w:author="Nánássy László" w:date="2026-04-30T08:04:00Z" w16du:dateUtc="2026-04-30T06:04:00Z">
              <w:r w:rsidRPr="00B30389">
                <w:rPr>
                  <w:b/>
                  <w:bCs/>
                </w:rPr>
                <w:t>művelet</w:t>
              </w:r>
            </w:ins>
          </w:p>
        </w:tc>
        <w:tc>
          <w:tcPr>
            <w:tcW w:w="7085" w:type="dxa"/>
            <w:shd w:val="clear" w:color="auto" w:fill="D9D9D9" w:themeFill="background1" w:themeFillShade="D9"/>
          </w:tcPr>
          <w:p w14:paraId="4037D2AB" w14:textId="3A01442E" w:rsidR="00E35625" w:rsidRDefault="005C15AA" w:rsidP="007E17F2">
            <w:pPr>
              <w:rPr>
                <w:ins w:id="1344" w:author="Nánássy László" w:date="2026-04-30T08:04:00Z" w16du:dateUtc="2026-04-30T06:04:00Z"/>
              </w:rPr>
            </w:pPr>
            <w:ins w:id="1345" w:author="Nánássy László" w:date="2026-04-30T08:05:00Z" w16du:dateUtc="2026-04-30T06:05:00Z">
              <w:r w:rsidRPr="005C15AA">
                <w:t>getEgyszerusitettFoglalkoztatasFoglalkoztatottLista</w:t>
              </w:r>
            </w:ins>
          </w:p>
        </w:tc>
      </w:tr>
      <w:tr w:rsidR="00E35625" w14:paraId="00F9A591" w14:textId="77777777" w:rsidTr="007E17F2">
        <w:trPr>
          <w:ins w:id="1346" w:author="Nánássy László" w:date="2026-04-30T08:04:00Z"/>
        </w:trPr>
        <w:tc>
          <w:tcPr>
            <w:tcW w:w="1980" w:type="dxa"/>
            <w:shd w:val="clear" w:color="auto" w:fill="D9D9D9" w:themeFill="background1" w:themeFillShade="D9"/>
          </w:tcPr>
          <w:p w14:paraId="7E55C228" w14:textId="77777777" w:rsidR="00E35625" w:rsidRPr="00B30389" w:rsidRDefault="00E35625" w:rsidP="007E17F2">
            <w:pPr>
              <w:rPr>
                <w:ins w:id="1347" w:author="Nánássy László" w:date="2026-04-30T08:04:00Z" w16du:dateUtc="2026-04-30T06:04:00Z"/>
                <w:b/>
                <w:bCs/>
              </w:rPr>
            </w:pPr>
            <w:ins w:id="1348" w:author="Nánássy László" w:date="2026-04-30T08:04:00Z" w16du:dateUtc="2026-04-30T06:04:00Z">
              <w:r w:rsidRPr="00B30389">
                <w:rPr>
                  <w:b/>
                  <w:bCs/>
                </w:rPr>
                <w:t>leírás</w:t>
              </w:r>
            </w:ins>
          </w:p>
        </w:tc>
        <w:tc>
          <w:tcPr>
            <w:tcW w:w="7085" w:type="dxa"/>
            <w:shd w:val="clear" w:color="auto" w:fill="D9D9D9" w:themeFill="background1" w:themeFillShade="D9"/>
          </w:tcPr>
          <w:p w14:paraId="3B066FBE" w14:textId="7182D29C" w:rsidR="00E35625" w:rsidRPr="00D4717D" w:rsidRDefault="005C15AA" w:rsidP="007E17F2">
            <w:pPr>
              <w:autoSpaceDE w:val="0"/>
              <w:autoSpaceDN w:val="0"/>
              <w:adjustRightInd w:val="0"/>
              <w:spacing w:after="80"/>
              <w:jc w:val="both"/>
              <w:rPr>
                <w:ins w:id="1349" w:author="Nánássy László" w:date="2026-04-30T08:04:00Z" w16du:dateUtc="2026-04-30T06:04:00Z"/>
                <w:rFonts w:eastAsiaTheme="minorEastAsia"/>
                <w:color w:val="auto"/>
                <w:sz w:val="20"/>
                <w:szCs w:val="20"/>
              </w:rPr>
            </w:pPr>
            <w:ins w:id="1350" w:author="Nánássy László" w:date="2026-04-30T08:05:00Z" w16du:dateUtc="2026-04-30T06:05:00Z">
              <w:r w:rsidRPr="002C684F">
                <w:rPr>
                  <w:rFonts w:eastAsiaTheme="minorEastAsia"/>
                  <w:color w:val="auto"/>
                  <w:sz w:val="20"/>
                  <w:szCs w:val="20"/>
                </w:rPr>
                <w:t>Egy foglalkoztatóhoz tartozó foglalkoztatottak egyszerűsített foglalkoztatás adatainak lekérdezését biztosító művelet.</w:t>
              </w:r>
              <w:r>
                <w:rPr>
                  <w:rFonts w:eastAsiaTheme="minorEastAsia"/>
                  <w:color w:val="auto"/>
                  <w:sz w:val="20"/>
                  <w:szCs w:val="20"/>
                </w:rPr>
                <w:t xml:space="preserve"> A művelet visszaadja a tárgyévben már felhasznált és a még felhasználható napok számát.</w:t>
              </w:r>
            </w:ins>
          </w:p>
        </w:tc>
      </w:tr>
    </w:tbl>
    <w:p w14:paraId="0451617A" w14:textId="77777777" w:rsidR="00E35625" w:rsidRDefault="00E35625" w:rsidP="00E35625">
      <w:pPr>
        <w:rPr>
          <w:ins w:id="1351" w:author="Nánássy László" w:date="2026-04-30T08:04:00Z" w16du:dateUtc="2026-04-30T06:04:00Z"/>
        </w:rPr>
      </w:pPr>
    </w:p>
    <w:p w14:paraId="411548D5" w14:textId="77777777" w:rsidR="00E35625" w:rsidRDefault="00E35625" w:rsidP="00E35625">
      <w:pPr>
        <w:rPr>
          <w:ins w:id="1352" w:author="Nánássy László" w:date="2026-04-30T08:04:00Z" w16du:dateUtc="2026-04-30T06:04:00Z"/>
          <w:b/>
          <w:bCs/>
          <w:u w:val="single"/>
        </w:rPr>
      </w:pPr>
      <w:ins w:id="1353" w:author="Nánássy László" w:date="2026-04-30T08:04:00Z" w16du:dateUtc="2026-04-30T06:04:00Z">
        <w:r w:rsidRPr="00D4717D">
          <w:rPr>
            <w:b/>
            <w:bCs/>
            <w:u w:val="single"/>
          </w:rPr>
          <w:t>Bemenő paraméterek:</w:t>
        </w:r>
      </w:ins>
    </w:p>
    <w:p w14:paraId="6897EB9A" w14:textId="24C766CB" w:rsidR="00E35625" w:rsidRPr="0021138C" w:rsidRDefault="00E35625" w:rsidP="00E35625">
      <w:pPr>
        <w:rPr>
          <w:ins w:id="1354" w:author="Nánássy László" w:date="2026-04-30T08:04:00Z" w16du:dateUtc="2026-04-30T06:04:00Z"/>
        </w:rPr>
      </w:pPr>
      <w:ins w:id="1355" w:author="Nánássy László" w:date="2026-04-30T08:04:00Z" w16du:dateUtc="2026-04-30T06:04:00Z">
        <w:r w:rsidRPr="0021138C">
          <w:lastRenderedPageBreak/>
          <w:t xml:space="preserve">A bemenő paramétereket a </w:t>
        </w:r>
      </w:ins>
      <w:ins w:id="1356" w:author="Nánássy László" w:date="2026-04-30T08:05:00Z" w16du:dateUtc="2026-04-30T06:05:00Z">
        <w:r w:rsidR="0035097C" w:rsidRPr="0035097C">
          <w:t>GetEgyszerusitettFoglalkoztatasFoglalkoztatottListaRequestType</w:t>
        </w:r>
        <w:r w:rsidR="0035097C">
          <w:t xml:space="preserve"> </w:t>
        </w:r>
      </w:ins>
      <w:ins w:id="1357" w:author="Nánássy László" w:date="2026-04-30T08:04:00Z" w16du:dateUtc="2026-04-30T06:04:00Z">
        <w:r w:rsidRPr="0021138C">
          <w:t>struktúrában ke</w:t>
        </w:r>
        <w:r>
          <w:t>l</w:t>
        </w:r>
        <w:r w:rsidRPr="0021138C">
          <w:t>l átadni.</w:t>
        </w:r>
      </w:ins>
    </w:p>
    <w:p w14:paraId="273653D4" w14:textId="4D5EC434" w:rsidR="00E35625" w:rsidRPr="00A84FB4" w:rsidRDefault="00D262F8" w:rsidP="00E35625">
      <w:pPr>
        <w:rPr>
          <w:ins w:id="1358" w:author="Nánássy László" w:date="2026-04-30T08:04:00Z" w16du:dateUtc="2026-04-30T06:04:00Z"/>
        </w:rPr>
      </w:pPr>
      <w:ins w:id="1359" w:author="Nánássy László" w:date="2026-04-30T08:06:00Z" w16du:dateUtc="2026-04-30T06:06:00Z">
        <w:r w:rsidRPr="00D262F8">
          <w:rPr>
            <w:noProof/>
          </w:rPr>
          <w:drawing>
            <wp:inline distT="0" distB="0" distL="0" distR="0" wp14:anchorId="4799ED43" wp14:editId="1955E384">
              <wp:extent cx="5082980" cy="2034716"/>
              <wp:effectExtent l="0" t="0" r="0" b="0"/>
              <wp:docPr id="2081634220"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34220" name="Kép 1" descr="A képen szöveg, képernyőkép, Betűtípus, sor látható&#10;&#10;Automatikusan generált leírás"/>
                      <pic:cNvPicPr/>
                    </pic:nvPicPr>
                    <pic:blipFill>
                      <a:blip r:embed="rId49"/>
                      <a:stretch>
                        <a:fillRect/>
                      </a:stretch>
                    </pic:blipFill>
                    <pic:spPr>
                      <a:xfrm>
                        <a:off x="0" y="0"/>
                        <a:ext cx="5082980" cy="2034716"/>
                      </a:xfrm>
                      <a:prstGeom prst="rect">
                        <a:avLst/>
                      </a:prstGeom>
                    </pic:spPr>
                  </pic:pic>
                </a:graphicData>
              </a:graphic>
            </wp:inline>
          </w:drawing>
        </w:r>
      </w:ins>
    </w:p>
    <w:tbl>
      <w:tblPr>
        <w:tblStyle w:val="Rcsostblzat"/>
        <w:tblW w:w="9067" w:type="dxa"/>
        <w:shd w:val="clear" w:color="auto" w:fill="D9D9D9" w:themeFill="background1" w:themeFillShade="D9"/>
        <w:tblLayout w:type="fixed"/>
        <w:tblLook w:val="04A0" w:firstRow="1" w:lastRow="0" w:firstColumn="1" w:lastColumn="0" w:noHBand="0" w:noVBand="1"/>
      </w:tblPr>
      <w:tblGrid>
        <w:gridCol w:w="2263"/>
        <w:gridCol w:w="1134"/>
        <w:gridCol w:w="1134"/>
        <w:gridCol w:w="4536"/>
      </w:tblGrid>
      <w:tr w:rsidR="00E35625" w14:paraId="5A34F81B" w14:textId="77777777" w:rsidTr="007E17F2">
        <w:trPr>
          <w:ins w:id="1360" w:author="Nánássy László" w:date="2026-04-30T08:04:00Z"/>
        </w:trPr>
        <w:tc>
          <w:tcPr>
            <w:tcW w:w="2263" w:type="dxa"/>
            <w:shd w:val="clear" w:color="auto" w:fill="D9D9D9" w:themeFill="background1" w:themeFillShade="D9"/>
          </w:tcPr>
          <w:p w14:paraId="6A3AC088" w14:textId="77777777" w:rsidR="00E35625" w:rsidRPr="00B30389" w:rsidRDefault="00E35625" w:rsidP="007E17F2">
            <w:pPr>
              <w:jc w:val="center"/>
              <w:rPr>
                <w:ins w:id="1361" w:author="Nánássy László" w:date="2026-04-30T08:04:00Z" w16du:dateUtc="2026-04-30T06:04:00Z"/>
                <w:b/>
                <w:bCs/>
              </w:rPr>
            </w:pPr>
            <w:ins w:id="1362" w:author="Nánássy László" w:date="2026-04-30T08:04:00Z" w16du:dateUtc="2026-04-30T06:04:00Z">
              <w:r w:rsidRPr="00B30389">
                <w:rPr>
                  <w:b/>
                  <w:bCs/>
                </w:rPr>
                <w:t>név</w:t>
              </w:r>
            </w:ins>
          </w:p>
        </w:tc>
        <w:tc>
          <w:tcPr>
            <w:tcW w:w="1134" w:type="dxa"/>
            <w:shd w:val="clear" w:color="auto" w:fill="D9D9D9" w:themeFill="background1" w:themeFillShade="D9"/>
          </w:tcPr>
          <w:p w14:paraId="6AF91D69" w14:textId="77777777" w:rsidR="00E35625" w:rsidRPr="00B30389" w:rsidRDefault="00E35625" w:rsidP="007E17F2">
            <w:pPr>
              <w:jc w:val="center"/>
              <w:rPr>
                <w:ins w:id="1363" w:author="Nánássy László" w:date="2026-04-30T08:04:00Z" w16du:dateUtc="2026-04-30T06:04:00Z"/>
                <w:b/>
                <w:bCs/>
              </w:rPr>
            </w:pPr>
            <w:ins w:id="1364" w:author="Nánássy László" w:date="2026-04-30T08:04:00Z" w16du:dateUtc="2026-04-30T06:04:00Z">
              <w:r w:rsidRPr="00B30389">
                <w:rPr>
                  <w:b/>
                  <w:bCs/>
                </w:rPr>
                <w:t>típus</w:t>
              </w:r>
            </w:ins>
          </w:p>
        </w:tc>
        <w:tc>
          <w:tcPr>
            <w:tcW w:w="1134" w:type="dxa"/>
            <w:shd w:val="clear" w:color="auto" w:fill="D9D9D9" w:themeFill="background1" w:themeFillShade="D9"/>
          </w:tcPr>
          <w:p w14:paraId="71EA3695" w14:textId="77777777" w:rsidR="00E35625" w:rsidRPr="00B30389" w:rsidRDefault="00E35625" w:rsidP="007E17F2">
            <w:pPr>
              <w:jc w:val="center"/>
              <w:rPr>
                <w:ins w:id="1365" w:author="Nánássy László" w:date="2026-04-30T08:04:00Z" w16du:dateUtc="2026-04-30T06:04:00Z"/>
                <w:b/>
                <w:bCs/>
              </w:rPr>
            </w:pPr>
            <w:ins w:id="1366" w:author="Nánássy László" w:date="2026-04-30T08:04:00Z" w16du:dateUtc="2026-04-30T06:04:00Z">
              <w:r>
                <w:rPr>
                  <w:b/>
                  <w:bCs/>
                </w:rPr>
                <w:t>kötelező</w:t>
              </w:r>
            </w:ins>
          </w:p>
        </w:tc>
        <w:tc>
          <w:tcPr>
            <w:tcW w:w="4536" w:type="dxa"/>
            <w:shd w:val="clear" w:color="auto" w:fill="D9D9D9" w:themeFill="background1" w:themeFillShade="D9"/>
          </w:tcPr>
          <w:p w14:paraId="413CF2A2" w14:textId="77777777" w:rsidR="00E35625" w:rsidRPr="00B30389" w:rsidRDefault="00E35625" w:rsidP="007E17F2">
            <w:pPr>
              <w:jc w:val="center"/>
              <w:rPr>
                <w:ins w:id="1367" w:author="Nánássy László" w:date="2026-04-30T08:04:00Z" w16du:dateUtc="2026-04-30T06:04:00Z"/>
                <w:b/>
                <w:bCs/>
              </w:rPr>
            </w:pPr>
            <w:ins w:id="1368" w:author="Nánássy László" w:date="2026-04-30T08:04:00Z" w16du:dateUtc="2026-04-30T06:04:00Z">
              <w:r w:rsidRPr="00B30389">
                <w:rPr>
                  <w:b/>
                  <w:bCs/>
                </w:rPr>
                <w:t>leírás</w:t>
              </w:r>
            </w:ins>
          </w:p>
        </w:tc>
      </w:tr>
      <w:tr w:rsidR="003A1C36" w14:paraId="668E0625" w14:textId="77777777" w:rsidTr="007E17F2">
        <w:trPr>
          <w:ins w:id="1369" w:author="Nánássy László" w:date="2026-04-30T08:04:00Z"/>
        </w:trPr>
        <w:tc>
          <w:tcPr>
            <w:tcW w:w="2263" w:type="dxa"/>
            <w:shd w:val="clear" w:color="auto" w:fill="D9D9D9" w:themeFill="background1" w:themeFillShade="D9"/>
          </w:tcPr>
          <w:p w14:paraId="3D1F1A0C" w14:textId="1B66ECB1" w:rsidR="003A1C36" w:rsidRDefault="003A1C36" w:rsidP="003A1C36">
            <w:pPr>
              <w:rPr>
                <w:ins w:id="1370" w:author="Nánássy László" w:date="2026-04-30T08:04:00Z" w16du:dateUtc="2026-04-30T06:04:00Z"/>
              </w:rPr>
            </w:pPr>
            <w:ins w:id="1371" w:author="Nánássy László" w:date="2026-04-30T08:07:00Z" w16du:dateUtc="2026-04-30T06:07:00Z">
              <w:r w:rsidRPr="00E44319">
                <w:t>foglalkoztatoAdoalanyazonositoja</w:t>
              </w:r>
            </w:ins>
          </w:p>
        </w:tc>
        <w:tc>
          <w:tcPr>
            <w:tcW w:w="1134" w:type="dxa"/>
            <w:shd w:val="clear" w:color="auto" w:fill="D9D9D9" w:themeFill="background1" w:themeFillShade="D9"/>
          </w:tcPr>
          <w:p w14:paraId="6D3709F6" w14:textId="4408307A" w:rsidR="003A1C36" w:rsidRDefault="003A1C36" w:rsidP="003A1C36">
            <w:pPr>
              <w:jc w:val="center"/>
              <w:rPr>
                <w:ins w:id="1372" w:author="Nánássy László" w:date="2026-04-30T08:04:00Z" w16du:dateUtc="2026-04-30T06:04:00Z"/>
              </w:rPr>
            </w:pPr>
            <w:ins w:id="1373" w:author="Nánássy László" w:date="2026-04-30T08:07:00Z" w16du:dateUtc="2026-04-30T06:07:00Z">
              <w:r>
                <w:t>xs:string</w:t>
              </w:r>
            </w:ins>
          </w:p>
        </w:tc>
        <w:tc>
          <w:tcPr>
            <w:tcW w:w="1134" w:type="dxa"/>
            <w:shd w:val="clear" w:color="auto" w:fill="D9D9D9" w:themeFill="background1" w:themeFillShade="D9"/>
          </w:tcPr>
          <w:p w14:paraId="738606C5" w14:textId="77777777" w:rsidR="003A1C36" w:rsidRDefault="003A1C36" w:rsidP="003A1C36">
            <w:pPr>
              <w:jc w:val="center"/>
              <w:rPr>
                <w:ins w:id="1374" w:author="Nánássy László" w:date="2026-04-30T08:04:00Z" w16du:dateUtc="2026-04-30T06:04:00Z"/>
              </w:rPr>
            </w:pPr>
            <w:ins w:id="1375" w:author="Nánássy László" w:date="2026-04-30T08:04:00Z" w16du:dateUtc="2026-04-30T06:04:00Z">
              <w:r>
                <w:t>igen</w:t>
              </w:r>
            </w:ins>
          </w:p>
        </w:tc>
        <w:tc>
          <w:tcPr>
            <w:tcW w:w="4536" w:type="dxa"/>
            <w:shd w:val="clear" w:color="auto" w:fill="D9D9D9" w:themeFill="background1" w:themeFillShade="D9"/>
          </w:tcPr>
          <w:p w14:paraId="77BE9CB0" w14:textId="65668A68" w:rsidR="003A1C36" w:rsidRDefault="003A1C36" w:rsidP="003A1C36">
            <w:pPr>
              <w:rPr>
                <w:ins w:id="1376" w:author="Nánássy László" w:date="2026-04-30T08:04:00Z" w16du:dateUtc="2026-04-30T06:04:00Z"/>
              </w:rPr>
            </w:pPr>
            <w:ins w:id="1377" w:author="Nánássy László" w:date="2026-04-30T08:08:00Z" w16du:dateUtc="2026-04-30T06:08:00Z">
              <w:r w:rsidRPr="00E44319">
                <w:t>A foglakoztató adószámának törzsszám része, vagy adóazonosító jel</w:t>
              </w:r>
            </w:ins>
          </w:p>
        </w:tc>
      </w:tr>
      <w:tr w:rsidR="003A1C36" w14:paraId="477864F8" w14:textId="77777777" w:rsidTr="007E17F2">
        <w:trPr>
          <w:ins w:id="1378" w:author="Nánássy László" w:date="2026-04-30T08:04:00Z"/>
        </w:trPr>
        <w:tc>
          <w:tcPr>
            <w:tcW w:w="2263" w:type="dxa"/>
            <w:shd w:val="clear" w:color="auto" w:fill="D9D9D9" w:themeFill="background1" w:themeFillShade="D9"/>
          </w:tcPr>
          <w:p w14:paraId="718E9D2B" w14:textId="5D8B0C62" w:rsidR="003A1C36" w:rsidRDefault="003A1C36" w:rsidP="003A1C36">
            <w:pPr>
              <w:rPr>
                <w:ins w:id="1379" w:author="Nánássy László" w:date="2026-04-30T08:04:00Z" w16du:dateUtc="2026-04-30T06:04:00Z"/>
              </w:rPr>
            </w:pPr>
            <w:ins w:id="1380" w:author="Nánássy László" w:date="2026-04-30T08:07:00Z" w16du:dateUtc="2026-04-30T06:07:00Z">
              <w:r w:rsidRPr="00E44319">
                <w:t>targyEv</w:t>
              </w:r>
            </w:ins>
          </w:p>
        </w:tc>
        <w:tc>
          <w:tcPr>
            <w:tcW w:w="1134" w:type="dxa"/>
            <w:shd w:val="clear" w:color="auto" w:fill="D9D9D9" w:themeFill="background1" w:themeFillShade="D9"/>
          </w:tcPr>
          <w:p w14:paraId="073071C3" w14:textId="4BA5D06A" w:rsidR="003A1C36" w:rsidRDefault="003A1C36" w:rsidP="003A1C36">
            <w:pPr>
              <w:jc w:val="center"/>
              <w:rPr>
                <w:ins w:id="1381" w:author="Nánássy László" w:date="2026-04-30T08:04:00Z" w16du:dateUtc="2026-04-30T06:04:00Z"/>
              </w:rPr>
            </w:pPr>
            <w:ins w:id="1382" w:author="Nánássy László" w:date="2026-04-30T08:07:00Z" w16du:dateUtc="2026-04-30T06:07:00Z">
              <w:r>
                <w:t>xs:int</w:t>
              </w:r>
            </w:ins>
          </w:p>
        </w:tc>
        <w:tc>
          <w:tcPr>
            <w:tcW w:w="1134" w:type="dxa"/>
            <w:shd w:val="clear" w:color="auto" w:fill="D9D9D9" w:themeFill="background1" w:themeFillShade="D9"/>
          </w:tcPr>
          <w:p w14:paraId="6888F21F" w14:textId="77777777" w:rsidR="003A1C36" w:rsidRDefault="003A1C36" w:rsidP="003A1C36">
            <w:pPr>
              <w:jc w:val="center"/>
              <w:rPr>
                <w:ins w:id="1383" w:author="Nánássy László" w:date="2026-04-30T08:04:00Z" w16du:dateUtc="2026-04-30T06:04:00Z"/>
              </w:rPr>
            </w:pPr>
            <w:ins w:id="1384" w:author="Nánássy László" w:date="2026-04-30T08:04:00Z" w16du:dateUtc="2026-04-30T06:04:00Z">
              <w:r>
                <w:t>igen</w:t>
              </w:r>
            </w:ins>
          </w:p>
        </w:tc>
        <w:tc>
          <w:tcPr>
            <w:tcW w:w="4536" w:type="dxa"/>
            <w:shd w:val="clear" w:color="auto" w:fill="D9D9D9" w:themeFill="background1" w:themeFillShade="D9"/>
          </w:tcPr>
          <w:p w14:paraId="68BD7683" w14:textId="77D82A15" w:rsidR="003A1C36" w:rsidRDefault="003A1C36" w:rsidP="003A1C36">
            <w:pPr>
              <w:rPr>
                <w:ins w:id="1385" w:author="Nánássy László" w:date="2026-04-30T08:04:00Z" w16du:dateUtc="2026-04-30T06:04:00Z"/>
              </w:rPr>
            </w:pPr>
            <w:ins w:id="1386" w:author="Nánássy László" w:date="2026-04-30T08:08:00Z" w16du:dateUtc="2026-04-30T06:08:00Z">
              <w:r w:rsidRPr="00E44319">
                <w:t>Az év, amire a lekérdezés vonatkozik</w:t>
              </w:r>
            </w:ins>
          </w:p>
        </w:tc>
      </w:tr>
      <w:tr w:rsidR="003A1C36" w14:paraId="43378912" w14:textId="77777777" w:rsidTr="007E17F2">
        <w:trPr>
          <w:ins w:id="1387" w:author="Nánássy László" w:date="2026-04-30T08:04:00Z"/>
        </w:trPr>
        <w:tc>
          <w:tcPr>
            <w:tcW w:w="2263" w:type="dxa"/>
            <w:shd w:val="clear" w:color="auto" w:fill="D9D9D9" w:themeFill="background1" w:themeFillShade="D9"/>
          </w:tcPr>
          <w:p w14:paraId="4EF0CA66" w14:textId="77777777" w:rsidR="003A1C36" w:rsidRPr="000F0E42" w:rsidRDefault="003A1C36" w:rsidP="003A1C36">
            <w:pPr>
              <w:rPr>
                <w:ins w:id="1388" w:author="Nánássy László" w:date="2026-04-30T08:04:00Z" w16du:dateUtc="2026-04-30T06:04:00Z"/>
              </w:rPr>
            </w:pPr>
            <w:ins w:id="1389" w:author="Nánássy László" w:date="2026-04-30T08:04:00Z" w16du:dateUtc="2026-04-30T06:04:00Z">
              <w:r>
                <w:t>signature</w:t>
              </w:r>
            </w:ins>
          </w:p>
        </w:tc>
        <w:tc>
          <w:tcPr>
            <w:tcW w:w="1134" w:type="dxa"/>
            <w:shd w:val="clear" w:color="auto" w:fill="D9D9D9" w:themeFill="background1" w:themeFillShade="D9"/>
          </w:tcPr>
          <w:p w14:paraId="06918F9D" w14:textId="77777777" w:rsidR="003A1C36" w:rsidRDefault="003A1C36" w:rsidP="003A1C36">
            <w:pPr>
              <w:jc w:val="center"/>
              <w:rPr>
                <w:ins w:id="1390" w:author="Nánássy László" w:date="2026-04-30T08:04:00Z" w16du:dateUtc="2026-04-30T06:04:00Z"/>
              </w:rPr>
            </w:pPr>
            <w:ins w:id="1391" w:author="Nánássy László" w:date="2026-04-30T08:04:00Z" w16du:dateUtc="2026-04-30T06:04:00Z">
              <w:r>
                <w:t>xs:string</w:t>
              </w:r>
            </w:ins>
          </w:p>
        </w:tc>
        <w:tc>
          <w:tcPr>
            <w:tcW w:w="1134" w:type="dxa"/>
            <w:shd w:val="clear" w:color="auto" w:fill="D9D9D9" w:themeFill="background1" w:themeFillShade="D9"/>
          </w:tcPr>
          <w:p w14:paraId="193F245F" w14:textId="77777777" w:rsidR="003A1C36" w:rsidRDefault="003A1C36" w:rsidP="003A1C36">
            <w:pPr>
              <w:jc w:val="center"/>
              <w:rPr>
                <w:ins w:id="1392" w:author="Nánássy László" w:date="2026-04-30T08:04:00Z" w16du:dateUtc="2026-04-30T06:04:00Z"/>
              </w:rPr>
            </w:pPr>
            <w:ins w:id="1393" w:author="Nánássy László" w:date="2026-04-30T08:04:00Z" w16du:dateUtc="2026-04-30T06:04:00Z">
              <w:r>
                <w:t>igen</w:t>
              </w:r>
            </w:ins>
          </w:p>
        </w:tc>
        <w:tc>
          <w:tcPr>
            <w:tcW w:w="4536" w:type="dxa"/>
            <w:shd w:val="clear" w:color="auto" w:fill="D9D9D9" w:themeFill="background1" w:themeFillShade="D9"/>
          </w:tcPr>
          <w:p w14:paraId="26631C0B" w14:textId="77777777" w:rsidR="003A1C36" w:rsidRDefault="003A1C36" w:rsidP="003A1C36">
            <w:pPr>
              <w:jc w:val="both"/>
              <w:rPr>
                <w:ins w:id="1394" w:author="Nánássy László" w:date="2026-04-30T08:04:00Z" w16du:dateUtc="2026-04-30T06:04:00Z"/>
              </w:rPr>
            </w:pPr>
            <w:ins w:id="1395" w:author="Nánássy László" w:date="2026-04-30T08:04:00Z" w16du:dateUtc="2026-04-30T06:04:00Z">
              <w:r>
                <w:t>Aláírás</w:t>
              </w:r>
            </w:ins>
          </w:p>
        </w:tc>
      </w:tr>
    </w:tbl>
    <w:p w14:paraId="44923E6C" w14:textId="77777777" w:rsidR="00E35625" w:rsidRDefault="00E35625" w:rsidP="00E35625">
      <w:pPr>
        <w:rPr>
          <w:ins w:id="1396" w:author="Nánássy László" w:date="2026-04-30T08:04:00Z" w16du:dateUtc="2026-04-30T06:04:00Z"/>
          <w:b/>
          <w:bCs/>
          <w:u w:val="single"/>
        </w:rPr>
      </w:pPr>
    </w:p>
    <w:p w14:paraId="397188A1" w14:textId="77777777" w:rsidR="00E35625" w:rsidRDefault="00E35625" w:rsidP="00E35625">
      <w:pPr>
        <w:rPr>
          <w:ins w:id="1397" w:author="Nánássy László" w:date="2026-04-30T08:04:00Z" w16du:dateUtc="2026-04-30T06:04:00Z"/>
          <w:b/>
          <w:bCs/>
          <w:u w:val="single"/>
        </w:rPr>
      </w:pPr>
      <w:ins w:id="1398" w:author="Nánássy László" w:date="2026-04-30T08:04:00Z" w16du:dateUtc="2026-04-30T06:04:00Z">
        <w:r w:rsidRPr="007523CD">
          <w:rPr>
            <w:b/>
            <w:bCs/>
            <w:u w:val="single"/>
          </w:rPr>
          <w:t>Válasz:</w:t>
        </w:r>
      </w:ins>
    </w:p>
    <w:p w14:paraId="539368B2" w14:textId="4E58DEB6" w:rsidR="00E35625" w:rsidRDefault="00E35625" w:rsidP="00E35625">
      <w:pPr>
        <w:rPr>
          <w:ins w:id="1399" w:author="Nánássy László" w:date="2026-04-30T08:04:00Z" w16du:dateUtc="2026-04-30T06:04:00Z"/>
        </w:rPr>
      </w:pPr>
      <w:ins w:id="1400" w:author="Nánássy László" w:date="2026-04-30T08:04:00Z" w16du:dateUtc="2026-04-30T06:04:00Z">
        <w:r w:rsidRPr="0021138C">
          <w:t xml:space="preserve">A </w:t>
        </w:r>
        <w:r>
          <w:t xml:space="preserve">választ </w:t>
        </w:r>
        <w:r w:rsidRPr="0021138C">
          <w:t xml:space="preserve">a </w:t>
        </w:r>
      </w:ins>
      <w:ins w:id="1401" w:author="Nánássy László" w:date="2026-04-30T08:08:00Z" w16du:dateUtc="2026-04-30T06:08:00Z">
        <w:r w:rsidR="00DE5483" w:rsidRPr="00DE5483">
          <w:t>GetEgyszerusitettFoglalkoztatasFoglalkoztatottListaResponseType</w:t>
        </w:r>
        <w:r w:rsidR="00DE5483">
          <w:t xml:space="preserve"> </w:t>
        </w:r>
      </w:ins>
      <w:ins w:id="1402" w:author="Nánássy László" w:date="2026-04-30T08:04:00Z" w16du:dateUtc="2026-04-30T06:04:00Z">
        <w:r w:rsidRPr="0021138C">
          <w:t xml:space="preserve">struktúrában </w:t>
        </w:r>
        <w:r>
          <w:t>adja vissza rendszer</w:t>
        </w:r>
        <w:r w:rsidRPr="0021138C">
          <w:t>.</w:t>
        </w:r>
      </w:ins>
    </w:p>
    <w:tbl>
      <w:tblPr>
        <w:tblStyle w:val="Rcsostblzat"/>
        <w:tblW w:w="0" w:type="auto"/>
        <w:shd w:val="clear" w:color="auto" w:fill="D9D9D9" w:themeFill="background1" w:themeFillShade="D9"/>
        <w:tblLook w:val="04A0" w:firstRow="1" w:lastRow="0" w:firstColumn="1" w:lastColumn="0" w:noHBand="0" w:noVBand="1"/>
      </w:tblPr>
      <w:tblGrid>
        <w:gridCol w:w="1410"/>
        <w:gridCol w:w="4908"/>
        <w:gridCol w:w="927"/>
        <w:gridCol w:w="1820"/>
      </w:tblGrid>
      <w:tr w:rsidR="00E35625" w14:paraId="2C0FE3D2" w14:textId="77777777" w:rsidTr="007E17F2">
        <w:trPr>
          <w:ins w:id="1403" w:author="Nánássy László" w:date="2026-04-30T08:04:00Z"/>
        </w:trPr>
        <w:tc>
          <w:tcPr>
            <w:tcW w:w="2099" w:type="dxa"/>
            <w:shd w:val="clear" w:color="auto" w:fill="D9D9D9" w:themeFill="background1" w:themeFillShade="D9"/>
          </w:tcPr>
          <w:p w14:paraId="59245732" w14:textId="77777777" w:rsidR="00E35625" w:rsidRPr="00B30389" w:rsidRDefault="00E35625" w:rsidP="007E17F2">
            <w:pPr>
              <w:jc w:val="center"/>
              <w:rPr>
                <w:ins w:id="1404" w:author="Nánássy László" w:date="2026-04-30T08:04:00Z" w16du:dateUtc="2026-04-30T06:04:00Z"/>
                <w:b/>
                <w:bCs/>
              </w:rPr>
            </w:pPr>
            <w:ins w:id="1405" w:author="Nánássy László" w:date="2026-04-30T08:04:00Z" w16du:dateUtc="2026-04-30T06:04:00Z">
              <w:r w:rsidRPr="00B30389">
                <w:rPr>
                  <w:b/>
                  <w:bCs/>
                </w:rPr>
                <w:t>név</w:t>
              </w:r>
            </w:ins>
          </w:p>
        </w:tc>
        <w:tc>
          <w:tcPr>
            <w:tcW w:w="3910" w:type="dxa"/>
            <w:shd w:val="clear" w:color="auto" w:fill="D9D9D9" w:themeFill="background1" w:themeFillShade="D9"/>
          </w:tcPr>
          <w:p w14:paraId="6231ED88" w14:textId="77777777" w:rsidR="00E35625" w:rsidRPr="00B30389" w:rsidRDefault="00E35625" w:rsidP="007E17F2">
            <w:pPr>
              <w:jc w:val="center"/>
              <w:rPr>
                <w:ins w:id="1406" w:author="Nánássy László" w:date="2026-04-30T08:04:00Z" w16du:dateUtc="2026-04-30T06:04:00Z"/>
                <w:b/>
                <w:bCs/>
              </w:rPr>
            </w:pPr>
            <w:ins w:id="1407" w:author="Nánássy László" w:date="2026-04-30T08:04:00Z" w16du:dateUtc="2026-04-30T06:04:00Z">
              <w:r w:rsidRPr="00B30389">
                <w:rPr>
                  <w:b/>
                  <w:bCs/>
                </w:rPr>
                <w:t>típus</w:t>
              </w:r>
            </w:ins>
          </w:p>
        </w:tc>
        <w:tc>
          <w:tcPr>
            <w:tcW w:w="998" w:type="dxa"/>
            <w:shd w:val="clear" w:color="auto" w:fill="D9D9D9" w:themeFill="background1" w:themeFillShade="D9"/>
          </w:tcPr>
          <w:p w14:paraId="3072687A" w14:textId="77777777" w:rsidR="00E35625" w:rsidRPr="00B30389" w:rsidRDefault="00E35625" w:rsidP="007E17F2">
            <w:pPr>
              <w:jc w:val="center"/>
              <w:rPr>
                <w:ins w:id="1408" w:author="Nánássy László" w:date="2026-04-30T08:04:00Z" w16du:dateUtc="2026-04-30T06:04:00Z"/>
                <w:b/>
                <w:bCs/>
              </w:rPr>
            </w:pPr>
            <w:ins w:id="1409" w:author="Nánássy László" w:date="2026-04-30T08:04:00Z" w16du:dateUtc="2026-04-30T06:04:00Z">
              <w:r>
                <w:rPr>
                  <w:b/>
                  <w:bCs/>
                </w:rPr>
                <w:t>kötelező</w:t>
              </w:r>
            </w:ins>
          </w:p>
        </w:tc>
        <w:tc>
          <w:tcPr>
            <w:tcW w:w="2058" w:type="dxa"/>
            <w:shd w:val="clear" w:color="auto" w:fill="D9D9D9" w:themeFill="background1" w:themeFillShade="D9"/>
          </w:tcPr>
          <w:p w14:paraId="301EE3A4" w14:textId="77777777" w:rsidR="00E35625" w:rsidRPr="00B30389" w:rsidRDefault="00E35625" w:rsidP="007E17F2">
            <w:pPr>
              <w:jc w:val="center"/>
              <w:rPr>
                <w:ins w:id="1410" w:author="Nánássy László" w:date="2026-04-30T08:04:00Z" w16du:dateUtc="2026-04-30T06:04:00Z"/>
                <w:b/>
                <w:bCs/>
              </w:rPr>
            </w:pPr>
            <w:ins w:id="1411" w:author="Nánássy László" w:date="2026-04-30T08:04:00Z" w16du:dateUtc="2026-04-30T06:04:00Z">
              <w:r w:rsidRPr="00B30389">
                <w:rPr>
                  <w:b/>
                  <w:bCs/>
                </w:rPr>
                <w:t>leírás</w:t>
              </w:r>
            </w:ins>
          </w:p>
        </w:tc>
      </w:tr>
      <w:tr w:rsidR="00321B6C" w14:paraId="6A9F52B3" w14:textId="77777777" w:rsidTr="007E17F2">
        <w:trPr>
          <w:ins w:id="1412" w:author="Nánássy László" w:date="2026-04-30T08:04:00Z"/>
        </w:trPr>
        <w:tc>
          <w:tcPr>
            <w:tcW w:w="2099" w:type="dxa"/>
            <w:shd w:val="clear" w:color="auto" w:fill="D9D9D9" w:themeFill="background1" w:themeFillShade="D9"/>
          </w:tcPr>
          <w:p w14:paraId="78A3AF93" w14:textId="51C04ED3" w:rsidR="00321B6C" w:rsidRDefault="00321B6C" w:rsidP="00321B6C">
            <w:pPr>
              <w:rPr>
                <w:ins w:id="1413" w:author="Nánássy László" w:date="2026-04-30T08:04:00Z" w16du:dateUtc="2026-04-30T06:04:00Z"/>
              </w:rPr>
            </w:pPr>
            <w:ins w:id="1414" w:author="Nánássy László" w:date="2026-05-04T08:09:00Z" w16du:dateUtc="2026-05-04T06:09:00Z">
              <w:r>
                <w:t>f</w:t>
              </w:r>
              <w:r w:rsidRPr="00E81B67">
                <w:t>oglalkoztatott</w:t>
              </w:r>
            </w:ins>
          </w:p>
        </w:tc>
        <w:tc>
          <w:tcPr>
            <w:tcW w:w="3910" w:type="dxa"/>
            <w:shd w:val="clear" w:color="auto" w:fill="D9D9D9" w:themeFill="background1" w:themeFillShade="D9"/>
          </w:tcPr>
          <w:p w14:paraId="3A9394C3" w14:textId="6F710C07" w:rsidR="00321B6C" w:rsidRDefault="00321B6C" w:rsidP="00321B6C">
            <w:pPr>
              <w:jc w:val="center"/>
              <w:rPr>
                <w:ins w:id="1415" w:author="Nánássy László" w:date="2026-04-30T08:04:00Z" w16du:dateUtc="2026-04-30T06:04:00Z"/>
              </w:rPr>
            </w:pPr>
            <w:ins w:id="1416" w:author="Nánássy László" w:date="2026-05-04T08:09:00Z" w16du:dateUtc="2026-05-04T06:09:00Z">
              <w:r w:rsidRPr="00E81B67">
                <w:t>Foglalkoztatott</w:t>
              </w:r>
            </w:ins>
          </w:p>
        </w:tc>
        <w:tc>
          <w:tcPr>
            <w:tcW w:w="998" w:type="dxa"/>
            <w:shd w:val="clear" w:color="auto" w:fill="D9D9D9" w:themeFill="background1" w:themeFillShade="D9"/>
          </w:tcPr>
          <w:p w14:paraId="4ABEC824" w14:textId="77777777" w:rsidR="00321B6C" w:rsidRDefault="00321B6C" w:rsidP="00321B6C">
            <w:pPr>
              <w:jc w:val="center"/>
              <w:rPr>
                <w:ins w:id="1417" w:author="Nánássy László" w:date="2026-04-30T08:04:00Z" w16du:dateUtc="2026-04-30T06:04:00Z"/>
              </w:rPr>
            </w:pPr>
            <w:ins w:id="1418" w:author="Nánássy László" w:date="2026-04-30T08:04:00Z" w16du:dateUtc="2026-04-30T06:04:00Z">
              <w:r>
                <w:t>nem</w:t>
              </w:r>
            </w:ins>
          </w:p>
        </w:tc>
        <w:tc>
          <w:tcPr>
            <w:tcW w:w="2058" w:type="dxa"/>
            <w:shd w:val="clear" w:color="auto" w:fill="D9D9D9" w:themeFill="background1" w:themeFillShade="D9"/>
          </w:tcPr>
          <w:p w14:paraId="1410FBFA" w14:textId="77777777" w:rsidR="00321B6C" w:rsidRDefault="00321B6C" w:rsidP="00321B6C">
            <w:pPr>
              <w:jc w:val="both"/>
              <w:rPr>
                <w:ins w:id="1419" w:author="Nánássy László" w:date="2026-04-30T08:04:00Z" w16du:dateUtc="2026-04-30T06:04:00Z"/>
              </w:rPr>
            </w:pPr>
            <w:ins w:id="1420" w:author="Nánássy László" w:date="2026-04-30T08:04:00Z" w16du:dateUtc="2026-04-30T06:04:00Z">
              <w:r>
                <w:t xml:space="preserve">A </w:t>
              </w:r>
              <w:r w:rsidRPr="002546E6">
                <w:t>tárgyévben</w:t>
              </w:r>
              <w:r>
                <w:t xml:space="preserve"> már f</w:t>
              </w:r>
              <w:r w:rsidRPr="00063829">
                <w:t>elhasznált napok</w:t>
              </w:r>
              <w:r>
                <w:t xml:space="preserve"> száma munkajellegenkénti bontásban.</w:t>
              </w:r>
            </w:ins>
          </w:p>
        </w:tc>
      </w:tr>
      <w:tr w:rsidR="00321B6C" w14:paraId="53261647" w14:textId="77777777" w:rsidTr="007E17F2">
        <w:trPr>
          <w:ins w:id="1421" w:author="Nánássy László" w:date="2026-04-30T08:04:00Z"/>
        </w:trPr>
        <w:tc>
          <w:tcPr>
            <w:tcW w:w="2099" w:type="dxa"/>
            <w:shd w:val="clear" w:color="auto" w:fill="D9D9D9" w:themeFill="background1" w:themeFillShade="D9"/>
          </w:tcPr>
          <w:p w14:paraId="19FFD41F" w14:textId="77777777" w:rsidR="00321B6C" w:rsidRDefault="00321B6C" w:rsidP="00321B6C">
            <w:pPr>
              <w:rPr>
                <w:ins w:id="1422" w:author="Nánássy László" w:date="2026-04-30T08:04:00Z" w16du:dateUtc="2026-04-30T06:04:00Z"/>
              </w:rPr>
            </w:pPr>
            <w:ins w:id="1423" w:author="Nánássy László" w:date="2026-04-30T08:04:00Z" w16du:dateUtc="2026-04-30T06:04:00Z">
              <w:r>
                <w:t>resultCode</w:t>
              </w:r>
            </w:ins>
          </w:p>
        </w:tc>
        <w:tc>
          <w:tcPr>
            <w:tcW w:w="3910" w:type="dxa"/>
            <w:shd w:val="clear" w:color="auto" w:fill="D9D9D9" w:themeFill="background1" w:themeFillShade="D9"/>
          </w:tcPr>
          <w:p w14:paraId="06797578" w14:textId="2F640271" w:rsidR="00321B6C" w:rsidRDefault="00321B6C" w:rsidP="00321B6C">
            <w:pPr>
              <w:jc w:val="center"/>
              <w:rPr>
                <w:ins w:id="1424" w:author="Nánássy László" w:date="2026-04-30T08:04:00Z" w16du:dateUtc="2026-04-30T06:04:00Z"/>
              </w:rPr>
            </w:pPr>
            <w:ins w:id="1425" w:author="Nánássy László" w:date="2026-05-04T08:10:00Z" w16du:dateUtc="2026-05-04T06:10:00Z">
              <w:r w:rsidRPr="00321B6C">
                <w:t>GetEgyszerusitettFoglalkoztatasFoglalkoztatottListaResult</w:t>
              </w:r>
            </w:ins>
          </w:p>
        </w:tc>
        <w:tc>
          <w:tcPr>
            <w:tcW w:w="998" w:type="dxa"/>
            <w:shd w:val="clear" w:color="auto" w:fill="D9D9D9" w:themeFill="background1" w:themeFillShade="D9"/>
          </w:tcPr>
          <w:p w14:paraId="7C9C25A7" w14:textId="77777777" w:rsidR="00321B6C" w:rsidRDefault="00321B6C" w:rsidP="00321B6C">
            <w:pPr>
              <w:jc w:val="center"/>
              <w:rPr>
                <w:ins w:id="1426" w:author="Nánássy László" w:date="2026-04-30T08:04:00Z" w16du:dateUtc="2026-04-30T06:04:00Z"/>
              </w:rPr>
            </w:pPr>
            <w:ins w:id="1427" w:author="Nánássy László" w:date="2026-04-30T08:04:00Z" w16du:dateUtc="2026-04-30T06:04:00Z">
              <w:r>
                <w:t>igen</w:t>
              </w:r>
            </w:ins>
          </w:p>
        </w:tc>
        <w:tc>
          <w:tcPr>
            <w:tcW w:w="2058" w:type="dxa"/>
            <w:shd w:val="clear" w:color="auto" w:fill="D9D9D9" w:themeFill="background1" w:themeFillShade="D9"/>
          </w:tcPr>
          <w:p w14:paraId="0D5D6631" w14:textId="77777777" w:rsidR="00321B6C" w:rsidRDefault="00321B6C" w:rsidP="00321B6C">
            <w:pPr>
              <w:rPr>
                <w:ins w:id="1428" w:author="Nánássy László" w:date="2026-04-30T08:04:00Z" w16du:dateUtc="2026-04-30T06:04:00Z"/>
              </w:rPr>
            </w:pPr>
            <w:ins w:id="1429" w:author="Nánássy László" w:date="2026-04-30T08:04:00Z" w16du:dateUtc="2026-04-30T06:04:00Z">
              <w:r>
                <w:t>Válaszkód</w:t>
              </w:r>
            </w:ins>
          </w:p>
        </w:tc>
      </w:tr>
      <w:tr w:rsidR="00321B6C" w14:paraId="25BF755F" w14:textId="77777777" w:rsidTr="007E17F2">
        <w:trPr>
          <w:ins w:id="1430" w:author="Nánássy László" w:date="2026-04-30T08:04:00Z"/>
        </w:trPr>
        <w:tc>
          <w:tcPr>
            <w:tcW w:w="2099" w:type="dxa"/>
            <w:shd w:val="clear" w:color="auto" w:fill="D9D9D9" w:themeFill="background1" w:themeFillShade="D9"/>
          </w:tcPr>
          <w:p w14:paraId="77318FA3" w14:textId="77777777" w:rsidR="00321B6C" w:rsidRDefault="00321B6C" w:rsidP="00321B6C">
            <w:pPr>
              <w:rPr>
                <w:ins w:id="1431" w:author="Nánássy László" w:date="2026-04-30T08:04:00Z" w16du:dateUtc="2026-04-30T06:04:00Z"/>
              </w:rPr>
            </w:pPr>
            <w:ins w:id="1432" w:author="Nánássy László" w:date="2026-04-30T08:04:00Z" w16du:dateUtc="2026-04-30T06:04:00Z">
              <w:r>
                <w:t>resultMessage</w:t>
              </w:r>
            </w:ins>
          </w:p>
        </w:tc>
        <w:tc>
          <w:tcPr>
            <w:tcW w:w="3910" w:type="dxa"/>
            <w:shd w:val="clear" w:color="auto" w:fill="D9D9D9" w:themeFill="background1" w:themeFillShade="D9"/>
          </w:tcPr>
          <w:p w14:paraId="436044FE" w14:textId="77777777" w:rsidR="00321B6C" w:rsidRDefault="00321B6C" w:rsidP="00321B6C">
            <w:pPr>
              <w:jc w:val="center"/>
              <w:rPr>
                <w:ins w:id="1433" w:author="Nánássy László" w:date="2026-04-30T08:04:00Z" w16du:dateUtc="2026-04-30T06:04:00Z"/>
              </w:rPr>
            </w:pPr>
            <w:ins w:id="1434" w:author="Nánássy László" w:date="2026-04-30T08:04:00Z" w16du:dateUtc="2026-04-30T06:04:00Z">
              <w:r>
                <w:t>xs:string</w:t>
              </w:r>
            </w:ins>
          </w:p>
        </w:tc>
        <w:tc>
          <w:tcPr>
            <w:tcW w:w="998" w:type="dxa"/>
            <w:shd w:val="clear" w:color="auto" w:fill="D9D9D9" w:themeFill="background1" w:themeFillShade="D9"/>
          </w:tcPr>
          <w:p w14:paraId="5F43A9F3" w14:textId="77777777" w:rsidR="00321B6C" w:rsidRDefault="00321B6C" w:rsidP="00321B6C">
            <w:pPr>
              <w:jc w:val="center"/>
              <w:rPr>
                <w:ins w:id="1435" w:author="Nánássy László" w:date="2026-04-30T08:04:00Z" w16du:dateUtc="2026-04-30T06:04:00Z"/>
              </w:rPr>
            </w:pPr>
            <w:ins w:id="1436" w:author="Nánássy László" w:date="2026-04-30T08:04:00Z" w16du:dateUtc="2026-04-30T06:04:00Z">
              <w:r>
                <w:t>nem</w:t>
              </w:r>
            </w:ins>
          </w:p>
        </w:tc>
        <w:tc>
          <w:tcPr>
            <w:tcW w:w="2058" w:type="dxa"/>
            <w:shd w:val="clear" w:color="auto" w:fill="D9D9D9" w:themeFill="background1" w:themeFillShade="D9"/>
          </w:tcPr>
          <w:p w14:paraId="41DBBBC6" w14:textId="77777777" w:rsidR="00321B6C" w:rsidRDefault="00321B6C" w:rsidP="00321B6C">
            <w:pPr>
              <w:rPr>
                <w:ins w:id="1437" w:author="Nánássy László" w:date="2026-04-30T08:04:00Z" w16du:dateUtc="2026-04-30T06:04:00Z"/>
              </w:rPr>
            </w:pPr>
            <w:ins w:id="1438" w:author="Nánássy László" w:date="2026-04-30T08:04:00Z" w16du:dateUtc="2026-04-30T06:04:00Z">
              <w:r>
                <w:t>Válaszüzenet</w:t>
              </w:r>
            </w:ins>
          </w:p>
        </w:tc>
      </w:tr>
    </w:tbl>
    <w:p w14:paraId="3D067A34" w14:textId="77777777" w:rsidR="00E35625" w:rsidRDefault="00E35625" w:rsidP="00E35625">
      <w:pPr>
        <w:rPr>
          <w:ins w:id="1439" w:author="Nánássy László" w:date="2026-04-30T08:04:00Z" w16du:dateUtc="2026-04-30T06:04:00Z"/>
          <w:highlight w:val="yellow"/>
        </w:rPr>
      </w:pPr>
    </w:p>
    <w:p w14:paraId="3C8AFBAD" w14:textId="2F2C1A8C" w:rsidR="00E35625" w:rsidRPr="007E17F2" w:rsidRDefault="00E35625" w:rsidP="00E35625">
      <w:pPr>
        <w:rPr>
          <w:ins w:id="1440" w:author="Nánássy László" w:date="2026-04-30T08:04:00Z" w16du:dateUtc="2026-04-30T06:04:00Z"/>
        </w:rPr>
      </w:pPr>
      <w:ins w:id="1441" w:author="Nánássy László" w:date="2026-04-30T08:04:00Z" w16du:dateUtc="2026-04-30T06:04:00Z">
        <w:r w:rsidRPr="006E607C">
          <w:t xml:space="preserve">A </w:t>
        </w:r>
      </w:ins>
      <w:ins w:id="1442" w:author="Nánássy László" w:date="2026-05-04T08:12:00Z" w16du:dateUtc="2026-05-04T06:12:00Z">
        <w:r w:rsidR="00321B6C" w:rsidRPr="00E81B67">
          <w:t>Foglalkoztatott</w:t>
        </w:r>
        <w:r w:rsidR="00321B6C">
          <w:t xml:space="preserve"> </w:t>
        </w:r>
      </w:ins>
      <w:ins w:id="1443" w:author="Nánássy László" w:date="2026-04-30T08:04:00Z" w16du:dateUtc="2026-04-30T06:04:00Z">
        <w:r>
          <w:t>adatai megegyeznek a REST interfészen átadottal.</w:t>
        </w:r>
      </w:ins>
    </w:p>
    <w:p w14:paraId="3AE5ED12" w14:textId="5FD2B578" w:rsidR="00E35625" w:rsidRDefault="00321B6C" w:rsidP="00E35625">
      <w:pPr>
        <w:rPr>
          <w:ins w:id="1444" w:author="Nánássy László" w:date="2026-04-30T08:04:00Z" w16du:dateUtc="2026-04-30T06:04:00Z"/>
          <w:highlight w:val="yellow"/>
        </w:rPr>
      </w:pPr>
      <w:ins w:id="1445" w:author="Nánássy László" w:date="2026-05-04T08:11:00Z" w16du:dateUtc="2026-05-04T06:11:00Z">
        <w:r w:rsidRPr="00321B6C">
          <w:rPr>
            <w:noProof/>
          </w:rPr>
          <w:lastRenderedPageBreak/>
          <w:drawing>
            <wp:inline distT="0" distB="0" distL="0" distR="0" wp14:anchorId="3188B155" wp14:editId="4D6E4DF0">
              <wp:extent cx="5762625" cy="3786505"/>
              <wp:effectExtent l="0" t="0" r="9525" b="4445"/>
              <wp:docPr id="2055255882" name="Kép 1" descr="A képen szöveg, képernyőkép, szoftve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5882" name="Kép 1" descr="A képen szöveg, képernyőkép, szoftver, diagram látható&#10;&#10;Automatikusan generált leírás"/>
                      <pic:cNvPicPr/>
                    </pic:nvPicPr>
                    <pic:blipFill>
                      <a:blip r:embed="rId50"/>
                      <a:stretch>
                        <a:fillRect/>
                      </a:stretch>
                    </pic:blipFill>
                    <pic:spPr>
                      <a:xfrm>
                        <a:off x="0" y="0"/>
                        <a:ext cx="5762625" cy="3786505"/>
                      </a:xfrm>
                      <a:prstGeom prst="rect">
                        <a:avLst/>
                      </a:prstGeom>
                    </pic:spPr>
                  </pic:pic>
                </a:graphicData>
              </a:graphic>
            </wp:inline>
          </w:drawing>
        </w:r>
      </w:ins>
    </w:p>
    <w:p w14:paraId="21C4A17C" w14:textId="77777777" w:rsidR="00E35625" w:rsidRDefault="00E35625" w:rsidP="00E35625">
      <w:pPr>
        <w:rPr>
          <w:ins w:id="1446" w:author="Nánássy László" w:date="2026-04-30T08:04:00Z" w16du:dateUtc="2026-04-30T06:04:00Z"/>
        </w:rPr>
      </w:pPr>
    </w:p>
    <w:p w14:paraId="0F73D2A3" w14:textId="77777777" w:rsidR="00E35625" w:rsidRDefault="00E35625" w:rsidP="00E35625">
      <w:pPr>
        <w:rPr>
          <w:ins w:id="1447" w:author="Nánássy László" w:date="2026-04-30T08:04:00Z" w16du:dateUtc="2026-04-30T06:04:00Z"/>
          <w:b/>
          <w:bCs/>
          <w:u w:val="single"/>
        </w:rPr>
      </w:pPr>
      <w:ins w:id="1448" w:author="Nánássy László" w:date="2026-04-30T08:04:00Z" w16du:dateUtc="2026-04-30T06:04:00Z">
        <w:r w:rsidRPr="00873EAF">
          <w:rPr>
            <w:b/>
            <w:bCs/>
            <w:u w:val="single"/>
          </w:rPr>
          <w:t>Válaszkódok:</w:t>
        </w:r>
        <w:r w:rsidRPr="00432177" w:rsidDel="00E50E06">
          <w:rPr>
            <w:b/>
            <w:bCs/>
            <w:u w:val="single"/>
          </w:rPr>
          <w:t xml:space="preserve"> </w:t>
        </w:r>
      </w:ins>
    </w:p>
    <w:p w14:paraId="696480B8" w14:textId="3B4A95AC" w:rsidR="00E35625" w:rsidRDefault="00E35625" w:rsidP="00E35625">
      <w:pPr>
        <w:rPr>
          <w:ins w:id="1449" w:author="Nánássy László" w:date="2026-04-30T08:04:00Z" w16du:dateUtc="2026-04-30T06:04:00Z"/>
        </w:rPr>
      </w:pPr>
      <w:ins w:id="1450" w:author="Nánássy László" w:date="2026-04-30T08:04:00Z" w16du:dateUtc="2026-04-30T06:04:00Z">
        <w:r w:rsidRPr="00665A11">
          <w:t xml:space="preserve">A válaszkódokat a </w:t>
        </w:r>
      </w:ins>
      <w:ins w:id="1451" w:author="Nánássy László" w:date="2026-05-04T08:10:00Z" w16du:dateUtc="2026-05-04T06:10:00Z">
        <w:r w:rsidR="00321B6C" w:rsidRPr="00321B6C">
          <w:t>GetEgyszerusitettFoglalkoztatasFoglalkoztatottListaResult</w:t>
        </w:r>
        <w:r w:rsidR="00321B6C">
          <w:t xml:space="preserve"> </w:t>
        </w:r>
      </w:ins>
      <w:ins w:id="1452" w:author="Nánássy László" w:date="2026-04-30T08:04:00Z" w16du:dateUtc="2026-04-30T06:04:00Z">
        <w:r w:rsidRPr="00665A11">
          <w:rPr>
            <w:rFonts w:ascii="Consolas" w:eastAsiaTheme="minorEastAsia" w:hAnsi="Consolas" w:cs="Consolas"/>
            <w:sz w:val="20"/>
            <w:szCs w:val="20"/>
          </w:rPr>
          <w:t>enum tartalmazza.</w:t>
        </w:r>
        <w:r w:rsidDel="00F36A6D">
          <w:t xml:space="preserve"> </w:t>
        </w:r>
        <w:r>
          <w:t>A kódok megegyeznek a REST interfészen szereplőkkel, lásd 6.3.</w:t>
        </w:r>
      </w:ins>
      <w:ins w:id="1453" w:author="Nánássy László" w:date="2026-05-04T08:10:00Z" w16du:dateUtc="2026-05-04T06:10:00Z">
        <w:r w:rsidR="00321B6C">
          <w:t>8</w:t>
        </w:r>
      </w:ins>
      <w:ins w:id="1454" w:author="Nánássy László" w:date="2026-04-30T08:04:00Z" w16du:dateUtc="2026-04-30T06:04:00Z">
        <w:r>
          <w:t>.</w:t>
        </w:r>
      </w:ins>
    </w:p>
    <w:p w14:paraId="5AD05CCB" w14:textId="3704F131" w:rsidR="001937BB" w:rsidRPr="003B618D" w:rsidRDefault="001937BB" w:rsidP="001937BB">
      <w:pPr>
        <w:pStyle w:val="Cmsor2"/>
        <w:numPr>
          <w:ilvl w:val="2"/>
          <w:numId w:val="3"/>
        </w:numPr>
        <w:rPr>
          <w:ins w:id="1455" w:author="Nánássy László" w:date="2026-05-05T12:46:00Z" w16du:dateUtc="2026-05-05T10:46:00Z"/>
          <w:i/>
          <w:iCs/>
          <w:sz w:val="24"/>
          <w:szCs w:val="24"/>
        </w:rPr>
      </w:pPr>
      <w:bookmarkStart w:id="1456" w:name="_Toc228879334"/>
      <w:ins w:id="1457" w:author="Nánássy László" w:date="2026-05-05T12:46:00Z" w16du:dateUtc="2026-05-05T10:46:00Z">
        <w:r>
          <w:rPr>
            <w:i/>
            <w:iCs/>
            <w:sz w:val="24"/>
            <w:szCs w:val="24"/>
          </w:rPr>
          <w:t>Köztartozás</w:t>
        </w:r>
      </w:ins>
      <w:ins w:id="1458" w:author="Nánássy László" w:date="2026-05-05T12:47:00Z" w16du:dateUtc="2026-05-05T10:47:00Z">
        <w:r>
          <w:rPr>
            <w:i/>
            <w:iCs/>
            <w:sz w:val="24"/>
            <w:szCs w:val="24"/>
          </w:rPr>
          <w:t>mentesség</w:t>
        </w:r>
        <w:r>
          <w:rPr>
            <w:i/>
            <w:iCs/>
            <w:sz w:val="24"/>
            <w:szCs w:val="24"/>
          </w:rPr>
          <w:t xml:space="preserve"> (KOMA)</w:t>
        </w:r>
      </w:ins>
      <w:ins w:id="1459" w:author="Nánássy László" w:date="2026-05-05T12:46:00Z" w16du:dateUtc="2026-05-05T10:46:00Z">
        <w:r>
          <w:rPr>
            <w:i/>
            <w:iCs/>
            <w:sz w:val="24"/>
            <w:szCs w:val="24"/>
          </w:rPr>
          <w:t xml:space="preserve"> lekérdezés művelet</w:t>
        </w:r>
        <w:bookmarkEnd w:id="1456"/>
      </w:ins>
    </w:p>
    <w:p w14:paraId="0684B09D" w14:textId="77777777" w:rsidR="001937BB" w:rsidRPr="00D4717D" w:rsidRDefault="001937BB" w:rsidP="001937BB">
      <w:pPr>
        <w:rPr>
          <w:ins w:id="1460" w:author="Nánássy László" w:date="2026-05-05T12:46:00Z" w16du:dateUtc="2026-05-05T10:46:00Z"/>
          <w:b/>
          <w:bCs/>
          <w:u w:val="single"/>
        </w:rPr>
      </w:pPr>
      <w:ins w:id="1461" w:author="Nánássy László" w:date="2026-05-05T12:46:00Z" w16du:dateUtc="2026-05-05T10:46:00Z">
        <w:r w:rsidRPr="00D4717D">
          <w:rPr>
            <w:b/>
            <w:bCs/>
            <w:u w:val="single"/>
          </w:rPr>
          <w:t>Tulajdonságok:</w:t>
        </w:r>
      </w:ins>
    </w:p>
    <w:tbl>
      <w:tblPr>
        <w:tblStyle w:val="Rcsostblzat"/>
        <w:tblW w:w="0" w:type="auto"/>
        <w:shd w:val="clear" w:color="auto" w:fill="D9D9D9" w:themeFill="background1" w:themeFillShade="D9"/>
        <w:tblLook w:val="04A0" w:firstRow="1" w:lastRow="0" w:firstColumn="1" w:lastColumn="0" w:noHBand="0" w:noVBand="1"/>
      </w:tblPr>
      <w:tblGrid>
        <w:gridCol w:w="1980"/>
        <w:gridCol w:w="7085"/>
      </w:tblGrid>
      <w:tr w:rsidR="001937BB" w14:paraId="5D43D0E4" w14:textId="77777777" w:rsidTr="007E17F2">
        <w:trPr>
          <w:ins w:id="1462" w:author="Nánássy László" w:date="2026-05-05T12:46:00Z" w16du:dateUtc="2026-05-05T10:46:00Z"/>
        </w:trPr>
        <w:tc>
          <w:tcPr>
            <w:tcW w:w="1980" w:type="dxa"/>
            <w:shd w:val="clear" w:color="auto" w:fill="D9D9D9" w:themeFill="background1" w:themeFillShade="D9"/>
          </w:tcPr>
          <w:p w14:paraId="2B783AD9" w14:textId="77777777" w:rsidR="001937BB" w:rsidRPr="00B30389" w:rsidRDefault="001937BB" w:rsidP="007E17F2">
            <w:pPr>
              <w:rPr>
                <w:ins w:id="1463" w:author="Nánássy László" w:date="2026-05-05T12:46:00Z" w16du:dateUtc="2026-05-05T10:46:00Z"/>
                <w:b/>
                <w:bCs/>
              </w:rPr>
            </w:pPr>
            <w:ins w:id="1464" w:author="Nánássy László" w:date="2026-05-05T12:46:00Z" w16du:dateUtc="2026-05-05T10:46:00Z">
              <w:r w:rsidRPr="00B30389">
                <w:rPr>
                  <w:b/>
                  <w:bCs/>
                </w:rPr>
                <w:t>művelet</w:t>
              </w:r>
            </w:ins>
          </w:p>
        </w:tc>
        <w:tc>
          <w:tcPr>
            <w:tcW w:w="7085" w:type="dxa"/>
            <w:shd w:val="clear" w:color="auto" w:fill="D9D9D9" w:themeFill="background1" w:themeFillShade="D9"/>
          </w:tcPr>
          <w:p w14:paraId="3E765912" w14:textId="37A548AC" w:rsidR="001937BB" w:rsidRDefault="001937BB" w:rsidP="007E17F2">
            <w:pPr>
              <w:rPr>
                <w:ins w:id="1465" w:author="Nánássy László" w:date="2026-05-05T12:46:00Z" w16du:dateUtc="2026-05-05T10:46:00Z"/>
              </w:rPr>
            </w:pPr>
            <w:ins w:id="1466" w:author="Nánássy László" w:date="2026-05-05T12:46:00Z" w16du:dateUtc="2026-05-05T10:46:00Z">
              <w:r>
                <w:t>getKoztartozasE</w:t>
              </w:r>
            </w:ins>
            <w:ins w:id="1467" w:author="Nánássy László" w:date="2026-05-05T12:47:00Z" w16du:dateUtc="2026-05-05T10:47:00Z">
              <w:r>
                <w:t>Mentesseg</w:t>
              </w:r>
            </w:ins>
          </w:p>
        </w:tc>
      </w:tr>
      <w:tr w:rsidR="001937BB" w14:paraId="29F27DE3" w14:textId="77777777" w:rsidTr="007E17F2">
        <w:trPr>
          <w:ins w:id="1468" w:author="Nánássy László" w:date="2026-05-05T12:46:00Z" w16du:dateUtc="2026-05-05T10:46:00Z"/>
        </w:trPr>
        <w:tc>
          <w:tcPr>
            <w:tcW w:w="1980" w:type="dxa"/>
            <w:shd w:val="clear" w:color="auto" w:fill="D9D9D9" w:themeFill="background1" w:themeFillShade="D9"/>
          </w:tcPr>
          <w:p w14:paraId="0DB1B45D" w14:textId="77777777" w:rsidR="001937BB" w:rsidRPr="00B30389" w:rsidRDefault="001937BB" w:rsidP="007E17F2">
            <w:pPr>
              <w:rPr>
                <w:ins w:id="1469" w:author="Nánássy László" w:date="2026-05-05T12:46:00Z" w16du:dateUtc="2026-05-05T10:46:00Z"/>
                <w:b/>
                <w:bCs/>
              </w:rPr>
            </w:pPr>
            <w:ins w:id="1470" w:author="Nánássy László" w:date="2026-05-05T12:46:00Z" w16du:dateUtc="2026-05-05T10:46:00Z">
              <w:r w:rsidRPr="00B30389">
                <w:rPr>
                  <w:b/>
                  <w:bCs/>
                </w:rPr>
                <w:t>leírás</w:t>
              </w:r>
            </w:ins>
          </w:p>
        </w:tc>
        <w:tc>
          <w:tcPr>
            <w:tcW w:w="7085" w:type="dxa"/>
            <w:shd w:val="clear" w:color="auto" w:fill="D9D9D9" w:themeFill="background1" w:themeFillShade="D9"/>
          </w:tcPr>
          <w:p w14:paraId="75611F16" w14:textId="45144709" w:rsidR="001937BB" w:rsidRPr="00D4717D" w:rsidRDefault="009254C9" w:rsidP="007E17F2">
            <w:pPr>
              <w:autoSpaceDE w:val="0"/>
              <w:autoSpaceDN w:val="0"/>
              <w:adjustRightInd w:val="0"/>
              <w:spacing w:after="80"/>
              <w:jc w:val="both"/>
              <w:rPr>
                <w:ins w:id="1471" w:author="Nánássy László" w:date="2026-05-05T12:46:00Z" w16du:dateUtc="2026-05-05T10:46:00Z"/>
                <w:rFonts w:eastAsiaTheme="minorEastAsia"/>
                <w:color w:val="auto"/>
                <w:sz w:val="20"/>
                <w:szCs w:val="20"/>
              </w:rPr>
            </w:pPr>
            <w:ins w:id="1472" w:author="Nánássy László" w:date="2026-05-05T12:48:00Z" w16du:dateUtc="2026-05-05T10:48:00Z">
              <w:r>
                <w:rPr>
                  <w:rFonts w:eastAsiaTheme="minorEastAsia"/>
                  <w:color w:val="auto"/>
                  <w:sz w:val="20"/>
                  <w:szCs w:val="20"/>
                </w:rPr>
                <w:t>Köztartozásmentesség adatok</w:t>
              </w:r>
              <w:r w:rsidRPr="00D4717D">
                <w:rPr>
                  <w:rFonts w:eastAsiaTheme="minorEastAsia"/>
                  <w:color w:val="auto"/>
                  <w:sz w:val="20"/>
                  <w:szCs w:val="20"/>
                </w:rPr>
                <w:t xml:space="preserve"> </w:t>
              </w:r>
              <w:r>
                <w:rPr>
                  <w:rFonts w:eastAsiaTheme="minorEastAsia"/>
                  <w:color w:val="auto"/>
                  <w:sz w:val="20"/>
                  <w:szCs w:val="20"/>
                </w:rPr>
                <w:t xml:space="preserve">lekérdezését </w:t>
              </w:r>
              <w:r w:rsidRPr="00D4717D">
                <w:rPr>
                  <w:rFonts w:eastAsiaTheme="minorEastAsia"/>
                  <w:color w:val="auto"/>
                  <w:sz w:val="20"/>
                  <w:szCs w:val="20"/>
                </w:rPr>
                <w:t xml:space="preserve">biztosító művelet. </w:t>
              </w:r>
              <w:r>
                <w:rPr>
                  <w:rFonts w:eastAsiaTheme="minorEastAsia"/>
                  <w:color w:val="auto"/>
                  <w:sz w:val="20"/>
                  <w:szCs w:val="20"/>
                </w:rPr>
                <w:t>Visszaadja, hogy egy adózó s</w:t>
              </w:r>
              <w:r w:rsidRPr="00503AB1">
                <w:rPr>
                  <w:rFonts w:eastAsiaTheme="minorEastAsia"/>
                  <w:color w:val="auto"/>
                  <w:sz w:val="20"/>
                  <w:szCs w:val="20"/>
                </w:rPr>
                <w:t>zerepel</w:t>
              </w:r>
              <w:r>
                <w:rPr>
                  <w:rFonts w:eastAsiaTheme="minorEastAsia"/>
                  <w:color w:val="auto"/>
                  <w:sz w:val="20"/>
                  <w:szCs w:val="20"/>
                </w:rPr>
                <w:t>-e</w:t>
              </w:r>
              <w:r w:rsidRPr="00503AB1">
                <w:rPr>
                  <w:rFonts w:eastAsiaTheme="minorEastAsia"/>
                  <w:color w:val="auto"/>
                  <w:sz w:val="20"/>
                  <w:szCs w:val="20"/>
                </w:rPr>
                <w:t xml:space="preserve"> KOMA-ban</w:t>
              </w:r>
              <w:r>
                <w:rPr>
                  <w:rFonts w:eastAsiaTheme="minorEastAsia"/>
                  <w:color w:val="auto"/>
                  <w:sz w:val="20"/>
                  <w:szCs w:val="20"/>
                </w:rPr>
                <w:t>, és megfelel-e a bekerülési feltételeknek.</w:t>
              </w:r>
            </w:ins>
          </w:p>
        </w:tc>
      </w:tr>
    </w:tbl>
    <w:p w14:paraId="56D440B6" w14:textId="77777777" w:rsidR="001937BB" w:rsidRDefault="001937BB" w:rsidP="001937BB">
      <w:pPr>
        <w:rPr>
          <w:ins w:id="1473" w:author="Nánássy László" w:date="2026-05-05T12:46:00Z" w16du:dateUtc="2026-05-05T10:46:00Z"/>
        </w:rPr>
      </w:pPr>
    </w:p>
    <w:p w14:paraId="27C35864" w14:textId="77777777" w:rsidR="001937BB" w:rsidRDefault="001937BB" w:rsidP="001937BB">
      <w:pPr>
        <w:rPr>
          <w:ins w:id="1474" w:author="Nánássy László" w:date="2026-05-05T12:46:00Z" w16du:dateUtc="2026-05-05T10:46:00Z"/>
          <w:b/>
          <w:bCs/>
          <w:u w:val="single"/>
        </w:rPr>
      </w:pPr>
      <w:ins w:id="1475" w:author="Nánássy László" w:date="2026-05-05T12:46:00Z" w16du:dateUtc="2026-05-05T10:46:00Z">
        <w:r w:rsidRPr="00D4717D">
          <w:rPr>
            <w:b/>
            <w:bCs/>
            <w:u w:val="single"/>
          </w:rPr>
          <w:t>Bemenő paraméterek:</w:t>
        </w:r>
      </w:ins>
    </w:p>
    <w:p w14:paraId="0C22B8BE" w14:textId="77777777" w:rsidR="001937BB" w:rsidRPr="0021138C" w:rsidRDefault="001937BB" w:rsidP="001937BB">
      <w:pPr>
        <w:rPr>
          <w:ins w:id="1476" w:author="Nánássy László" w:date="2026-05-05T12:46:00Z" w16du:dateUtc="2026-05-05T10:46:00Z"/>
        </w:rPr>
      </w:pPr>
      <w:ins w:id="1477" w:author="Nánássy László" w:date="2026-05-05T12:46:00Z" w16du:dateUtc="2026-05-05T10:46:00Z">
        <w:r w:rsidRPr="0021138C">
          <w:t xml:space="preserve">A bemenő paramétereket a </w:t>
        </w:r>
        <w:r w:rsidRPr="007E7F6B">
          <w:t>Get</w:t>
        </w:r>
        <w:r>
          <w:t>KoztartozasEgyenleg</w:t>
        </w:r>
        <w:r w:rsidRPr="007E7F6B">
          <w:t>RequestType</w:t>
        </w:r>
        <w:r>
          <w:t xml:space="preserve"> </w:t>
        </w:r>
        <w:r w:rsidRPr="0021138C">
          <w:t>struktúrában ke</w:t>
        </w:r>
        <w:r>
          <w:t>l</w:t>
        </w:r>
        <w:r w:rsidRPr="0021138C">
          <w:t>l átadni.</w:t>
        </w:r>
      </w:ins>
    </w:p>
    <w:p w14:paraId="2B15FE48" w14:textId="608117DB" w:rsidR="001937BB" w:rsidRDefault="004C017E" w:rsidP="001937BB">
      <w:pPr>
        <w:rPr>
          <w:ins w:id="1478" w:author="Nánássy László" w:date="2026-05-05T12:46:00Z" w16du:dateUtc="2026-05-05T10:46:00Z"/>
        </w:rPr>
      </w:pPr>
      <w:ins w:id="1479" w:author="Nánássy László" w:date="2026-05-05T12:59:00Z" w16du:dateUtc="2026-05-05T10:59:00Z">
        <w:r w:rsidRPr="004C017E">
          <w:lastRenderedPageBreak/>
          <w:drawing>
            <wp:inline distT="0" distB="0" distL="0" distR="0" wp14:anchorId="537D0B6B" wp14:editId="61BEE702">
              <wp:extent cx="4397121" cy="2133785"/>
              <wp:effectExtent l="0" t="0" r="0" b="0"/>
              <wp:docPr id="1018123337" name="Kép 1"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23337" name="Kép 1" descr="A képen szöveg, képernyőkép, Betűtípus, diagram látható&#10;&#10;Automatikusan generált leírás"/>
                      <pic:cNvPicPr/>
                    </pic:nvPicPr>
                    <pic:blipFill>
                      <a:blip r:embed="rId51"/>
                      <a:stretch>
                        <a:fillRect/>
                      </a:stretch>
                    </pic:blipFill>
                    <pic:spPr>
                      <a:xfrm>
                        <a:off x="0" y="0"/>
                        <a:ext cx="4397121" cy="2133785"/>
                      </a:xfrm>
                      <a:prstGeom prst="rect">
                        <a:avLst/>
                      </a:prstGeom>
                    </pic:spPr>
                  </pic:pic>
                </a:graphicData>
              </a:graphic>
            </wp:inline>
          </w:drawing>
        </w:r>
      </w:ins>
    </w:p>
    <w:p w14:paraId="05C8DEE9" w14:textId="77777777" w:rsidR="001937BB" w:rsidRDefault="001937BB" w:rsidP="001937BB">
      <w:pPr>
        <w:rPr>
          <w:ins w:id="1480" w:author="Nánássy László" w:date="2026-05-05T12:46:00Z" w16du:dateUtc="2026-05-05T10:46:00Z"/>
        </w:rPr>
      </w:pPr>
      <w:ins w:id="1481" w:author="Nánássy László" w:date="2026-05-05T12:46:00Z" w16du:dateUtc="2026-05-05T10:46:00Z">
        <w:r>
          <w:t>A paramétereket lásd. 7.1.1. AdozoLekerdezesBaseRequestType.</w:t>
        </w:r>
      </w:ins>
    </w:p>
    <w:p w14:paraId="061C4074" w14:textId="77777777" w:rsidR="001937BB" w:rsidRDefault="001937BB" w:rsidP="001937BB">
      <w:pPr>
        <w:rPr>
          <w:ins w:id="1482" w:author="Nánássy László" w:date="2026-05-05T12:46:00Z" w16du:dateUtc="2026-05-05T10:46:00Z"/>
          <w:b/>
          <w:bCs/>
          <w:u w:val="single"/>
        </w:rPr>
      </w:pPr>
      <w:ins w:id="1483" w:author="Nánássy László" w:date="2026-05-05T12:46:00Z" w16du:dateUtc="2026-05-05T10:46:00Z">
        <w:r w:rsidRPr="007523CD">
          <w:rPr>
            <w:b/>
            <w:bCs/>
            <w:u w:val="single"/>
          </w:rPr>
          <w:t>Válasz:</w:t>
        </w:r>
      </w:ins>
    </w:p>
    <w:p w14:paraId="04E15146" w14:textId="576AD911" w:rsidR="001937BB" w:rsidRDefault="001937BB" w:rsidP="001937BB">
      <w:pPr>
        <w:rPr>
          <w:ins w:id="1484" w:author="Nánássy László" w:date="2026-05-05T12:46:00Z" w16du:dateUtc="2026-05-05T10:46:00Z"/>
        </w:rPr>
      </w:pPr>
      <w:ins w:id="1485" w:author="Nánássy László" w:date="2026-05-05T12:46:00Z" w16du:dateUtc="2026-05-05T10:46:00Z">
        <w:r w:rsidRPr="0021138C">
          <w:t xml:space="preserve">A </w:t>
        </w:r>
        <w:r>
          <w:t xml:space="preserve">választ </w:t>
        </w:r>
        <w:r w:rsidRPr="0021138C">
          <w:t xml:space="preserve">a </w:t>
        </w:r>
      </w:ins>
      <w:ins w:id="1486" w:author="Nánássy László" w:date="2026-05-05T13:00:00Z" w16du:dateUtc="2026-05-05T11:00:00Z">
        <w:r w:rsidR="004C017E" w:rsidRPr="00A86CE2">
          <w:t>Get</w:t>
        </w:r>
        <w:r w:rsidR="004C017E">
          <w:t>KoztartozasMentesseg</w:t>
        </w:r>
      </w:ins>
      <w:ins w:id="1487" w:author="Nánássy László" w:date="2026-05-05T12:46:00Z" w16du:dateUtc="2026-05-05T10:46:00Z">
        <w:r w:rsidRPr="00A86CE2">
          <w:t>ResponseType</w:t>
        </w:r>
        <w:r>
          <w:t xml:space="preserve"> </w:t>
        </w:r>
        <w:r w:rsidRPr="0021138C">
          <w:t xml:space="preserve">struktúrában </w:t>
        </w:r>
        <w:r>
          <w:t>adja vissza rendszer</w:t>
        </w:r>
        <w:r w:rsidRPr="0021138C">
          <w:t>.</w:t>
        </w:r>
      </w:ins>
    </w:p>
    <w:tbl>
      <w:tblPr>
        <w:tblStyle w:val="Rcsostblzat"/>
        <w:tblW w:w="0" w:type="auto"/>
        <w:shd w:val="clear" w:color="auto" w:fill="D9D9D9" w:themeFill="background1" w:themeFillShade="D9"/>
        <w:tblLook w:val="04A0" w:firstRow="1" w:lastRow="0" w:firstColumn="1" w:lastColumn="0" w:noHBand="0" w:noVBand="1"/>
      </w:tblPr>
      <w:tblGrid>
        <w:gridCol w:w="2265"/>
        <w:gridCol w:w="3164"/>
        <w:gridCol w:w="998"/>
        <w:gridCol w:w="2638"/>
      </w:tblGrid>
      <w:tr w:rsidR="001937BB" w14:paraId="45112EB5" w14:textId="77777777" w:rsidTr="007E17F2">
        <w:trPr>
          <w:ins w:id="1488" w:author="Nánássy László" w:date="2026-05-05T12:46:00Z" w16du:dateUtc="2026-05-05T10:46:00Z"/>
        </w:trPr>
        <w:tc>
          <w:tcPr>
            <w:tcW w:w="2265" w:type="dxa"/>
            <w:shd w:val="clear" w:color="auto" w:fill="D9D9D9" w:themeFill="background1" w:themeFillShade="D9"/>
          </w:tcPr>
          <w:p w14:paraId="52F7A792" w14:textId="77777777" w:rsidR="001937BB" w:rsidRPr="00B30389" w:rsidRDefault="001937BB" w:rsidP="007E17F2">
            <w:pPr>
              <w:jc w:val="center"/>
              <w:rPr>
                <w:ins w:id="1489" w:author="Nánássy László" w:date="2026-05-05T12:46:00Z" w16du:dateUtc="2026-05-05T10:46:00Z"/>
                <w:b/>
                <w:bCs/>
              </w:rPr>
            </w:pPr>
            <w:ins w:id="1490" w:author="Nánássy László" w:date="2026-05-05T12:46:00Z" w16du:dateUtc="2026-05-05T10:46:00Z">
              <w:r w:rsidRPr="00B30389">
                <w:rPr>
                  <w:b/>
                  <w:bCs/>
                </w:rPr>
                <w:t>név</w:t>
              </w:r>
            </w:ins>
          </w:p>
        </w:tc>
        <w:tc>
          <w:tcPr>
            <w:tcW w:w="3164" w:type="dxa"/>
            <w:shd w:val="clear" w:color="auto" w:fill="D9D9D9" w:themeFill="background1" w:themeFillShade="D9"/>
          </w:tcPr>
          <w:p w14:paraId="01E46E46" w14:textId="77777777" w:rsidR="001937BB" w:rsidRPr="00B30389" w:rsidRDefault="001937BB" w:rsidP="007E17F2">
            <w:pPr>
              <w:jc w:val="center"/>
              <w:rPr>
                <w:ins w:id="1491" w:author="Nánássy László" w:date="2026-05-05T12:46:00Z" w16du:dateUtc="2026-05-05T10:46:00Z"/>
                <w:b/>
                <w:bCs/>
              </w:rPr>
            </w:pPr>
            <w:ins w:id="1492" w:author="Nánássy László" w:date="2026-05-05T12:46:00Z" w16du:dateUtc="2026-05-05T10:46:00Z">
              <w:r w:rsidRPr="00B30389">
                <w:rPr>
                  <w:b/>
                  <w:bCs/>
                </w:rPr>
                <w:t>típus</w:t>
              </w:r>
            </w:ins>
          </w:p>
        </w:tc>
        <w:tc>
          <w:tcPr>
            <w:tcW w:w="998" w:type="dxa"/>
            <w:shd w:val="clear" w:color="auto" w:fill="D9D9D9" w:themeFill="background1" w:themeFillShade="D9"/>
          </w:tcPr>
          <w:p w14:paraId="33672BED" w14:textId="77777777" w:rsidR="001937BB" w:rsidRPr="00B30389" w:rsidRDefault="001937BB" w:rsidP="007E17F2">
            <w:pPr>
              <w:jc w:val="center"/>
              <w:rPr>
                <w:ins w:id="1493" w:author="Nánássy László" w:date="2026-05-05T12:46:00Z" w16du:dateUtc="2026-05-05T10:46:00Z"/>
                <w:b/>
                <w:bCs/>
              </w:rPr>
            </w:pPr>
            <w:ins w:id="1494" w:author="Nánássy László" w:date="2026-05-05T12:46:00Z" w16du:dateUtc="2026-05-05T10:46:00Z">
              <w:r>
                <w:rPr>
                  <w:b/>
                  <w:bCs/>
                </w:rPr>
                <w:t>kötelező</w:t>
              </w:r>
            </w:ins>
          </w:p>
        </w:tc>
        <w:tc>
          <w:tcPr>
            <w:tcW w:w="2638" w:type="dxa"/>
            <w:shd w:val="clear" w:color="auto" w:fill="D9D9D9" w:themeFill="background1" w:themeFillShade="D9"/>
          </w:tcPr>
          <w:p w14:paraId="180CFB4B" w14:textId="77777777" w:rsidR="001937BB" w:rsidRPr="00B30389" w:rsidRDefault="001937BB" w:rsidP="007E17F2">
            <w:pPr>
              <w:jc w:val="center"/>
              <w:rPr>
                <w:ins w:id="1495" w:author="Nánássy László" w:date="2026-05-05T12:46:00Z" w16du:dateUtc="2026-05-05T10:46:00Z"/>
                <w:b/>
                <w:bCs/>
              </w:rPr>
            </w:pPr>
            <w:ins w:id="1496" w:author="Nánássy László" w:date="2026-05-05T12:46:00Z" w16du:dateUtc="2026-05-05T10:46:00Z">
              <w:r w:rsidRPr="00B30389">
                <w:rPr>
                  <w:b/>
                  <w:bCs/>
                </w:rPr>
                <w:t>leírás</w:t>
              </w:r>
            </w:ins>
          </w:p>
        </w:tc>
      </w:tr>
      <w:tr w:rsidR="004C017E" w14:paraId="7A2474A2" w14:textId="77777777" w:rsidTr="007E17F2">
        <w:trPr>
          <w:ins w:id="1497" w:author="Nánássy László" w:date="2026-05-05T12:46:00Z" w16du:dateUtc="2026-05-05T10:46:00Z"/>
        </w:trPr>
        <w:tc>
          <w:tcPr>
            <w:tcW w:w="2265" w:type="dxa"/>
            <w:shd w:val="clear" w:color="auto" w:fill="D9D9D9" w:themeFill="background1" w:themeFillShade="D9"/>
          </w:tcPr>
          <w:p w14:paraId="3F39B404" w14:textId="4E57A0D6" w:rsidR="004C017E" w:rsidRDefault="004C017E" w:rsidP="004C017E">
            <w:pPr>
              <w:rPr>
                <w:ins w:id="1498" w:author="Nánássy László" w:date="2026-05-05T12:46:00Z" w16du:dateUtc="2026-05-05T10:46:00Z"/>
              </w:rPr>
            </w:pPr>
            <w:ins w:id="1499" w:author="Nánássy László" w:date="2026-05-05T13:01:00Z" w16du:dateUtc="2026-05-05T11:01:00Z">
              <w:r>
                <w:t>komaSzereples</w:t>
              </w:r>
            </w:ins>
          </w:p>
        </w:tc>
        <w:tc>
          <w:tcPr>
            <w:tcW w:w="3164" w:type="dxa"/>
            <w:shd w:val="clear" w:color="auto" w:fill="D9D9D9" w:themeFill="background1" w:themeFillShade="D9"/>
          </w:tcPr>
          <w:p w14:paraId="23BBC443" w14:textId="38D029F9" w:rsidR="004C017E" w:rsidRDefault="004C017E" w:rsidP="004C017E">
            <w:pPr>
              <w:jc w:val="center"/>
              <w:rPr>
                <w:ins w:id="1500" w:author="Nánássy László" w:date="2026-05-05T12:46:00Z" w16du:dateUtc="2026-05-05T10:46:00Z"/>
              </w:rPr>
            </w:pPr>
            <w:ins w:id="1501" w:author="Nánássy László" w:date="2026-05-05T13:01:00Z" w16du:dateUtc="2026-05-05T11:01:00Z">
              <w:r>
                <w:t>KomaSzereples (enum)</w:t>
              </w:r>
            </w:ins>
          </w:p>
        </w:tc>
        <w:tc>
          <w:tcPr>
            <w:tcW w:w="998" w:type="dxa"/>
            <w:shd w:val="clear" w:color="auto" w:fill="D9D9D9" w:themeFill="background1" w:themeFillShade="D9"/>
          </w:tcPr>
          <w:p w14:paraId="75650AC4" w14:textId="77777777" w:rsidR="004C017E" w:rsidRDefault="004C017E" w:rsidP="004C017E">
            <w:pPr>
              <w:jc w:val="center"/>
              <w:rPr>
                <w:ins w:id="1502" w:author="Nánássy László" w:date="2026-05-05T12:46:00Z" w16du:dateUtc="2026-05-05T10:46:00Z"/>
              </w:rPr>
            </w:pPr>
            <w:ins w:id="1503" w:author="Nánássy László" w:date="2026-05-05T12:46:00Z" w16du:dateUtc="2026-05-05T10:46:00Z">
              <w:r>
                <w:t>nem</w:t>
              </w:r>
            </w:ins>
          </w:p>
        </w:tc>
        <w:tc>
          <w:tcPr>
            <w:tcW w:w="2638" w:type="dxa"/>
            <w:shd w:val="clear" w:color="auto" w:fill="D9D9D9" w:themeFill="background1" w:themeFillShade="D9"/>
          </w:tcPr>
          <w:p w14:paraId="405AE588" w14:textId="7D89CB65" w:rsidR="004C017E" w:rsidRDefault="004C017E" w:rsidP="004C017E">
            <w:pPr>
              <w:rPr>
                <w:ins w:id="1504" w:author="Nánássy László" w:date="2026-05-05T12:46:00Z" w16du:dateUtc="2026-05-05T10:46:00Z"/>
              </w:rPr>
            </w:pPr>
            <w:ins w:id="1505" w:author="Nánássy László" w:date="2026-05-05T13:01:00Z" w16du:dateUtc="2026-05-05T11:01:00Z">
              <w:r w:rsidRPr="00B42D04">
                <w:t>Szerepel az adózó a KOMA-ban?</w:t>
              </w:r>
              <w:r>
                <w:t xml:space="preserve"> (IGEN/NEM)</w:t>
              </w:r>
            </w:ins>
          </w:p>
        </w:tc>
      </w:tr>
      <w:tr w:rsidR="004C017E" w14:paraId="4CEBBCA5" w14:textId="77777777" w:rsidTr="007E17F2">
        <w:trPr>
          <w:ins w:id="1506" w:author="Nánássy László" w:date="2026-05-05T13:01:00Z" w16du:dateUtc="2026-05-05T11:01:00Z"/>
        </w:trPr>
        <w:tc>
          <w:tcPr>
            <w:tcW w:w="2265" w:type="dxa"/>
            <w:shd w:val="clear" w:color="auto" w:fill="D9D9D9" w:themeFill="background1" w:themeFillShade="D9"/>
          </w:tcPr>
          <w:p w14:paraId="00C08962" w14:textId="24E71A3D" w:rsidR="004C017E" w:rsidRDefault="004C017E" w:rsidP="004C017E">
            <w:pPr>
              <w:rPr>
                <w:ins w:id="1507" w:author="Nánássy László" w:date="2026-05-05T13:01:00Z" w16du:dateUtc="2026-05-05T11:01:00Z"/>
              </w:rPr>
            </w:pPr>
            <w:ins w:id="1508" w:author="Nánássy László" w:date="2026-05-05T13:01:00Z" w16du:dateUtc="2026-05-05T11:01:00Z">
              <w:r>
                <w:t>komaMinosites</w:t>
              </w:r>
            </w:ins>
          </w:p>
        </w:tc>
        <w:tc>
          <w:tcPr>
            <w:tcW w:w="3164" w:type="dxa"/>
            <w:shd w:val="clear" w:color="auto" w:fill="D9D9D9" w:themeFill="background1" w:themeFillShade="D9"/>
          </w:tcPr>
          <w:p w14:paraId="7563150B" w14:textId="50E65566" w:rsidR="004C017E" w:rsidRDefault="004C017E" w:rsidP="004C017E">
            <w:pPr>
              <w:jc w:val="center"/>
              <w:rPr>
                <w:ins w:id="1509" w:author="Nánássy László" w:date="2026-05-05T13:01:00Z" w16du:dateUtc="2026-05-05T11:01:00Z"/>
              </w:rPr>
            </w:pPr>
            <w:ins w:id="1510" w:author="Nánássy László" w:date="2026-05-05T13:01:00Z" w16du:dateUtc="2026-05-05T11:01:00Z">
              <w:r>
                <w:t>KomaMinosites (enum)</w:t>
              </w:r>
            </w:ins>
          </w:p>
        </w:tc>
        <w:tc>
          <w:tcPr>
            <w:tcW w:w="998" w:type="dxa"/>
            <w:shd w:val="clear" w:color="auto" w:fill="D9D9D9" w:themeFill="background1" w:themeFillShade="D9"/>
          </w:tcPr>
          <w:p w14:paraId="752B39C9" w14:textId="46D6A620" w:rsidR="004C017E" w:rsidRDefault="004C017E" w:rsidP="004C017E">
            <w:pPr>
              <w:jc w:val="center"/>
              <w:rPr>
                <w:ins w:id="1511" w:author="Nánássy László" w:date="2026-05-05T13:01:00Z" w16du:dateUtc="2026-05-05T11:01:00Z"/>
              </w:rPr>
            </w:pPr>
            <w:ins w:id="1512" w:author="Nánássy László" w:date="2026-05-05T13:01:00Z" w16du:dateUtc="2026-05-05T11:01:00Z">
              <w:r>
                <w:t>nem</w:t>
              </w:r>
            </w:ins>
          </w:p>
        </w:tc>
        <w:tc>
          <w:tcPr>
            <w:tcW w:w="2638" w:type="dxa"/>
            <w:shd w:val="clear" w:color="auto" w:fill="D9D9D9" w:themeFill="background1" w:themeFillShade="D9"/>
          </w:tcPr>
          <w:p w14:paraId="1654C3E4" w14:textId="2A4CDB27" w:rsidR="004C017E" w:rsidRDefault="004C017E" w:rsidP="004C017E">
            <w:pPr>
              <w:rPr>
                <w:ins w:id="1513" w:author="Nánássy László" w:date="2026-05-05T13:01:00Z" w16du:dateUtc="2026-05-05T11:01:00Z"/>
              </w:rPr>
            </w:pPr>
            <w:ins w:id="1514" w:author="Nánássy László" w:date="2026-05-05T13:01:00Z" w16du:dateUtc="2026-05-05T11:01:00Z">
              <w:r w:rsidRPr="00B42D04">
                <w:t>Megfelel az adózó a KOMA felvételi feltételeinek?</w:t>
              </w:r>
              <w:r>
                <w:t xml:space="preserve"> (IGEN/NEM)</w:t>
              </w:r>
            </w:ins>
          </w:p>
        </w:tc>
      </w:tr>
      <w:tr w:rsidR="004C017E" w14:paraId="75BA5541" w14:textId="77777777" w:rsidTr="007E17F2">
        <w:trPr>
          <w:ins w:id="1515" w:author="Nánássy László" w:date="2026-05-05T12:46:00Z" w16du:dateUtc="2026-05-05T10:46:00Z"/>
        </w:trPr>
        <w:tc>
          <w:tcPr>
            <w:tcW w:w="2265" w:type="dxa"/>
            <w:shd w:val="clear" w:color="auto" w:fill="D9D9D9" w:themeFill="background1" w:themeFillShade="D9"/>
          </w:tcPr>
          <w:p w14:paraId="639B7012" w14:textId="77777777" w:rsidR="004C017E" w:rsidRDefault="004C017E" w:rsidP="004C017E">
            <w:pPr>
              <w:rPr>
                <w:ins w:id="1516" w:author="Nánássy László" w:date="2026-05-05T12:46:00Z" w16du:dateUtc="2026-05-05T10:46:00Z"/>
              </w:rPr>
            </w:pPr>
            <w:ins w:id="1517" w:author="Nánássy László" w:date="2026-05-05T12:46:00Z" w16du:dateUtc="2026-05-05T10:46:00Z">
              <w:r>
                <w:t>resultCode</w:t>
              </w:r>
            </w:ins>
          </w:p>
        </w:tc>
        <w:tc>
          <w:tcPr>
            <w:tcW w:w="3164" w:type="dxa"/>
            <w:shd w:val="clear" w:color="auto" w:fill="D9D9D9" w:themeFill="background1" w:themeFillShade="D9"/>
          </w:tcPr>
          <w:p w14:paraId="5D27613E" w14:textId="31325694" w:rsidR="004C017E" w:rsidRDefault="004C017E" w:rsidP="004C017E">
            <w:pPr>
              <w:jc w:val="center"/>
              <w:rPr>
                <w:ins w:id="1518" w:author="Nánássy László" w:date="2026-05-05T12:46:00Z" w16du:dateUtc="2026-05-05T10:46:00Z"/>
              </w:rPr>
            </w:pPr>
            <w:ins w:id="1519" w:author="Nánássy László" w:date="2026-05-05T12:46:00Z" w16du:dateUtc="2026-05-05T10:46:00Z">
              <w:r w:rsidRPr="00A86CE2">
                <w:t>Get</w:t>
              </w:r>
              <w:r>
                <w:t>Koztartozas</w:t>
              </w:r>
            </w:ins>
            <w:ins w:id="1520" w:author="Nánássy László" w:date="2026-05-05T13:00:00Z" w16du:dateUtc="2026-05-05T11:00:00Z">
              <w:r>
                <w:t>Mentesseg</w:t>
              </w:r>
            </w:ins>
            <w:ins w:id="1521" w:author="Nánássy László" w:date="2026-05-05T12:46:00Z" w16du:dateUtc="2026-05-05T10:46:00Z">
              <w:r w:rsidRPr="003D7054">
                <w:t>Result</w:t>
              </w:r>
            </w:ins>
          </w:p>
        </w:tc>
        <w:tc>
          <w:tcPr>
            <w:tcW w:w="998" w:type="dxa"/>
            <w:shd w:val="clear" w:color="auto" w:fill="D9D9D9" w:themeFill="background1" w:themeFillShade="D9"/>
          </w:tcPr>
          <w:p w14:paraId="4ACA6748" w14:textId="77777777" w:rsidR="004C017E" w:rsidRDefault="004C017E" w:rsidP="004C017E">
            <w:pPr>
              <w:jc w:val="center"/>
              <w:rPr>
                <w:ins w:id="1522" w:author="Nánássy László" w:date="2026-05-05T12:46:00Z" w16du:dateUtc="2026-05-05T10:46:00Z"/>
              </w:rPr>
            </w:pPr>
            <w:ins w:id="1523" w:author="Nánássy László" w:date="2026-05-05T12:46:00Z" w16du:dateUtc="2026-05-05T10:46:00Z">
              <w:r>
                <w:t>igen</w:t>
              </w:r>
            </w:ins>
          </w:p>
        </w:tc>
        <w:tc>
          <w:tcPr>
            <w:tcW w:w="2638" w:type="dxa"/>
            <w:shd w:val="clear" w:color="auto" w:fill="D9D9D9" w:themeFill="background1" w:themeFillShade="D9"/>
          </w:tcPr>
          <w:p w14:paraId="51E9143D" w14:textId="77777777" w:rsidR="004C017E" w:rsidRDefault="004C017E" w:rsidP="004C017E">
            <w:pPr>
              <w:rPr>
                <w:ins w:id="1524" w:author="Nánássy László" w:date="2026-05-05T12:46:00Z" w16du:dateUtc="2026-05-05T10:46:00Z"/>
              </w:rPr>
            </w:pPr>
            <w:ins w:id="1525" w:author="Nánássy László" w:date="2026-05-05T12:46:00Z" w16du:dateUtc="2026-05-05T10:46:00Z">
              <w:r>
                <w:t>Válaszkód</w:t>
              </w:r>
            </w:ins>
          </w:p>
        </w:tc>
      </w:tr>
      <w:tr w:rsidR="004C017E" w14:paraId="31388A2A" w14:textId="77777777" w:rsidTr="007E17F2">
        <w:trPr>
          <w:ins w:id="1526" w:author="Nánássy László" w:date="2026-05-05T12:46:00Z" w16du:dateUtc="2026-05-05T10:46:00Z"/>
        </w:trPr>
        <w:tc>
          <w:tcPr>
            <w:tcW w:w="2265" w:type="dxa"/>
            <w:shd w:val="clear" w:color="auto" w:fill="D9D9D9" w:themeFill="background1" w:themeFillShade="D9"/>
          </w:tcPr>
          <w:p w14:paraId="08658A70" w14:textId="77777777" w:rsidR="004C017E" w:rsidRDefault="004C017E" w:rsidP="004C017E">
            <w:pPr>
              <w:rPr>
                <w:ins w:id="1527" w:author="Nánássy László" w:date="2026-05-05T12:46:00Z" w16du:dateUtc="2026-05-05T10:46:00Z"/>
              </w:rPr>
            </w:pPr>
            <w:ins w:id="1528" w:author="Nánássy László" w:date="2026-05-05T12:46:00Z" w16du:dateUtc="2026-05-05T10:46:00Z">
              <w:r>
                <w:t>resultMessage</w:t>
              </w:r>
            </w:ins>
          </w:p>
        </w:tc>
        <w:tc>
          <w:tcPr>
            <w:tcW w:w="3164" w:type="dxa"/>
            <w:shd w:val="clear" w:color="auto" w:fill="D9D9D9" w:themeFill="background1" w:themeFillShade="D9"/>
          </w:tcPr>
          <w:p w14:paraId="3A7CACDA" w14:textId="77777777" w:rsidR="004C017E" w:rsidRDefault="004C017E" w:rsidP="004C017E">
            <w:pPr>
              <w:jc w:val="center"/>
              <w:rPr>
                <w:ins w:id="1529" w:author="Nánássy László" w:date="2026-05-05T12:46:00Z" w16du:dateUtc="2026-05-05T10:46:00Z"/>
              </w:rPr>
            </w:pPr>
            <w:ins w:id="1530" w:author="Nánássy László" w:date="2026-05-05T12:46:00Z" w16du:dateUtc="2026-05-05T10:46:00Z">
              <w:r>
                <w:t>xs:string</w:t>
              </w:r>
            </w:ins>
          </w:p>
        </w:tc>
        <w:tc>
          <w:tcPr>
            <w:tcW w:w="998" w:type="dxa"/>
            <w:shd w:val="clear" w:color="auto" w:fill="D9D9D9" w:themeFill="background1" w:themeFillShade="D9"/>
          </w:tcPr>
          <w:p w14:paraId="5BFFE995" w14:textId="77777777" w:rsidR="004C017E" w:rsidRDefault="004C017E" w:rsidP="004C017E">
            <w:pPr>
              <w:jc w:val="center"/>
              <w:rPr>
                <w:ins w:id="1531" w:author="Nánássy László" w:date="2026-05-05T12:46:00Z" w16du:dateUtc="2026-05-05T10:46:00Z"/>
              </w:rPr>
            </w:pPr>
            <w:ins w:id="1532" w:author="Nánássy László" w:date="2026-05-05T12:46:00Z" w16du:dateUtc="2026-05-05T10:46:00Z">
              <w:r>
                <w:t>nem</w:t>
              </w:r>
            </w:ins>
          </w:p>
        </w:tc>
        <w:tc>
          <w:tcPr>
            <w:tcW w:w="2638" w:type="dxa"/>
            <w:shd w:val="clear" w:color="auto" w:fill="D9D9D9" w:themeFill="background1" w:themeFillShade="D9"/>
          </w:tcPr>
          <w:p w14:paraId="03B0D06D" w14:textId="77777777" w:rsidR="004C017E" w:rsidRDefault="004C017E" w:rsidP="004C017E">
            <w:pPr>
              <w:rPr>
                <w:ins w:id="1533" w:author="Nánássy László" w:date="2026-05-05T12:46:00Z" w16du:dateUtc="2026-05-05T10:46:00Z"/>
              </w:rPr>
            </w:pPr>
            <w:ins w:id="1534" w:author="Nánássy László" w:date="2026-05-05T12:46:00Z" w16du:dateUtc="2026-05-05T10:46:00Z">
              <w:r>
                <w:t>Válaszüzenet</w:t>
              </w:r>
            </w:ins>
          </w:p>
        </w:tc>
      </w:tr>
    </w:tbl>
    <w:p w14:paraId="0235B8A0" w14:textId="77777777" w:rsidR="001937BB" w:rsidRDefault="001937BB" w:rsidP="001937BB">
      <w:pPr>
        <w:rPr>
          <w:ins w:id="1535" w:author="Nánássy László" w:date="2026-05-05T12:46:00Z" w16du:dateUtc="2026-05-05T10:46:00Z"/>
        </w:rPr>
      </w:pPr>
    </w:p>
    <w:p w14:paraId="61F881C7" w14:textId="77D490B9" w:rsidR="001937BB" w:rsidRDefault="00DC1B77" w:rsidP="001937BB">
      <w:pPr>
        <w:rPr>
          <w:ins w:id="1536" w:author="Nánássy László" w:date="2026-05-05T12:46:00Z" w16du:dateUtc="2026-05-05T10:46:00Z"/>
          <w:highlight w:val="yellow"/>
        </w:rPr>
      </w:pPr>
      <w:ins w:id="1537" w:author="Nánássy László" w:date="2026-05-05T13:02:00Z" w16du:dateUtc="2026-05-05T11:02:00Z">
        <w:r w:rsidRPr="00DC1B77">
          <w:drawing>
            <wp:inline distT="0" distB="0" distL="0" distR="0" wp14:anchorId="30C0F10F" wp14:editId="35C18125">
              <wp:extent cx="4275190" cy="2530059"/>
              <wp:effectExtent l="0" t="0" r="0" b="0"/>
              <wp:docPr id="2018346652"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46652" name="Kép 1" descr="A képen szöveg, képernyőkép, Betűtípus látható&#10;&#10;Automatikusan generált leírás"/>
                      <pic:cNvPicPr/>
                    </pic:nvPicPr>
                    <pic:blipFill>
                      <a:blip r:embed="rId52"/>
                      <a:stretch>
                        <a:fillRect/>
                      </a:stretch>
                    </pic:blipFill>
                    <pic:spPr>
                      <a:xfrm>
                        <a:off x="0" y="0"/>
                        <a:ext cx="4275190" cy="2530059"/>
                      </a:xfrm>
                      <a:prstGeom prst="rect">
                        <a:avLst/>
                      </a:prstGeom>
                    </pic:spPr>
                  </pic:pic>
                </a:graphicData>
              </a:graphic>
            </wp:inline>
          </w:drawing>
        </w:r>
      </w:ins>
    </w:p>
    <w:p w14:paraId="1994A591" w14:textId="77777777" w:rsidR="001937BB" w:rsidRDefault="001937BB" w:rsidP="001937BB">
      <w:pPr>
        <w:rPr>
          <w:ins w:id="1538" w:author="Nánássy László" w:date="2026-05-05T12:46:00Z" w16du:dateUtc="2026-05-05T10:46:00Z"/>
        </w:rPr>
      </w:pPr>
    </w:p>
    <w:p w14:paraId="76A06C09" w14:textId="77777777" w:rsidR="001937BB" w:rsidRDefault="001937BB" w:rsidP="001937BB">
      <w:pPr>
        <w:rPr>
          <w:ins w:id="1539" w:author="Nánássy László" w:date="2026-05-05T12:46:00Z" w16du:dateUtc="2026-05-05T10:46:00Z"/>
          <w:b/>
          <w:bCs/>
          <w:u w:val="single"/>
        </w:rPr>
      </w:pPr>
      <w:ins w:id="1540" w:author="Nánássy László" w:date="2026-05-05T12:46:00Z" w16du:dateUtc="2026-05-05T10:46:00Z">
        <w:r w:rsidRPr="00873EAF">
          <w:rPr>
            <w:b/>
            <w:bCs/>
            <w:u w:val="single"/>
          </w:rPr>
          <w:t>Válaszkódok:</w:t>
        </w:r>
        <w:r w:rsidRPr="00432177" w:rsidDel="00E50E06">
          <w:rPr>
            <w:b/>
            <w:bCs/>
            <w:u w:val="single"/>
          </w:rPr>
          <w:t xml:space="preserve"> </w:t>
        </w:r>
      </w:ins>
    </w:p>
    <w:p w14:paraId="6D65F155" w14:textId="3FCE2C79" w:rsidR="00A84FB4" w:rsidRPr="00A84FB4" w:rsidRDefault="001937BB" w:rsidP="001937BB">
      <w:ins w:id="1541" w:author="Nánássy László" w:date="2026-05-05T12:46:00Z" w16du:dateUtc="2026-05-05T10:46:00Z">
        <w:r w:rsidRPr="00665A11">
          <w:t xml:space="preserve">A válaszkódokat a </w:t>
        </w:r>
        <w:r w:rsidRPr="00A86CE2">
          <w:t>Get</w:t>
        </w:r>
        <w:r>
          <w:t>Koztartozas</w:t>
        </w:r>
      </w:ins>
      <w:ins w:id="1542" w:author="Nánássy László" w:date="2026-05-05T12:47:00Z" w16du:dateUtc="2026-05-05T10:47:00Z">
        <w:r>
          <w:t>Mentesseg</w:t>
        </w:r>
      </w:ins>
      <w:ins w:id="1543" w:author="Nánássy László" w:date="2026-05-05T12:46:00Z" w16du:dateUtc="2026-05-05T10:46:00Z">
        <w:r w:rsidRPr="003D7054">
          <w:t>Result</w:t>
        </w:r>
        <w:r w:rsidRPr="00665A11">
          <w:rPr>
            <w:rFonts w:ascii="Consolas" w:eastAsiaTheme="minorEastAsia" w:hAnsi="Consolas" w:cs="Consolas"/>
            <w:sz w:val="20"/>
            <w:szCs w:val="20"/>
          </w:rPr>
          <w:t xml:space="preserve"> enum tartalmazza.</w:t>
        </w:r>
        <w:r w:rsidDel="00F36A6D">
          <w:t xml:space="preserve"> </w:t>
        </w:r>
        <w:r>
          <w:t>A kódok megegyeznek a REST interfészen szereplőkkel, lásd 6.3.</w:t>
        </w:r>
        <w:r>
          <w:t>9</w:t>
        </w:r>
        <w:r>
          <w:t>.</w:t>
        </w:r>
      </w:ins>
    </w:p>
    <w:p w14:paraId="45ABAAE9" w14:textId="670EFFBB" w:rsidR="00AA244A" w:rsidRPr="003C7986" w:rsidRDefault="00AA244A" w:rsidP="009D5F5C">
      <w:pPr>
        <w:pStyle w:val="Cmsor1"/>
        <w:numPr>
          <w:ilvl w:val="0"/>
          <w:numId w:val="3"/>
        </w:numPr>
      </w:pPr>
      <w:bookmarkStart w:id="1544" w:name="_Toc228879335"/>
      <w:r w:rsidRPr="003C7986">
        <w:lastRenderedPageBreak/>
        <w:t>Környezetek elérhetősége</w:t>
      </w:r>
      <w:bookmarkEnd w:id="1544"/>
    </w:p>
    <w:p w14:paraId="3E3B1BC6" w14:textId="77777777" w:rsidR="009E041A" w:rsidRPr="0055215C" w:rsidRDefault="009E041A" w:rsidP="009E041A">
      <w:pPr>
        <w:pStyle w:val="Cmsor2"/>
        <w:numPr>
          <w:ilvl w:val="1"/>
          <w:numId w:val="3"/>
        </w:numPr>
        <w:ind w:left="1440" w:hanging="360"/>
      </w:pPr>
      <w:bookmarkStart w:id="1545" w:name="_Toc188968879"/>
      <w:bookmarkStart w:id="1546" w:name="_Toc228879336"/>
      <w:r w:rsidRPr="0055215C">
        <w:t>Teszt környezet</w:t>
      </w:r>
      <w:bookmarkEnd w:id="1545"/>
      <w:bookmarkEnd w:id="1546"/>
    </w:p>
    <w:p w14:paraId="7CA55584" w14:textId="6970B942" w:rsidR="009E041A" w:rsidRPr="0055215C" w:rsidRDefault="009E041A" w:rsidP="009E041A">
      <w:r w:rsidRPr="0055215C">
        <w:rPr>
          <w:rFonts w:eastAsia="Times New Roman"/>
        </w:rPr>
        <w:t xml:space="preserve">M2M </w:t>
      </w:r>
      <w:r>
        <w:rPr>
          <w:rFonts w:eastAsia="Times New Roman"/>
        </w:rPr>
        <w:t>anonim</w:t>
      </w:r>
      <w:r w:rsidRPr="0055215C">
        <w:rPr>
          <w:rFonts w:eastAsia="Times New Roman"/>
        </w:rPr>
        <w:t xml:space="preserve"> service publikus végpont: </w:t>
      </w:r>
      <w:r w:rsidRPr="0055215C">
        <w:rPr>
          <w:rFonts w:eastAsia="Times New Roman"/>
          <w:b/>
          <w:bCs/>
        </w:rPr>
        <w:t>m2m-dev.nav.gov.hu</w:t>
      </w:r>
    </w:p>
    <w:p w14:paraId="6DCE99F1" w14:textId="77777777" w:rsidR="009E041A" w:rsidRPr="0055215C" w:rsidRDefault="009E041A" w:rsidP="009E041A">
      <w:pPr>
        <w:pStyle w:val="Cmsor2"/>
        <w:numPr>
          <w:ilvl w:val="1"/>
          <w:numId w:val="3"/>
        </w:numPr>
        <w:ind w:left="1440" w:hanging="360"/>
      </w:pPr>
      <w:bookmarkStart w:id="1547" w:name="_Toc188968880"/>
      <w:bookmarkStart w:id="1548" w:name="_Toc228879337"/>
      <w:r w:rsidRPr="0055215C">
        <w:t>Éles környezet</w:t>
      </w:r>
      <w:bookmarkEnd w:id="1547"/>
      <w:bookmarkEnd w:id="1548"/>
    </w:p>
    <w:p w14:paraId="29F4AF75" w14:textId="77777777" w:rsidR="009E041A" w:rsidRPr="005256AC" w:rsidRDefault="009E041A" w:rsidP="009E041A">
      <w:pPr>
        <w:rPr>
          <w:rFonts w:eastAsia="Times New Roman"/>
        </w:rPr>
      </w:pPr>
      <w:r w:rsidRPr="256CC2DE">
        <w:rPr>
          <w:rFonts w:eastAsia="Times New Roman"/>
        </w:rPr>
        <w:t xml:space="preserve">M2M publikus végpont: </w:t>
      </w:r>
      <w:r w:rsidRPr="256CC2DE">
        <w:rPr>
          <w:rFonts w:eastAsia="Times New Roman"/>
          <w:b/>
          <w:bCs/>
        </w:rPr>
        <w:t>m2m.nav.gov.hu</w:t>
      </w:r>
    </w:p>
    <w:p w14:paraId="7C11B5C9" w14:textId="77777777" w:rsidR="00C75FD9" w:rsidRDefault="00C75FD9" w:rsidP="00807428"/>
    <w:p w14:paraId="178D6F99" w14:textId="77777777" w:rsidR="00C75FD9" w:rsidRPr="00C75FD9" w:rsidRDefault="00C75FD9" w:rsidP="00C75FD9">
      <w:pPr>
        <w:pStyle w:val="Cmsor1"/>
        <w:numPr>
          <w:ilvl w:val="0"/>
          <w:numId w:val="3"/>
        </w:numPr>
      </w:pPr>
      <w:bookmarkStart w:id="1549" w:name="_Toc228879338"/>
      <w:r w:rsidRPr="00C75FD9">
        <w:t>Adóügyi szakkifejezések magyar-angol szótára</w:t>
      </w:r>
      <w:bookmarkEnd w:id="1549"/>
    </w:p>
    <w:p w14:paraId="27FEF602" w14:textId="77777777" w:rsidR="00C75FD9" w:rsidRDefault="00C75FD9" w:rsidP="00C75FD9">
      <w:pPr>
        <w:spacing w:after="0"/>
        <w:rPr>
          <w:rFonts w:ascii="Times New Roman" w:eastAsia="Times New Roman" w:hAnsi="Times New Roman" w:cs="Times New Roman"/>
          <w:b/>
          <w:color w:val="00000A"/>
          <w:sz w:val="24"/>
        </w:rPr>
      </w:pPr>
    </w:p>
    <w:tbl>
      <w:tblPr>
        <w:tblW w:w="10200" w:type="dxa"/>
        <w:tblInd w:w="-20" w:type="dxa"/>
        <w:tblCellMar>
          <w:left w:w="70" w:type="dxa"/>
          <w:right w:w="70" w:type="dxa"/>
        </w:tblCellMar>
        <w:tblLook w:val="04A0" w:firstRow="1" w:lastRow="0" w:firstColumn="1" w:lastColumn="0" w:noHBand="0" w:noVBand="1"/>
      </w:tblPr>
      <w:tblGrid>
        <w:gridCol w:w="4760"/>
        <w:gridCol w:w="5440"/>
      </w:tblGrid>
      <w:tr w:rsidR="00C75FD9" w:rsidRPr="00C75FD9" w14:paraId="7EF0DD3D" w14:textId="77777777" w:rsidTr="00F91A30">
        <w:trPr>
          <w:trHeight w:val="288"/>
        </w:trPr>
        <w:tc>
          <w:tcPr>
            <w:tcW w:w="476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7B3071C1" w14:textId="77777777" w:rsidR="00C75FD9" w:rsidRPr="00C75FD9" w:rsidRDefault="00C75FD9" w:rsidP="00F91A30">
            <w:pPr>
              <w:spacing w:after="0" w:line="240" w:lineRule="auto"/>
              <w:rPr>
                <w:rFonts w:ascii="Aptos Narrow" w:eastAsia="Times New Roman" w:hAnsi="Aptos Narrow" w:cs="Times New Roman"/>
                <w:b/>
                <w:bCs/>
              </w:rPr>
            </w:pPr>
            <w:r w:rsidRPr="00C75FD9">
              <w:rPr>
                <w:rFonts w:ascii="Aptos Narrow" w:eastAsia="Times New Roman" w:hAnsi="Aptos Narrow" w:cs="Times New Roman"/>
                <w:b/>
                <w:bCs/>
              </w:rPr>
              <w:t>magyar kifejezés</w:t>
            </w:r>
          </w:p>
        </w:tc>
        <w:tc>
          <w:tcPr>
            <w:tcW w:w="5440" w:type="dxa"/>
            <w:tcBorders>
              <w:top w:val="single" w:sz="4" w:space="0" w:color="auto"/>
              <w:left w:val="nil"/>
              <w:bottom w:val="single" w:sz="4" w:space="0" w:color="auto"/>
              <w:right w:val="single" w:sz="4" w:space="0" w:color="auto"/>
            </w:tcBorders>
            <w:shd w:val="clear" w:color="000000" w:fill="C0E6F5"/>
            <w:noWrap/>
            <w:vAlign w:val="bottom"/>
            <w:hideMark/>
          </w:tcPr>
          <w:p w14:paraId="0C8900D0" w14:textId="77777777" w:rsidR="00C75FD9" w:rsidRPr="00C75FD9" w:rsidRDefault="00C75FD9" w:rsidP="00F91A30">
            <w:pPr>
              <w:spacing w:after="0" w:line="240" w:lineRule="auto"/>
              <w:rPr>
                <w:rFonts w:ascii="Aptos Narrow" w:eastAsia="Times New Roman" w:hAnsi="Aptos Narrow" w:cs="Times New Roman"/>
                <w:b/>
                <w:bCs/>
              </w:rPr>
            </w:pPr>
            <w:r w:rsidRPr="00C75FD9">
              <w:rPr>
                <w:rFonts w:ascii="Aptos Narrow" w:eastAsia="Times New Roman" w:hAnsi="Aptos Narrow" w:cs="Times New Roman"/>
                <w:b/>
                <w:bCs/>
              </w:rPr>
              <w:t>angol kifejezés</w:t>
            </w:r>
          </w:p>
        </w:tc>
      </w:tr>
      <w:tr w:rsidR="00C75FD9" w:rsidRPr="00C75FD9" w14:paraId="7D3DA1B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964576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adószámla</w:t>
            </w:r>
          </w:p>
        </w:tc>
        <w:tc>
          <w:tcPr>
            <w:tcW w:w="5440" w:type="dxa"/>
            <w:tcBorders>
              <w:top w:val="nil"/>
              <w:left w:val="nil"/>
              <w:bottom w:val="single" w:sz="4" w:space="0" w:color="auto"/>
              <w:right w:val="single" w:sz="4" w:space="0" w:color="auto"/>
            </w:tcBorders>
            <w:shd w:val="clear" w:color="auto" w:fill="auto"/>
            <w:noWrap/>
            <w:vAlign w:val="bottom"/>
            <w:hideMark/>
          </w:tcPr>
          <w:p w14:paraId="197A208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account</w:t>
            </w:r>
          </w:p>
        </w:tc>
      </w:tr>
      <w:tr w:rsidR="00C75FD9" w:rsidRPr="00C75FD9" w14:paraId="2564AB3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072EEA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összesített adószámla</w:t>
            </w:r>
          </w:p>
        </w:tc>
        <w:tc>
          <w:tcPr>
            <w:tcW w:w="5440" w:type="dxa"/>
            <w:tcBorders>
              <w:top w:val="nil"/>
              <w:left w:val="nil"/>
              <w:bottom w:val="single" w:sz="4" w:space="0" w:color="auto"/>
              <w:right w:val="single" w:sz="4" w:space="0" w:color="auto"/>
            </w:tcBorders>
            <w:shd w:val="clear" w:color="auto" w:fill="auto"/>
            <w:noWrap/>
            <w:vAlign w:val="bottom"/>
            <w:hideMark/>
          </w:tcPr>
          <w:p w14:paraId="143A8DF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aggregated tax account</w:t>
            </w:r>
          </w:p>
        </w:tc>
      </w:tr>
      <w:tr w:rsidR="00C75FD9" w:rsidRPr="00C75FD9" w14:paraId="06F1C9E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2088A0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adózó</w:t>
            </w:r>
          </w:p>
        </w:tc>
        <w:tc>
          <w:tcPr>
            <w:tcW w:w="5440" w:type="dxa"/>
            <w:tcBorders>
              <w:top w:val="nil"/>
              <w:left w:val="nil"/>
              <w:bottom w:val="single" w:sz="4" w:space="0" w:color="auto"/>
              <w:right w:val="single" w:sz="4" w:space="0" w:color="auto"/>
            </w:tcBorders>
            <w:shd w:val="clear" w:color="auto" w:fill="auto"/>
            <w:noWrap/>
            <w:vAlign w:val="bottom"/>
            <w:hideMark/>
          </w:tcPr>
          <w:p w14:paraId="3CA4523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taxpayer</w:t>
            </w:r>
          </w:p>
        </w:tc>
      </w:tr>
      <w:tr w:rsidR="00C75FD9" w:rsidRPr="00C75FD9" w14:paraId="0FBB3F2B"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4DAEA2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adószám</w:t>
            </w:r>
          </w:p>
        </w:tc>
        <w:tc>
          <w:tcPr>
            <w:tcW w:w="5440" w:type="dxa"/>
            <w:tcBorders>
              <w:top w:val="nil"/>
              <w:left w:val="nil"/>
              <w:bottom w:val="single" w:sz="4" w:space="0" w:color="auto"/>
              <w:right w:val="single" w:sz="4" w:space="0" w:color="auto"/>
            </w:tcBorders>
            <w:shd w:val="clear" w:color="auto" w:fill="auto"/>
            <w:noWrap/>
            <w:vAlign w:val="bottom"/>
            <w:hideMark/>
          </w:tcPr>
          <w:p w14:paraId="5D548D3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number</w:t>
            </w:r>
          </w:p>
        </w:tc>
      </w:tr>
      <w:tr w:rsidR="00C75FD9" w:rsidRPr="00C75FD9" w14:paraId="244B74B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D731E9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törzsszám (adószám törzsszám része)</w:t>
            </w:r>
          </w:p>
        </w:tc>
        <w:tc>
          <w:tcPr>
            <w:tcW w:w="5440" w:type="dxa"/>
            <w:tcBorders>
              <w:top w:val="nil"/>
              <w:left w:val="nil"/>
              <w:bottom w:val="single" w:sz="4" w:space="0" w:color="auto"/>
              <w:right w:val="single" w:sz="4" w:space="0" w:color="auto"/>
            </w:tcBorders>
            <w:shd w:val="clear" w:color="auto" w:fill="auto"/>
            <w:noWrap/>
            <w:vAlign w:val="bottom"/>
            <w:hideMark/>
          </w:tcPr>
          <w:p w14:paraId="6468D1F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core numbers (core numbers of the tax number)</w:t>
            </w:r>
          </w:p>
        </w:tc>
      </w:tr>
      <w:tr w:rsidR="00C75FD9" w:rsidRPr="00C75FD9" w14:paraId="4CA13828"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DC8E8E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adóazonosító jel</w:t>
            </w:r>
          </w:p>
        </w:tc>
        <w:tc>
          <w:tcPr>
            <w:tcW w:w="5440" w:type="dxa"/>
            <w:tcBorders>
              <w:top w:val="nil"/>
              <w:left w:val="nil"/>
              <w:bottom w:val="single" w:sz="4" w:space="0" w:color="auto"/>
              <w:right w:val="single" w:sz="4" w:space="0" w:color="auto"/>
            </w:tcBorders>
            <w:shd w:val="clear" w:color="auto" w:fill="auto"/>
            <w:noWrap/>
            <w:vAlign w:val="bottom"/>
            <w:hideMark/>
          </w:tcPr>
          <w:p w14:paraId="1F9C5CC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identification code</w:t>
            </w:r>
          </w:p>
        </w:tc>
      </w:tr>
      <w:tr w:rsidR="00C75FD9" w:rsidRPr="00C75FD9" w14:paraId="6A128FB2"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5FF430E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adólalany azonosító (törzsszám vagy adóazonosító jel)</w:t>
            </w:r>
          </w:p>
        </w:tc>
        <w:tc>
          <w:tcPr>
            <w:tcW w:w="5440" w:type="dxa"/>
            <w:tcBorders>
              <w:top w:val="nil"/>
              <w:left w:val="nil"/>
              <w:bottom w:val="single" w:sz="4" w:space="0" w:color="auto"/>
              <w:right w:val="single" w:sz="4" w:space="0" w:color="auto"/>
            </w:tcBorders>
            <w:shd w:val="clear" w:color="auto" w:fill="auto"/>
            <w:noWrap/>
            <w:vAlign w:val="bottom"/>
            <w:hideMark/>
          </w:tcPr>
          <w:p w14:paraId="36049D4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taxpayer identifier (core number or tax identification number)</w:t>
            </w:r>
          </w:p>
        </w:tc>
      </w:tr>
      <w:tr w:rsidR="00C75FD9" w:rsidRPr="00C75FD9" w14:paraId="0050554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51F96D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(adózói) tartozás</w:t>
            </w:r>
          </w:p>
        </w:tc>
        <w:tc>
          <w:tcPr>
            <w:tcW w:w="5440" w:type="dxa"/>
            <w:tcBorders>
              <w:top w:val="nil"/>
              <w:left w:val="nil"/>
              <w:bottom w:val="single" w:sz="4" w:space="0" w:color="auto"/>
              <w:right w:val="single" w:sz="4" w:space="0" w:color="auto"/>
            </w:tcBorders>
            <w:shd w:val="clear" w:color="auto" w:fill="auto"/>
            <w:noWrap/>
            <w:vAlign w:val="bottom"/>
            <w:hideMark/>
          </w:tcPr>
          <w:p w14:paraId="07EBE8D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(taxpayer) debt</w:t>
            </w:r>
          </w:p>
        </w:tc>
      </w:tr>
      <w:tr w:rsidR="00C75FD9" w:rsidRPr="00C75FD9" w14:paraId="4BFEAF2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4E5329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(adózói) túlfizetés</w:t>
            </w:r>
          </w:p>
        </w:tc>
        <w:tc>
          <w:tcPr>
            <w:tcW w:w="5440" w:type="dxa"/>
            <w:tcBorders>
              <w:top w:val="nil"/>
              <w:left w:val="nil"/>
              <w:bottom w:val="single" w:sz="4" w:space="0" w:color="auto"/>
              <w:right w:val="single" w:sz="4" w:space="0" w:color="auto"/>
            </w:tcBorders>
            <w:shd w:val="clear" w:color="auto" w:fill="auto"/>
            <w:noWrap/>
            <w:vAlign w:val="bottom"/>
            <w:hideMark/>
          </w:tcPr>
          <w:p w14:paraId="07D330A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(taxpayer) overpayment</w:t>
            </w:r>
          </w:p>
        </w:tc>
      </w:tr>
      <w:tr w:rsidR="00C75FD9" w:rsidRPr="00C75FD9" w14:paraId="39B00E3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491D99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korrigált egyenleg</w:t>
            </w:r>
          </w:p>
        </w:tc>
        <w:tc>
          <w:tcPr>
            <w:tcW w:w="5440" w:type="dxa"/>
            <w:tcBorders>
              <w:top w:val="nil"/>
              <w:left w:val="nil"/>
              <w:bottom w:val="single" w:sz="4" w:space="0" w:color="auto"/>
              <w:right w:val="single" w:sz="4" w:space="0" w:color="auto"/>
            </w:tcBorders>
            <w:shd w:val="clear" w:color="auto" w:fill="auto"/>
            <w:noWrap/>
            <w:vAlign w:val="bottom"/>
            <w:hideMark/>
          </w:tcPr>
          <w:p w14:paraId="6A5428D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corrected balance</w:t>
            </w:r>
          </w:p>
        </w:tc>
      </w:tr>
      <w:tr w:rsidR="00C75FD9" w:rsidRPr="00C75FD9" w14:paraId="5FFC8805"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21EE1E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ügyfél összesen</w:t>
            </w:r>
          </w:p>
        </w:tc>
        <w:tc>
          <w:tcPr>
            <w:tcW w:w="5440" w:type="dxa"/>
            <w:tcBorders>
              <w:top w:val="nil"/>
              <w:left w:val="nil"/>
              <w:bottom w:val="single" w:sz="4" w:space="0" w:color="auto"/>
              <w:right w:val="single" w:sz="4" w:space="0" w:color="auto"/>
            </w:tcBorders>
            <w:shd w:val="clear" w:color="auto" w:fill="auto"/>
            <w:noWrap/>
            <w:vAlign w:val="bottom"/>
            <w:hideMark/>
          </w:tcPr>
          <w:p w14:paraId="65CC0C3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total client</w:t>
            </w:r>
          </w:p>
        </w:tc>
      </w:tr>
      <w:tr w:rsidR="00C75FD9" w:rsidRPr="00C75FD9" w14:paraId="7B94A0B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5FB07F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könyveletlen összesen</w:t>
            </w:r>
          </w:p>
        </w:tc>
        <w:tc>
          <w:tcPr>
            <w:tcW w:w="5440" w:type="dxa"/>
            <w:tcBorders>
              <w:top w:val="nil"/>
              <w:left w:val="nil"/>
              <w:bottom w:val="single" w:sz="4" w:space="0" w:color="auto"/>
              <w:right w:val="single" w:sz="4" w:space="0" w:color="auto"/>
            </w:tcBorders>
            <w:shd w:val="clear" w:color="auto" w:fill="auto"/>
            <w:noWrap/>
            <w:vAlign w:val="bottom"/>
            <w:hideMark/>
          </w:tcPr>
          <w:p w14:paraId="3A6CD0D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total of items not entered in the accounts</w:t>
            </w:r>
          </w:p>
        </w:tc>
      </w:tr>
      <w:tr w:rsidR="00C75FD9" w:rsidRPr="00C75FD9" w14:paraId="7C5031D2"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FE794A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előremutató tétel</w:t>
            </w:r>
          </w:p>
        </w:tc>
        <w:tc>
          <w:tcPr>
            <w:tcW w:w="5440" w:type="dxa"/>
            <w:tcBorders>
              <w:top w:val="nil"/>
              <w:left w:val="nil"/>
              <w:bottom w:val="single" w:sz="4" w:space="0" w:color="auto"/>
              <w:right w:val="single" w:sz="4" w:space="0" w:color="auto"/>
            </w:tcBorders>
            <w:shd w:val="clear" w:color="auto" w:fill="auto"/>
            <w:noWrap/>
            <w:vAlign w:val="bottom"/>
            <w:hideMark/>
          </w:tcPr>
          <w:p w14:paraId="423EBFC8" w14:textId="77777777" w:rsidR="00C75FD9" w:rsidRPr="00C75FD9" w:rsidRDefault="00C75FD9" w:rsidP="00F91A30">
            <w:pPr>
              <w:spacing w:after="0" w:line="240" w:lineRule="auto"/>
              <w:rPr>
                <w:rFonts w:ascii="Aptos Narrow" w:eastAsia="Times New Roman" w:hAnsi="Aptos Narrow" w:cs="Times New Roman"/>
                <w:b/>
                <w:bCs/>
                <w:color w:val="auto"/>
              </w:rPr>
            </w:pPr>
            <w:r w:rsidRPr="00C75FD9">
              <w:rPr>
                <w:rFonts w:ascii="Aptos Narrow" w:eastAsia="Times New Roman" w:hAnsi="Aptos Narrow" w:cs="Times New Roman"/>
                <w:b/>
                <w:bCs/>
                <w:color w:val="auto"/>
              </w:rPr>
              <w:t xml:space="preserve">carry-forward item </w:t>
            </w:r>
          </w:p>
        </w:tc>
      </w:tr>
      <w:tr w:rsidR="00C75FD9" w:rsidRPr="00C75FD9" w14:paraId="579E050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B94412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c>
          <w:tcPr>
            <w:tcW w:w="5440" w:type="dxa"/>
            <w:tcBorders>
              <w:top w:val="nil"/>
              <w:left w:val="nil"/>
              <w:bottom w:val="single" w:sz="4" w:space="0" w:color="auto"/>
              <w:right w:val="single" w:sz="4" w:space="0" w:color="auto"/>
            </w:tcBorders>
            <w:shd w:val="clear" w:color="auto" w:fill="auto"/>
            <w:noWrap/>
            <w:vAlign w:val="bottom"/>
            <w:hideMark/>
          </w:tcPr>
          <w:p w14:paraId="71940C0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r>
      <w:tr w:rsidR="00C75FD9" w:rsidRPr="00C75FD9" w14:paraId="71C28172"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433453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tételes adószámla</w:t>
            </w:r>
          </w:p>
        </w:tc>
        <w:tc>
          <w:tcPr>
            <w:tcW w:w="5440" w:type="dxa"/>
            <w:tcBorders>
              <w:top w:val="nil"/>
              <w:left w:val="nil"/>
              <w:bottom w:val="single" w:sz="4" w:space="0" w:color="auto"/>
              <w:right w:val="single" w:sz="4" w:space="0" w:color="auto"/>
            </w:tcBorders>
            <w:shd w:val="clear" w:color="auto" w:fill="auto"/>
            <w:noWrap/>
            <w:vAlign w:val="bottom"/>
            <w:hideMark/>
          </w:tcPr>
          <w:p w14:paraId="1DF2415E"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itemised tax account</w:t>
            </w:r>
          </w:p>
        </w:tc>
      </w:tr>
      <w:tr w:rsidR="00C75FD9" w:rsidRPr="00C75FD9" w14:paraId="21BE655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DECEB7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tétel (adószámla)</w:t>
            </w:r>
          </w:p>
        </w:tc>
        <w:tc>
          <w:tcPr>
            <w:tcW w:w="5440" w:type="dxa"/>
            <w:tcBorders>
              <w:top w:val="nil"/>
              <w:left w:val="nil"/>
              <w:bottom w:val="single" w:sz="4" w:space="0" w:color="auto"/>
              <w:right w:val="single" w:sz="4" w:space="0" w:color="auto"/>
            </w:tcBorders>
            <w:shd w:val="clear" w:color="auto" w:fill="auto"/>
            <w:noWrap/>
            <w:vAlign w:val="bottom"/>
            <w:hideMark/>
          </w:tcPr>
          <w:p w14:paraId="1513555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item (tax account)</w:t>
            </w:r>
          </w:p>
        </w:tc>
      </w:tr>
      <w:tr w:rsidR="00C75FD9" w:rsidRPr="00C75FD9" w14:paraId="2B55C52B"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041A56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adónem</w:t>
            </w:r>
          </w:p>
        </w:tc>
        <w:tc>
          <w:tcPr>
            <w:tcW w:w="5440" w:type="dxa"/>
            <w:tcBorders>
              <w:top w:val="nil"/>
              <w:left w:val="nil"/>
              <w:bottom w:val="single" w:sz="4" w:space="0" w:color="auto"/>
              <w:right w:val="single" w:sz="4" w:space="0" w:color="auto"/>
            </w:tcBorders>
            <w:shd w:val="clear" w:color="auto" w:fill="auto"/>
            <w:noWrap/>
            <w:vAlign w:val="bottom"/>
            <w:hideMark/>
          </w:tcPr>
          <w:p w14:paraId="117407A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type</w:t>
            </w:r>
          </w:p>
        </w:tc>
      </w:tr>
      <w:tr w:rsidR="00C75FD9" w:rsidRPr="00C75FD9" w14:paraId="4D3962FF"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479CB0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adónemkód</w:t>
            </w:r>
          </w:p>
        </w:tc>
        <w:tc>
          <w:tcPr>
            <w:tcW w:w="5440" w:type="dxa"/>
            <w:tcBorders>
              <w:top w:val="nil"/>
              <w:left w:val="nil"/>
              <w:bottom w:val="single" w:sz="4" w:space="0" w:color="auto"/>
              <w:right w:val="single" w:sz="4" w:space="0" w:color="auto"/>
            </w:tcBorders>
            <w:shd w:val="clear" w:color="auto" w:fill="auto"/>
            <w:noWrap/>
            <w:vAlign w:val="bottom"/>
            <w:hideMark/>
          </w:tcPr>
          <w:p w14:paraId="1F6DAAA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type code</w:t>
            </w:r>
          </w:p>
        </w:tc>
      </w:tr>
      <w:tr w:rsidR="00C75FD9" w:rsidRPr="00C75FD9" w14:paraId="3934D10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D97BAA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aladónem </w:t>
            </w:r>
          </w:p>
        </w:tc>
        <w:tc>
          <w:tcPr>
            <w:tcW w:w="5440" w:type="dxa"/>
            <w:tcBorders>
              <w:top w:val="nil"/>
              <w:left w:val="nil"/>
              <w:bottom w:val="single" w:sz="4" w:space="0" w:color="auto"/>
              <w:right w:val="single" w:sz="4" w:space="0" w:color="auto"/>
            </w:tcBorders>
            <w:shd w:val="clear" w:color="auto" w:fill="auto"/>
            <w:noWrap/>
            <w:vAlign w:val="bottom"/>
            <w:hideMark/>
          </w:tcPr>
          <w:p w14:paraId="30E0C00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subtype</w:t>
            </w:r>
          </w:p>
        </w:tc>
      </w:tr>
      <w:tr w:rsidR="00C75FD9" w:rsidRPr="00C75FD9" w14:paraId="632AD3B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A448BC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könyvelt</w:t>
            </w:r>
          </w:p>
        </w:tc>
        <w:tc>
          <w:tcPr>
            <w:tcW w:w="5440" w:type="dxa"/>
            <w:tcBorders>
              <w:top w:val="nil"/>
              <w:left w:val="nil"/>
              <w:bottom w:val="single" w:sz="4" w:space="0" w:color="auto"/>
              <w:right w:val="single" w:sz="4" w:space="0" w:color="auto"/>
            </w:tcBorders>
            <w:shd w:val="clear" w:color="auto" w:fill="auto"/>
            <w:noWrap/>
            <w:vAlign w:val="bottom"/>
            <w:hideMark/>
          </w:tcPr>
          <w:p w14:paraId="72B34A0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entered in the accounts</w:t>
            </w:r>
          </w:p>
        </w:tc>
      </w:tr>
      <w:tr w:rsidR="00C75FD9" w:rsidRPr="00C75FD9" w14:paraId="079CA36B"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D09EFA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könyveletlen</w:t>
            </w:r>
          </w:p>
        </w:tc>
        <w:tc>
          <w:tcPr>
            <w:tcW w:w="5440" w:type="dxa"/>
            <w:tcBorders>
              <w:top w:val="nil"/>
              <w:left w:val="nil"/>
              <w:bottom w:val="single" w:sz="4" w:space="0" w:color="auto"/>
              <w:right w:val="single" w:sz="4" w:space="0" w:color="auto"/>
            </w:tcBorders>
            <w:shd w:val="clear" w:color="auto" w:fill="auto"/>
            <w:noWrap/>
            <w:vAlign w:val="bottom"/>
            <w:hideMark/>
          </w:tcPr>
          <w:p w14:paraId="013C768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not entered in the accounts</w:t>
            </w:r>
          </w:p>
        </w:tc>
      </w:tr>
      <w:tr w:rsidR="00C75FD9" w:rsidRPr="00C75FD9" w14:paraId="764AE3E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F35E91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behajthatatlan</w:t>
            </w:r>
          </w:p>
        </w:tc>
        <w:tc>
          <w:tcPr>
            <w:tcW w:w="5440" w:type="dxa"/>
            <w:tcBorders>
              <w:top w:val="nil"/>
              <w:left w:val="nil"/>
              <w:bottom w:val="single" w:sz="4" w:space="0" w:color="auto"/>
              <w:right w:val="single" w:sz="4" w:space="0" w:color="auto"/>
            </w:tcBorders>
            <w:shd w:val="clear" w:color="auto" w:fill="auto"/>
            <w:noWrap/>
            <w:vAlign w:val="bottom"/>
            <w:hideMark/>
          </w:tcPr>
          <w:p w14:paraId="723BAC3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irrecoverable</w:t>
            </w:r>
          </w:p>
        </w:tc>
      </w:tr>
      <w:tr w:rsidR="00C75FD9" w:rsidRPr="00C75FD9" w14:paraId="525F042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21516D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könyvelési azonosító</w:t>
            </w:r>
          </w:p>
        </w:tc>
        <w:tc>
          <w:tcPr>
            <w:tcW w:w="5440" w:type="dxa"/>
            <w:tcBorders>
              <w:top w:val="nil"/>
              <w:left w:val="nil"/>
              <w:bottom w:val="single" w:sz="4" w:space="0" w:color="auto"/>
              <w:right w:val="single" w:sz="4" w:space="0" w:color="auto"/>
            </w:tcBorders>
            <w:shd w:val="clear" w:color="auto" w:fill="auto"/>
            <w:noWrap/>
            <w:vAlign w:val="bottom"/>
            <w:hideMark/>
          </w:tcPr>
          <w:p w14:paraId="6E190EF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accounting identifier</w:t>
            </w:r>
          </w:p>
        </w:tc>
      </w:tr>
      <w:tr w:rsidR="00C75FD9" w:rsidRPr="00C75FD9" w14:paraId="5840159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22FF6E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számlaszám</w:t>
            </w:r>
          </w:p>
        </w:tc>
        <w:tc>
          <w:tcPr>
            <w:tcW w:w="5440" w:type="dxa"/>
            <w:tcBorders>
              <w:top w:val="nil"/>
              <w:left w:val="nil"/>
              <w:bottom w:val="single" w:sz="4" w:space="0" w:color="auto"/>
              <w:right w:val="single" w:sz="4" w:space="0" w:color="auto"/>
            </w:tcBorders>
            <w:shd w:val="clear" w:color="auto" w:fill="auto"/>
            <w:noWrap/>
            <w:vAlign w:val="bottom"/>
            <w:hideMark/>
          </w:tcPr>
          <w:p w14:paraId="252003D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account number</w:t>
            </w:r>
          </w:p>
        </w:tc>
      </w:tr>
      <w:tr w:rsidR="00C75FD9" w:rsidRPr="00C75FD9" w14:paraId="73F8440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D89FEF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esedékesség dátuma</w:t>
            </w:r>
          </w:p>
        </w:tc>
        <w:tc>
          <w:tcPr>
            <w:tcW w:w="5440" w:type="dxa"/>
            <w:tcBorders>
              <w:top w:val="nil"/>
              <w:left w:val="nil"/>
              <w:bottom w:val="single" w:sz="4" w:space="0" w:color="auto"/>
              <w:right w:val="single" w:sz="4" w:space="0" w:color="auto"/>
            </w:tcBorders>
            <w:shd w:val="clear" w:color="auto" w:fill="auto"/>
            <w:noWrap/>
            <w:vAlign w:val="bottom"/>
            <w:hideMark/>
          </w:tcPr>
          <w:p w14:paraId="2206A51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due date</w:t>
            </w:r>
          </w:p>
        </w:tc>
      </w:tr>
      <w:tr w:rsidR="00C75FD9" w:rsidRPr="00C75FD9" w14:paraId="7E2EDFE5"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6560D1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átvezetett tétel</w:t>
            </w:r>
          </w:p>
        </w:tc>
        <w:tc>
          <w:tcPr>
            <w:tcW w:w="5440" w:type="dxa"/>
            <w:tcBorders>
              <w:top w:val="nil"/>
              <w:left w:val="nil"/>
              <w:bottom w:val="single" w:sz="4" w:space="0" w:color="auto"/>
              <w:right w:val="single" w:sz="4" w:space="0" w:color="auto"/>
            </w:tcBorders>
            <w:shd w:val="clear" w:color="auto" w:fill="auto"/>
            <w:noWrap/>
            <w:vAlign w:val="bottom"/>
            <w:hideMark/>
          </w:tcPr>
          <w:p w14:paraId="7E40274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item carried over</w:t>
            </w:r>
          </w:p>
        </w:tc>
      </w:tr>
      <w:tr w:rsidR="00C75FD9" w:rsidRPr="00C75FD9" w14:paraId="1AC7A76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7505AF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átvezetve (tétel)</w:t>
            </w:r>
          </w:p>
        </w:tc>
        <w:tc>
          <w:tcPr>
            <w:tcW w:w="5440" w:type="dxa"/>
            <w:tcBorders>
              <w:top w:val="nil"/>
              <w:left w:val="nil"/>
              <w:bottom w:val="single" w:sz="4" w:space="0" w:color="auto"/>
              <w:right w:val="single" w:sz="4" w:space="0" w:color="auto"/>
            </w:tcBorders>
            <w:shd w:val="clear" w:color="auto" w:fill="auto"/>
            <w:noWrap/>
            <w:vAlign w:val="bottom"/>
            <w:hideMark/>
          </w:tcPr>
          <w:p w14:paraId="10BF6D1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carried over (item)</w:t>
            </w:r>
          </w:p>
        </w:tc>
      </w:tr>
      <w:tr w:rsidR="00C75FD9" w:rsidRPr="00C75FD9" w14:paraId="6C2219A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86EC54E"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kötelezettség</w:t>
            </w:r>
          </w:p>
        </w:tc>
        <w:tc>
          <w:tcPr>
            <w:tcW w:w="5440" w:type="dxa"/>
            <w:tcBorders>
              <w:top w:val="nil"/>
              <w:left w:val="nil"/>
              <w:bottom w:val="single" w:sz="4" w:space="0" w:color="auto"/>
              <w:right w:val="single" w:sz="4" w:space="0" w:color="auto"/>
            </w:tcBorders>
            <w:shd w:val="clear" w:color="auto" w:fill="auto"/>
            <w:noWrap/>
            <w:vAlign w:val="bottom"/>
            <w:hideMark/>
          </w:tcPr>
          <w:p w14:paraId="4C9430D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liability </w:t>
            </w:r>
          </w:p>
        </w:tc>
      </w:tr>
      <w:tr w:rsidR="00C75FD9" w:rsidRPr="00C75FD9" w14:paraId="6BE67AE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33EA69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kötelezettség oldal</w:t>
            </w:r>
          </w:p>
        </w:tc>
        <w:tc>
          <w:tcPr>
            <w:tcW w:w="5440" w:type="dxa"/>
            <w:tcBorders>
              <w:top w:val="nil"/>
              <w:left w:val="nil"/>
              <w:bottom w:val="single" w:sz="4" w:space="0" w:color="auto"/>
              <w:right w:val="single" w:sz="4" w:space="0" w:color="auto"/>
            </w:tcBorders>
            <w:shd w:val="clear" w:color="auto" w:fill="auto"/>
            <w:noWrap/>
            <w:vAlign w:val="bottom"/>
            <w:hideMark/>
          </w:tcPr>
          <w:p w14:paraId="458A763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liability side</w:t>
            </w:r>
          </w:p>
        </w:tc>
      </w:tr>
      <w:tr w:rsidR="00C75FD9" w:rsidRPr="00C75FD9" w14:paraId="6F3F408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405654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terhelési dátum</w:t>
            </w:r>
          </w:p>
        </w:tc>
        <w:tc>
          <w:tcPr>
            <w:tcW w:w="5440" w:type="dxa"/>
            <w:tcBorders>
              <w:top w:val="nil"/>
              <w:left w:val="nil"/>
              <w:bottom w:val="single" w:sz="4" w:space="0" w:color="auto"/>
              <w:right w:val="single" w:sz="4" w:space="0" w:color="auto"/>
            </w:tcBorders>
            <w:shd w:val="clear" w:color="auto" w:fill="auto"/>
            <w:noWrap/>
            <w:vAlign w:val="bottom"/>
            <w:hideMark/>
          </w:tcPr>
          <w:p w14:paraId="5E0B36B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debit date</w:t>
            </w:r>
          </w:p>
        </w:tc>
      </w:tr>
      <w:tr w:rsidR="00C75FD9" w:rsidRPr="00C75FD9" w14:paraId="08564AA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89C704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teljesítési dátum</w:t>
            </w:r>
          </w:p>
        </w:tc>
        <w:tc>
          <w:tcPr>
            <w:tcW w:w="5440" w:type="dxa"/>
            <w:tcBorders>
              <w:top w:val="nil"/>
              <w:left w:val="nil"/>
              <w:bottom w:val="single" w:sz="4" w:space="0" w:color="auto"/>
              <w:right w:val="single" w:sz="4" w:space="0" w:color="auto"/>
            </w:tcBorders>
            <w:shd w:val="clear" w:color="auto" w:fill="auto"/>
            <w:noWrap/>
            <w:vAlign w:val="bottom"/>
            <w:hideMark/>
          </w:tcPr>
          <w:p w14:paraId="548B8AB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payment date</w:t>
            </w:r>
          </w:p>
        </w:tc>
      </w:tr>
      <w:tr w:rsidR="00C75FD9" w:rsidRPr="00C75FD9" w14:paraId="787CC9E8"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17BBCC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lastRenderedPageBreak/>
              <w:t>deviza</w:t>
            </w:r>
          </w:p>
        </w:tc>
        <w:tc>
          <w:tcPr>
            <w:tcW w:w="5440" w:type="dxa"/>
            <w:tcBorders>
              <w:top w:val="nil"/>
              <w:left w:val="nil"/>
              <w:bottom w:val="single" w:sz="4" w:space="0" w:color="auto"/>
              <w:right w:val="single" w:sz="4" w:space="0" w:color="auto"/>
            </w:tcBorders>
            <w:shd w:val="clear" w:color="auto" w:fill="auto"/>
            <w:noWrap/>
            <w:vAlign w:val="bottom"/>
            <w:hideMark/>
          </w:tcPr>
          <w:p w14:paraId="330596F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foreign exchange</w:t>
            </w:r>
          </w:p>
        </w:tc>
      </w:tr>
      <w:tr w:rsidR="00C75FD9" w:rsidRPr="00C75FD9" w14:paraId="6604CB0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65ABD1E"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devizanem</w:t>
            </w:r>
          </w:p>
        </w:tc>
        <w:tc>
          <w:tcPr>
            <w:tcW w:w="5440" w:type="dxa"/>
            <w:tcBorders>
              <w:top w:val="nil"/>
              <w:left w:val="nil"/>
              <w:bottom w:val="single" w:sz="4" w:space="0" w:color="auto"/>
              <w:right w:val="single" w:sz="4" w:space="0" w:color="auto"/>
            </w:tcBorders>
            <w:shd w:val="clear" w:color="auto" w:fill="auto"/>
            <w:noWrap/>
            <w:vAlign w:val="bottom"/>
            <w:hideMark/>
          </w:tcPr>
          <w:p w14:paraId="4216213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foreign exchange type</w:t>
            </w:r>
          </w:p>
        </w:tc>
      </w:tr>
      <w:tr w:rsidR="00C75FD9" w:rsidRPr="00C75FD9" w14:paraId="1D001BFB"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0ED2D5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árfolyam</w:t>
            </w:r>
          </w:p>
        </w:tc>
        <w:tc>
          <w:tcPr>
            <w:tcW w:w="5440" w:type="dxa"/>
            <w:tcBorders>
              <w:top w:val="nil"/>
              <w:left w:val="nil"/>
              <w:bottom w:val="single" w:sz="4" w:space="0" w:color="auto"/>
              <w:right w:val="single" w:sz="4" w:space="0" w:color="auto"/>
            </w:tcBorders>
            <w:shd w:val="clear" w:color="auto" w:fill="auto"/>
            <w:noWrap/>
            <w:vAlign w:val="bottom"/>
            <w:hideMark/>
          </w:tcPr>
          <w:p w14:paraId="05F1817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exchange rate</w:t>
            </w:r>
          </w:p>
        </w:tc>
      </w:tr>
      <w:tr w:rsidR="00C75FD9" w:rsidRPr="00C75FD9" w14:paraId="597F589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83E21A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pénzforgalom</w:t>
            </w:r>
          </w:p>
        </w:tc>
        <w:tc>
          <w:tcPr>
            <w:tcW w:w="5440" w:type="dxa"/>
            <w:tcBorders>
              <w:top w:val="nil"/>
              <w:left w:val="nil"/>
              <w:bottom w:val="single" w:sz="4" w:space="0" w:color="auto"/>
              <w:right w:val="single" w:sz="4" w:space="0" w:color="auto"/>
            </w:tcBorders>
            <w:shd w:val="clear" w:color="auto" w:fill="auto"/>
            <w:noWrap/>
            <w:vAlign w:val="bottom"/>
            <w:hideMark/>
          </w:tcPr>
          <w:p w14:paraId="729F049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cash flow</w:t>
            </w:r>
          </w:p>
        </w:tc>
      </w:tr>
      <w:tr w:rsidR="00C75FD9" w:rsidRPr="00C75FD9" w14:paraId="4EC66EEF"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577576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pénzforgalmi tétel </w:t>
            </w:r>
          </w:p>
        </w:tc>
        <w:tc>
          <w:tcPr>
            <w:tcW w:w="5440" w:type="dxa"/>
            <w:tcBorders>
              <w:top w:val="nil"/>
              <w:left w:val="nil"/>
              <w:bottom w:val="single" w:sz="4" w:space="0" w:color="auto"/>
              <w:right w:val="single" w:sz="4" w:space="0" w:color="auto"/>
            </w:tcBorders>
            <w:shd w:val="clear" w:color="auto" w:fill="auto"/>
            <w:noWrap/>
            <w:vAlign w:val="bottom"/>
            <w:hideMark/>
          </w:tcPr>
          <w:p w14:paraId="4E5FDDA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cash flow item</w:t>
            </w:r>
          </w:p>
        </w:tc>
      </w:tr>
      <w:tr w:rsidR="00C75FD9" w:rsidRPr="00C75FD9" w14:paraId="3260824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D9AB3E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ellenszámla </w:t>
            </w:r>
          </w:p>
        </w:tc>
        <w:tc>
          <w:tcPr>
            <w:tcW w:w="5440" w:type="dxa"/>
            <w:tcBorders>
              <w:top w:val="nil"/>
              <w:left w:val="nil"/>
              <w:bottom w:val="single" w:sz="4" w:space="0" w:color="auto"/>
              <w:right w:val="single" w:sz="4" w:space="0" w:color="auto"/>
            </w:tcBorders>
            <w:shd w:val="clear" w:color="auto" w:fill="auto"/>
            <w:noWrap/>
            <w:vAlign w:val="bottom"/>
            <w:hideMark/>
          </w:tcPr>
          <w:p w14:paraId="22F52A3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counter account </w:t>
            </w:r>
          </w:p>
        </w:tc>
      </w:tr>
      <w:tr w:rsidR="00C75FD9" w:rsidRPr="00C75FD9" w14:paraId="2FB4B558"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B71B30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könyvelésre váró</w:t>
            </w:r>
          </w:p>
        </w:tc>
        <w:tc>
          <w:tcPr>
            <w:tcW w:w="5440" w:type="dxa"/>
            <w:tcBorders>
              <w:top w:val="nil"/>
              <w:left w:val="nil"/>
              <w:bottom w:val="single" w:sz="4" w:space="0" w:color="auto"/>
              <w:right w:val="single" w:sz="4" w:space="0" w:color="auto"/>
            </w:tcBorders>
            <w:shd w:val="clear" w:color="auto" w:fill="auto"/>
            <w:noWrap/>
            <w:vAlign w:val="bottom"/>
            <w:hideMark/>
          </w:tcPr>
          <w:p w14:paraId="13EE155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to be entered in the accounts</w:t>
            </w:r>
          </w:p>
        </w:tc>
      </w:tr>
      <w:tr w:rsidR="00C75FD9" w:rsidRPr="00C75FD9" w14:paraId="7A35F16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29DC08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befizetés időpontja</w:t>
            </w:r>
          </w:p>
        </w:tc>
        <w:tc>
          <w:tcPr>
            <w:tcW w:w="5440" w:type="dxa"/>
            <w:tcBorders>
              <w:top w:val="nil"/>
              <w:left w:val="nil"/>
              <w:bottom w:val="single" w:sz="4" w:space="0" w:color="auto"/>
              <w:right w:val="single" w:sz="4" w:space="0" w:color="auto"/>
            </w:tcBorders>
            <w:shd w:val="clear" w:color="auto" w:fill="auto"/>
            <w:noWrap/>
            <w:vAlign w:val="bottom"/>
            <w:hideMark/>
          </w:tcPr>
          <w:p w14:paraId="38F06A9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payment date</w:t>
            </w:r>
          </w:p>
        </w:tc>
      </w:tr>
      <w:tr w:rsidR="00C75FD9" w:rsidRPr="00C75FD9" w14:paraId="135BCC56"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279FDDE"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bizonylat száma</w:t>
            </w:r>
          </w:p>
        </w:tc>
        <w:tc>
          <w:tcPr>
            <w:tcW w:w="5440" w:type="dxa"/>
            <w:tcBorders>
              <w:top w:val="nil"/>
              <w:left w:val="nil"/>
              <w:bottom w:val="single" w:sz="4" w:space="0" w:color="auto"/>
              <w:right w:val="single" w:sz="4" w:space="0" w:color="auto"/>
            </w:tcBorders>
            <w:shd w:val="clear" w:color="auto" w:fill="auto"/>
            <w:noWrap/>
            <w:vAlign w:val="bottom"/>
            <w:hideMark/>
          </w:tcPr>
          <w:p w14:paraId="1D0CE93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document number</w:t>
            </w:r>
          </w:p>
        </w:tc>
      </w:tr>
      <w:tr w:rsidR="00C75FD9" w:rsidRPr="00C75FD9" w14:paraId="44B7D21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3BAB23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határozatszám</w:t>
            </w:r>
          </w:p>
        </w:tc>
        <w:tc>
          <w:tcPr>
            <w:tcW w:w="5440" w:type="dxa"/>
            <w:tcBorders>
              <w:top w:val="nil"/>
              <w:left w:val="nil"/>
              <w:bottom w:val="single" w:sz="4" w:space="0" w:color="auto"/>
              <w:right w:val="single" w:sz="4" w:space="0" w:color="auto"/>
            </w:tcBorders>
            <w:shd w:val="clear" w:color="auto" w:fill="auto"/>
            <w:noWrap/>
            <w:vAlign w:val="bottom"/>
            <w:hideMark/>
          </w:tcPr>
          <w:p w14:paraId="6C52EF6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number of decision</w:t>
            </w:r>
          </w:p>
        </w:tc>
      </w:tr>
      <w:tr w:rsidR="00C75FD9" w:rsidRPr="00C75FD9" w14:paraId="3F4388C9"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5B0447E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adónem egyenleg</w:t>
            </w:r>
          </w:p>
        </w:tc>
        <w:tc>
          <w:tcPr>
            <w:tcW w:w="5440" w:type="dxa"/>
            <w:tcBorders>
              <w:top w:val="nil"/>
              <w:left w:val="nil"/>
              <w:bottom w:val="single" w:sz="4" w:space="0" w:color="auto"/>
              <w:right w:val="single" w:sz="4" w:space="0" w:color="auto"/>
            </w:tcBorders>
            <w:shd w:val="clear" w:color="auto" w:fill="auto"/>
            <w:noWrap/>
            <w:vAlign w:val="bottom"/>
            <w:hideMark/>
          </w:tcPr>
          <w:p w14:paraId="4E481B1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taype balance</w:t>
            </w:r>
          </w:p>
        </w:tc>
      </w:tr>
      <w:tr w:rsidR="00C75FD9" w:rsidRPr="00C75FD9" w14:paraId="5D7AA75F"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CE35B8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mindösszesen</w:t>
            </w:r>
          </w:p>
        </w:tc>
        <w:tc>
          <w:tcPr>
            <w:tcW w:w="5440" w:type="dxa"/>
            <w:tcBorders>
              <w:top w:val="nil"/>
              <w:left w:val="nil"/>
              <w:bottom w:val="single" w:sz="4" w:space="0" w:color="auto"/>
              <w:right w:val="single" w:sz="4" w:space="0" w:color="auto"/>
            </w:tcBorders>
            <w:shd w:val="clear" w:color="auto" w:fill="auto"/>
            <w:noWrap/>
            <w:vAlign w:val="bottom"/>
            <w:hideMark/>
          </w:tcPr>
          <w:p w14:paraId="593B92C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grand total</w:t>
            </w:r>
          </w:p>
        </w:tc>
      </w:tr>
      <w:tr w:rsidR="00C75FD9" w:rsidRPr="00C75FD9" w14:paraId="3429A252"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573C18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egyenleg</w:t>
            </w:r>
          </w:p>
        </w:tc>
        <w:tc>
          <w:tcPr>
            <w:tcW w:w="5440" w:type="dxa"/>
            <w:tcBorders>
              <w:top w:val="nil"/>
              <w:left w:val="nil"/>
              <w:bottom w:val="single" w:sz="4" w:space="0" w:color="auto"/>
              <w:right w:val="single" w:sz="4" w:space="0" w:color="auto"/>
            </w:tcBorders>
            <w:shd w:val="clear" w:color="auto" w:fill="auto"/>
            <w:noWrap/>
            <w:vAlign w:val="bottom"/>
            <w:hideMark/>
          </w:tcPr>
          <w:p w14:paraId="04D32B1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balance</w:t>
            </w:r>
          </w:p>
        </w:tc>
      </w:tr>
      <w:tr w:rsidR="00C75FD9" w:rsidRPr="00C75FD9" w14:paraId="017C932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C44F2C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letéti egyenleg</w:t>
            </w:r>
          </w:p>
        </w:tc>
        <w:tc>
          <w:tcPr>
            <w:tcW w:w="5440" w:type="dxa"/>
            <w:tcBorders>
              <w:top w:val="nil"/>
              <w:left w:val="nil"/>
              <w:bottom w:val="single" w:sz="4" w:space="0" w:color="auto"/>
              <w:right w:val="single" w:sz="4" w:space="0" w:color="auto"/>
            </w:tcBorders>
            <w:shd w:val="clear" w:color="auto" w:fill="auto"/>
            <w:noWrap/>
            <w:vAlign w:val="bottom"/>
            <w:hideMark/>
          </w:tcPr>
          <w:p w14:paraId="3C220DE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escrow balance</w:t>
            </w:r>
          </w:p>
        </w:tc>
      </w:tr>
      <w:tr w:rsidR="00C75FD9" w:rsidRPr="00C75FD9" w14:paraId="15FF2520"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3258A5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c>
          <w:tcPr>
            <w:tcW w:w="5440" w:type="dxa"/>
            <w:tcBorders>
              <w:top w:val="nil"/>
              <w:left w:val="nil"/>
              <w:bottom w:val="single" w:sz="4" w:space="0" w:color="auto"/>
              <w:right w:val="single" w:sz="4" w:space="0" w:color="auto"/>
            </w:tcBorders>
            <w:shd w:val="clear" w:color="auto" w:fill="auto"/>
            <w:noWrap/>
            <w:vAlign w:val="bottom"/>
            <w:hideMark/>
          </w:tcPr>
          <w:p w14:paraId="723929A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r>
      <w:tr w:rsidR="00C75FD9" w:rsidRPr="00C75FD9" w14:paraId="4A74ABF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84002D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hiányzó bevallás</w:t>
            </w:r>
          </w:p>
        </w:tc>
        <w:tc>
          <w:tcPr>
            <w:tcW w:w="5440" w:type="dxa"/>
            <w:tcBorders>
              <w:top w:val="nil"/>
              <w:left w:val="nil"/>
              <w:bottom w:val="single" w:sz="4" w:space="0" w:color="auto"/>
              <w:right w:val="single" w:sz="4" w:space="0" w:color="auto"/>
            </w:tcBorders>
            <w:shd w:val="clear" w:color="auto" w:fill="auto"/>
            <w:noWrap/>
            <w:vAlign w:val="bottom"/>
            <w:hideMark/>
          </w:tcPr>
          <w:p w14:paraId="4AB986C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missing tax return</w:t>
            </w:r>
          </w:p>
        </w:tc>
      </w:tr>
      <w:tr w:rsidR="00C75FD9" w:rsidRPr="00C75FD9" w14:paraId="2469ABC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8F58EC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eredeti esedékesség</w:t>
            </w:r>
          </w:p>
        </w:tc>
        <w:tc>
          <w:tcPr>
            <w:tcW w:w="5440" w:type="dxa"/>
            <w:tcBorders>
              <w:top w:val="nil"/>
              <w:left w:val="nil"/>
              <w:bottom w:val="single" w:sz="4" w:space="0" w:color="auto"/>
              <w:right w:val="single" w:sz="4" w:space="0" w:color="auto"/>
            </w:tcBorders>
            <w:shd w:val="clear" w:color="auto" w:fill="auto"/>
            <w:noWrap/>
            <w:vAlign w:val="bottom"/>
            <w:hideMark/>
          </w:tcPr>
          <w:p w14:paraId="7F741C2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original due date</w:t>
            </w:r>
          </w:p>
        </w:tc>
      </w:tr>
      <w:tr w:rsidR="00C75FD9" w:rsidRPr="00C75FD9" w14:paraId="5C2BD85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4EF215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bevallás típus</w:t>
            </w:r>
          </w:p>
        </w:tc>
        <w:tc>
          <w:tcPr>
            <w:tcW w:w="5440" w:type="dxa"/>
            <w:tcBorders>
              <w:top w:val="nil"/>
              <w:left w:val="nil"/>
              <w:bottom w:val="single" w:sz="4" w:space="0" w:color="auto"/>
              <w:right w:val="single" w:sz="4" w:space="0" w:color="auto"/>
            </w:tcBorders>
            <w:shd w:val="clear" w:color="auto" w:fill="auto"/>
            <w:noWrap/>
            <w:vAlign w:val="bottom"/>
            <w:hideMark/>
          </w:tcPr>
          <w:p w14:paraId="64DF0E1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tax return type</w:t>
            </w:r>
          </w:p>
        </w:tc>
      </w:tr>
      <w:tr w:rsidR="00C75FD9" w:rsidRPr="00C75FD9" w14:paraId="6277C17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916D7C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c>
          <w:tcPr>
            <w:tcW w:w="5440" w:type="dxa"/>
            <w:tcBorders>
              <w:top w:val="nil"/>
              <w:left w:val="nil"/>
              <w:bottom w:val="single" w:sz="4" w:space="0" w:color="auto"/>
              <w:right w:val="single" w:sz="4" w:space="0" w:color="auto"/>
            </w:tcBorders>
            <w:shd w:val="clear" w:color="auto" w:fill="auto"/>
            <w:noWrap/>
            <w:vAlign w:val="bottom"/>
            <w:hideMark/>
          </w:tcPr>
          <w:p w14:paraId="1C61795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r>
      <w:tr w:rsidR="00C75FD9" w:rsidRPr="00C75FD9" w14:paraId="72C622E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746A09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köztartozás</w:t>
            </w:r>
          </w:p>
        </w:tc>
        <w:tc>
          <w:tcPr>
            <w:tcW w:w="5440" w:type="dxa"/>
            <w:tcBorders>
              <w:top w:val="nil"/>
              <w:left w:val="nil"/>
              <w:bottom w:val="single" w:sz="4" w:space="0" w:color="auto"/>
              <w:right w:val="single" w:sz="4" w:space="0" w:color="auto"/>
            </w:tcBorders>
            <w:shd w:val="clear" w:color="auto" w:fill="auto"/>
            <w:noWrap/>
            <w:vAlign w:val="bottom"/>
            <w:hideMark/>
          </w:tcPr>
          <w:p w14:paraId="5B8AB17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public debt</w:t>
            </w:r>
          </w:p>
        </w:tc>
      </w:tr>
      <w:tr w:rsidR="00C75FD9" w:rsidRPr="00C75FD9" w14:paraId="4DF04C56"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636C70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előírás</w:t>
            </w:r>
          </w:p>
        </w:tc>
        <w:tc>
          <w:tcPr>
            <w:tcW w:w="5440" w:type="dxa"/>
            <w:tcBorders>
              <w:top w:val="nil"/>
              <w:left w:val="nil"/>
              <w:bottom w:val="single" w:sz="4" w:space="0" w:color="auto"/>
              <w:right w:val="single" w:sz="4" w:space="0" w:color="auto"/>
            </w:tcBorders>
            <w:shd w:val="clear" w:color="auto" w:fill="auto"/>
            <w:noWrap/>
            <w:vAlign w:val="bottom"/>
            <w:hideMark/>
          </w:tcPr>
          <w:p w14:paraId="6E7D09D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debit</w:t>
            </w:r>
          </w:p>
        </w:tc>
      </w:tr>
      <w:tr w:rsidR="00C75FD9" w:rsidRPr="00C75FD9" w14:paraId="670FDA2A"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6AD4C3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jóváírás</w:t>
            </w:r>
          </w:p>
        </w:tc>
        <w:tc>
          <w:tcPr>
            <w:tcW w:w="5440" w:type="dxa"/>
            <w:tcBorders>
              <w:top w:val="nil"/>
              <w:left w:val="nil"/>
              <w:bottom w:val="single" w:sz="4" w:space="0" w:color="auto"/>
              <w:right w:val="single" w:sz="4" w:space="0" w:color="auto"/>
            </w:tcBorders>
            <w:shd w:val="clear" w:color="auto" w:fill="auto"/>
            <w:noWrap/>
            <w:vAlign w:val="bottom"/>
            <w:hideMark/>
          </w:tcPr>
          <w:p w14:paraId="1150E28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credit</w:t>
            </w:r>
          </w:p>
        </w:tc>
      </w:tr>
      <w:tr w:rsidR="00C75FD9" w:rsidRPr="00C75FD9" w14:paraId="65D3E589"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6317E2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visszafizetés</w:t>
            </w:r>
          </w:p>
        </w:tc>
        <w:tc>
          <w:tcPr>
            <w:tcW w:w="5440" w:type="dxa"/>
            <w:tcBorders>
              <w:top w:val="nil"/>
              <w:left w:val="nil"/>
              <w:bottom w:val="single" w:sz="4" w:space="0" w:color="auto"/>
              <w:right w:val="single" w:sz="4" w:space="0" w:color="auto"/>
            </w:tcBorders>
            <w:shd w:val="clear" w:color="auto" w:fill="auto"/>
            <w:noWrap/>
            <w:vAlign w:val="bottom"/>
            <w:hideMark/>
          </w:tcPr>
          <w:p w14:paraId="13C0C86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disbursement</w:t>
            </w:r>
          </w:p>
        </w:tc>
      </w:tr>
      <w:tr w:rsidR="00C75FD9" w:rsidRPr="00C75FD9" w14:paraId="191C1D68"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D19B0B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befizetés</w:t>
            </w:r>
          </w:p>
        </w:tc>
        <w:tc>
          <w:tcPr>
            <w:tcW w:w="5440" w:type="dxa"/>
            <w:tcBorders>
              <w:top w:val="nil"/>
              <w:left w:val="nil"/>
              <w:bottom w:val="single" w:sz="4" w:space="0" w:color="auto"/>
              <w:right w:val="single" w:sz="4" w:space="0" w:color="auto"/>
            </w:tcBorders>
            <w:shd w:val="clear" w:color="auto" w:fill="auto"/>
            <w:noWrap/>
            <w:vAlign w:val="bottom"/>
            <w:hideMark/>
          </w:tcPr>
          <w:p w14:paraId="2D9DC85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payment</w:t>
            </w:r>
          </w:p>
        </w:tc>
      </w:tr>
      <w:tr w:rsidR="00C75FD9" w:rsidRPr="00C75FD9" w14:paraId="38504FD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6A0EA2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jogcím</w:t>
            </w:r>
          </w:p>
        </w:tc>
        <w:tc>
          <w:tcPr>
            <w:tcW w:w="5440" w:type="dxa"/>
            <w:tcBorders>
              <w:top w:val="nil"/>
              <w:left w:val="nil"/>
              <w:bottom w:val="single" w:sz="4" w:space="0" w:color="auto"/>
              <w:right w:val="single" w:sz="4" w:space="0" w:color="auto"/>
            </w:tcBorders>
            <w:shd w:val="clear" w:color="auto" w:fill="auto"/>
            <w:noWrap/>
            <w:vAlign w:val="bottom"/>
            <w:hideMark/>
          </w:tcPr>
          <w:p w14:paraId="4643F665"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legal ground </w:t>
            </w:r>
          </w:p>
        </w:tc>
      </w:tr>
      <w:tr w:rsidR="00C75FD9" w:rsidRPr="00C75FD9" w14:paraId="5CF07369"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C12D79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fennálló hátralék</w:t>
            </w:r>
          </w:p>
        </w:tc>
        <w:tc>
          <w:tcPr>
            <w:tcW w:w="5440" w:type="dxa"/>
            <w:tcBorders>
              <w:top w:val="nil"/>
              <w:left w:val="nil"/>
              <w:bottom w:val="single" w:sz="4" w:space="0" w:color="auto"/>
              <w:right w:val="single" w:sz="4" w:space="0" w:color="auto"/>
            </w:tcBorders>
            <w:shd w:val="clear" w:color="auto" w:fill="auto"/>
            <w:noWrap/>
            <w:vAlign w:val="bottom"/>
            <w:hideMark/>
          </w:tcPr>
          <w:p w14:paraId="79E4E34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outstanding debt</w:t>
            </w:r>
          </w:p>
        </w:tc>
      </w:tr>
      <w:tr w:rsidR="00C75FD9" w:rsidRPr="00C75FD9" w14:paraId="122A13BD"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F8861C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jogcímbontás</w:t>
            </w:r>
          </w:p>
        </w:tc>
        <w:tc>
          <w:tcPr>
            <w:tcW w:w="5440" w:type="dxa"/>
            <w:tcBorders>
              <w:top w:val="nil"/>
              <w:left w:val="nil"/>
              <w:bottom w:val="single" w:sz="4" w:space="0" w:color="auto"/>
              <w:right w:val="single" w:sz="4" w:space="0" w:color="auto"/>
            </w:tcBorders>
            <w:shd w:val="clear" w:color="auto" w:fill="auto"/>
            <w:noWrap/>
            <w:vAlign w:val="bottom"/>
            <w:hideMark/>
          </w:tcPr>
          <w:p w14:paraId="7E1BF8F0" w14:textId="77777777" w:rsidR="00C75FD9" w:rsidRPr="00C75FD9" w:rsidRDefault="00C75FD9" w:rsidP="00F91A30">
            <w:pPr>
              <w:spacing w:after="0" w:line="240" w:lineRule="auto"/>
              <w:rPr>
                <w:rFonts w:ascii="Aptos Narrow" w:eastAsia="Times New Roman" w:hAnsi="Aptos Narrow" w:cs="Times New Roman"/>
                <w:b/>
                <w:bCs/>
                <w:color w:val="auto"/>
              </w:rPr>
            </w:pPr>
            <w:r w:rsidRPr="00C75FD9">
              <w:rPr>
                <w:rFonts w:ascii="Aptos Narrow" w:eastAsia="Times New Roman" w:hAnsi="Aptos Narrow" w:cs="Times New Roman"/>
                <w:b/>
                <w:bCs/>
                <w:color w:val="auto"/>
              </w:rPr>
              <w:t>breakdown of legal grounds</w:t>
            </w:r>
          </w:p>
        </w:tc>
      </w:tr>
      <w:tr w:rsidR="00C75FD9" w:rsidRPr="00C75FD9" w14:paraId="1A023E35"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343F99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c>
          <w:tcPr>
            <w:tcW w:w="5440" w:type="dxa"/>
            <w:tcBorders>
              <w:top w:val="nil"/>
              <w:left w:val="nil"/>
              <w:bottom w:val="single" w:sz="4" w:space="0" w:color="auto"/>
              <w:right w:val="single" w:sz="4" w:space="0" w:color="auto"/>
            </w:tcBorders>
            <w:shd w:val="clear" w:color="auto" w:fill="auto"/>
            <w:noWrap/>
            <w:vAlign w:val="bottom"/>
            <w:hideMark/>
          </w:tcPr>
          <w:p w14:paraId="11CA53E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w:t>
            </w:r>
          </w:p>
        </w:tc>
      </w:tr>
      <w:tr w:rsidR="00C75FD9" w:rsidRPr="00C75FD9" w14:paraId="787D94DF"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31936F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biztosítotti jogviszony</w:t>
            </w:r>
          </w:p>
        </w:tc>
        <w:tc>
          <w:tcPr>
            <w:tcW w:w="5440" w:type="dxa"/>
            <w:tcBorders>
              <w:top w:val="nil"/>
              <w:left w:val="nil"/>
              <w:bottom w:val="single" w:sz="4" w:space="0" w:color="auto"/>
              <w:right w:val="single" w:sz="4" w:space="0" w:color="auto"/>
            </w:tcBorders>
            <w:shd w:val="clear" w:color="auto" w:fill="auto"/>
            <w:noWrap/>
            <w:vAlign w:val="bottom"/>
            <w:hideMark/>
          </w:tcPr>
          <w:p w14:paraId="595DA48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legal relationship of insurance</w:t>
            </w:r>
          </w:p>
        </w:tc>
      </w:tr>
      <w:tr w:rsidR="00C75FD9" w:rsidRPr="00C75FD9" w14:paraId="364351BF"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4C53A4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foglalkoztatás</w:t>
            </w:r>
          </w:p>
        </w:tc>
        <w:tc>
          <w:tcPr>
            <w:tcW w:w="5440" w:type="dxa"/>
            <w:tcBorders>
              <w:top w:val="nil"/>
              <w:left w:val="nil"/>
              <w:bottom w:val="single" w:sz="4" w:space="0" w:color="auto"/>
              <w:right w:val="single" w:sz="4" w:space="0" w:color="auto"/>
            </w:tcBorders>
            <w:shd w:val="clear" w:color="auto" w:fill="auto"/>
            <w:noWrap/>
            <w:vAlign w:val="bottom"/>
            <w:hideMark/>
          </w:tcPr>
          <w:p w14:paraId="1D5A8F9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employment</w:t>
            </w:r>
          </w:p>
        </w:tc>
      </w:tr>
      <w:tr w:rsidR="00C75FD9" w:rsidRPr="00C75FD9" w14:paraId="06B69473"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4FA3E79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foglalkoztató</w:t>
            </w:r>
          </w:p>
        </w:tc>
        <w:tc>
          <w:tcPr>
            <w:tcW w:w="5440" w:type="dxa"/>
            <w:tcBorders>
              <w:top w:val="nil"/>
              <w:left w:val="nil"/>
              <w:bottom w:val="single" w:sz="4" w:space="0" w:color="auto"/>
              <w:right w:val="single" w:sz="4" w:space="0" w:color="auto"/>
            </w:tcBorders>
            <w:shd w:val="clear" w:color="auto" w:fill="auto"/>
            <w:noWrap/>
            <w:vAlign w:val="bottom"/>
            <w:hideMark/>
          </w:tcPr>
          <w:p w14:paraId="5DF7CE6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employer</w:t>
            </w:r>
          </w:p>
        </w:tc>
      </w:tr>
      <w:tr w:rsidR="00C75FD9" w:rsidRPr="00C75FD9" w14:paraId="41C7650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569AE6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foglalkoztatott</w:t>
            </w:r>
          </w:p>
        </w:tc>
        <w:tc>
          <w:tcPr>
            <w:tcW w:w="5440" w:type="dxa"/>
            <w:tcBorders>
              <w:top w:val="nil"/>
              <w:left w:val="nil"/>
              <w:bottom w:val="single" w:sz="4" w:space="0" w:color="auto"/>
              <w:right w:val="single" w:sz="4" w:space="0" w:color="auto"/>
            </w:tcBorders>
            <w:shd w:val="clear" w:color="auto" w:fill="auto"/>
            <w:noWrap/>
            <w:vAlign w:val="bottom"/>
            <w:hideMark/>
          </w:tcPr>
          <w:p w14:paraId="6253BEB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employee</w:t>
            </w:r>
          </w:p>
        </w:tc>
      </w:tr>
      <w:tr w:rsidR="00C75FD9" w:rsidRPr="00C75FD9" w14:paraId="1511A744"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197B26B1"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munkáltató</w:t>
            </w:r>
          </w:p>
        </w:tc>
        <w:tc>
          <w:tcPr>
            <w:tcW w:w="5440" w:type="dxa"/>
            <w:tcBorders>
              <w:top w:val="nil"/>
              <w:left w:val="nil"/>
              <w:bottom w:val="single" w:sz="4" w:space="0" w:color="auto"/>
              <w:right w:val="single" w:sz="4" w:space="0" w:color="auto"/>
            </w:tcBorders>
            <w:shd w:val="clear" w:color="auto" w:fill="auto"/>
            <w:noWrap/>
            <w:vAlign w:val="bottom"/>
            <w:hideMark/>
          </w:tcPr>
          <w:p w14:paraId="24881EC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employer</w:t>
            </w:r>
          </w:p>
        </w:tc>
      </w:tr>
      <w:tr w:rsidR="00C75FD9" w:rsidRPr="00C75FD9" w14:paraId="25C5FF72"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14A8F8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szüneteltetés</w:t>
            </w:r>
          </w:p>
        </w:tc>
        <w:tc>
          <w:tcPr>
            <w:tcW w:w="5440" w:type="dxa"/>
            <w:tcBorders>
              <w:top w:val="nil"/>
              <w:left w:val="nil"/>
              <w:bottom w:val="single" w:sz="4" w:space="0" w:color="auto"/>
              <w:right w:val="single" w:sz="4" w:space="0" w:color="auto"/>
            </w:tcBorders>
            <w:shd w:val="clear" w:color="auto" w:fill="auto"/>
            <w:noWrap/>
            <w:vAlign w:val="bottom"/>
            <w:hideMark/>
          </w:tcPr>
          <w:p w14:paraId="047208B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interruption</w:t>
            </w:r>
          </w:p>
        </w:tc>
      </w:tr>
      <w:tr w:rsidR="00C75FD9" w:rsidRPr="00C75FD9" w14:paraId="19CB9920"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7E5888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munkaóra</w:t>
            </w:r>
          </w:p>
        </w:tc>
        <w:tc>
          <w:tcPr>
            <w:tcW w:w="5440" w:type="dxa"/>
            <w:tcBorders>
              <w:top w:val="nil"/>
              <w:left w:val="nil"/>
              <w:bottom w:val="single" w:sz="4" w:space="0" w:color="auto"/>
              <w:right w:val="single" w:sz="4" w:space="0" w:color="auto"/>
            </w:tcBorders>
            <w:shd w:val="clear" w:color="auto" w:fill="auto"/>
            <w:noWrap/>
            <w:vAlign w:val="bottom"/>
            <w:hideMark/>
          </w:tcPr>
          <w:p w14:paraId="7BB2EA18"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work hours</w:t>
            </w:r>
          </w:p>
        </w:tc>
      </w:tr>
      <w:tr w:rsidR="00C75FD9" w:rsidRPr="00C75FD9" w14:paraId="47D2873C"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2BE249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munkavállaló</w:t>
            </w:r>
          </w:p>
        </w:tc>
        <w:tc>
          <w:tcPr>
            <w:tcW w:w="5440" w:type="dxa"/>
            <w:tcBorders>
              <w:top w:val="nil"/>
              <w:left w:val="nil"/>
              <w:bottom w:val="single" w:sz="4" w:space="0" w:color="auto"/>
              <w:right w:val="single" w:sz="4" w:space="0" w:color="auto"/>
            </w:tcBorders>
            <w:shd w:val="clear" w:color="auto" w:fill="auto"/>
            <w:noWrap/>
            <w:vAlign w:val="bottom"/>
            <w:hideMark/>
          </w:tcPr>
          <w:p w14:paraId="438E5EA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employee</w:t>
            </w:r>
          </w:p>
        </w:tc>
      </w:tr>
      <w:tr w:rsidR="00C75FD9" w:rsidRPr="00C75FD9" w14:paraId="69A52891"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29ADCB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bejelentés (foglalkoztatásé)</w:t>
            </w:r>
          </w:p>
        </w:tc>
        <w:tc>
          <w:tcPr>
            <w:tcW w:w="5440" w:type="dxa"/>
            <w:tcBorders>
              <w:top w:val="nil"/>
              <w:left w:val="nil"/>
              <w:bottom w:val="single" w:sz="4" w:space="0" w:color="auto"/>
              <w:right w:val="single" w:sz="4" w:space="0" w:color="auto"/>
            </w:tcBorders>
            <w:shd w:val="clear" w:color="auto" w:fill="auto"/>
            <w:noWrap/>
            <w:vAlign w:val="bottom"/>
            <w:hideMark/>
          </w:tcPr>
          <w:p w14:paraId="3A12431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notification (of employment)</w:t>
            </w:r>
          </w:p>
        </w:tc>
      </w:tr>
      <w:tr w:rsidR="00C75FD9" w:rsidRPr="00C75FD9" w14:paraId="4EB72480"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01220A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adatlap</w:t>
            </w:r>
          </w:p>
        </w:tc>
        <w:tc>
          <w:tcPr>
            <w:tcW w:w="5440" w:type="dxa"/>
            <w:tcBorders>
              <w:top w:val="nil"/>
              <w:left w:val="nil"/>
              <w:bottom w:val="single" w:sz="4" w:space="0" w:color="auto"/>
              <w:right w:val="single" w:sz="4" w:space="0" w:color="auto"/>
            </w:tcBorders>
            <w:shd w:val="clear" w:color="auto" w:fill="auto"/>
            <w:noWrap/>
            <w:vAlign w:val="bottom"/>
            <w:hideMark/>
          </w:tcPr>
          <w:p w14:paraId="527ADE8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data sheet</w:t>
            </w:r>
          </w:p>
        </w:tc>
      </w:tr>
      <w:tr w:rsidR="00C75FD9" w:rsidRPr="00C75FD9" w14:paraId="14D0F32A"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630032F7"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pótlap</w:t>
            </w:r>
          </w:p>
        </w:tc>
        <w:tc>
          <w:tcPr>
            <w:tcW w:w="5440" w:type="dxa"/>
            <w:tcBorders>
              <w:top w:val="nil"/>
              <w:left w:val="nil"/>
              <w:bottom w:val="single" w:sz="4" w:space="0" w:color="auto"/>
              <w:right w:val="single" w:sz="4" w:space="0" w:color="auto"/>
            </w:tcBorders>
            <w:shd w:val="clear" w:color="auto" w:fill="auto"/>
            <w:noWrap/>
            <w:vAlign w:val="bottom"/>
            <w:hideMark/>
          </w:tcPr>
          <w:p w14:paraId="19B0203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supplementary sheet</w:t>
            </w:r>
          </w:p>
        </w:tc>
      </w:tr>
      <w:tr w:rsidR="00C75FD9" w:rsidRPr="00C75FD9" w14:paraId="5C0B034B"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F0D5E8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aláíró</w:t>
            </w:r>
          </w:p>
        </w:tc>
        <w:tc>
          <w:tcPr>
            <w:tcW w:w="5440" w:type="dxa"/>
            <w:tcBorders>
              <w:top w:val="nil"/>
              <w:left w:val="nil"/>
              <w:bottom w:val="single" w:sz="4" w:space="0" w:color="auto"/>
              <w:right w:val="single" w:sz="4" w:space="0" w:color="auto"/>
            </w:tcBorders>
            <w:shd w:val="clear" w:color="auto" w:fill="auto"/>
            <w:noWrap/>
            <w:vAlign w:val="bottom"/>
            <w:hideMark/>
          </w:tcPr>
          <w:p w14:paraId="2EF0842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signatory party</w:t>
            </w:r>
          </w:p>
        </w:tc>
      </w:tr>
      <w:tr w:rsidR="00C75FD9" w:rsidRPr="00C75FD9" w14:paraId="69DC1615"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D8A2B6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előtársaság</w:t>
            </w:r>
          </w:p>
        </w:tc>
        <w:tc>
          <w:tcPr>
            <w:tcW w:w="5440" w:type="dxa"/>
            <w:tcBorders>
              <w:top w:val="nil"/>
              <w:left w:val="nil"/>
              <w:bottom w:val="single" w:sz="4" w:space="0" w:color="auto"/>
              <w:right w:val="single" w:sz="4" w:space="0" w:color="auto"/>
            </w:tcBorders>
            <w:shd w:val="clear" w:color="auto" w:fill="auto"/>
            <w:noWrap/>
            <w:vAlign w:val="bottom"/>
            <w:hideMark/>
          </w:tcPr>
          <w:p w14:paraId="28AF5852"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pre-company</w:t>
            </w:r>
          </w:p>
        </w:tc>
      </w:tr>
      <w:tr w:rsidR="00C75FD9" w:rsidRPr="00C75FD9" w14:paraId="3AB35EBE"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B480AB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rendelkezés</w:t>
            </w:r>
          </w:p>
        </w:tc>
        <w:tc>
          <w:tcPr>
            <w:tcW w:w="5440" w:type="dxa"/>
            <w:tcBorders>
              <w:top w:val="nil"/>
              <w:left w:val="nil"/>
              <w:bottom w:val="single" w:sz="4" w:space="0" w:color="auto"/>
              <w:right w:val="single" w:sz="4" w:space="0" w:color="auto"/>
            </w:tcBorders>
            <w:shd w:val="clear" w:color="auto" w:fill="auto"/>
            <w:noWrap/>
            <w:vAlign w:val="bottom"/>
            <w:hideMark/>
          </w:tcPr>
          <w:p w14:paraId="55D07F6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provision</w:t>
            </w:r>
          </w:p>
        </w:tc>
      </w:tr>
      <w:tr w:rsidR="00C75FD9" w:rsidRPr="00C75FD9" w14:paraId="6B69FF89"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0E4662D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hatósági</w:t>
            </w:r>
          </w:p>
        </w:tc>
        <w:tc>
          <w:tcPr>
            <w:tcW w:w="5440" w:type="dxa"/>
            <w:tcBorders>
              <w:top w:val="nil"/>
              <w:left w:val="nil"/>
              <w:bottom w:val="single" w:sz="4" w:space="0" w:color="auto"/>
              <w:right w:val="single" w:sz="4" w:space="0" w:color="auto"/>
            </w:tcBorders>
            <w:shd w:val="clear" w:color="auto" w:fill="auto"/>
            <w:noWrap/>
            <w:vAlign w:val="bottom"/>
            <w:hideMark/>
          </w:tcPr>
          <w:p w14:paraId="3D4A6DFB"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 xml:space="preserve">public authority </w:t>
            </w:r>
          </w:p>
        </w:tc>
      </w:tr>
      <w:tr w:rsidR="00C75FD9" w:rsidRPr="00C75FD9" w14:paraId="73270ED9"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5C7D244D"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jogutódlás</w:t>
            </w:r>
          </w:p>
        </w:tc>
        <w:tc>
          <w:tcPr>
            <w:tcW w:w="5440" w:type="dxa"/>
            <w:tcBorders>
              <w:top w:val="nil"/>
              <w:left w:val="nil"/>
              <w:bottom w:val="single" w:sz="4" w:space="0" w:color="auto"/>
              <w:right w:val="single" w:sz="4" w:space="0" w:color="auto"/>
            </w:tcBorders>
            <w:shd w:val="clear" w:color="auto" w:fill="auto"/>
            <w:noWrap/>
            <w:vAlign w:val="bottom"/>
            <w:hideMark/>
          </w:tcPr>
          <w:p w14:paraId="47E68FCA"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legal succession</w:t>
            </w:r>
          </w:p>
        </w:tc>
      </w:tr>
      <w:tr w:rsidR="00C75FD9" w:rsidRPr="00C75FD9" w14:paraId="38C0E576"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3C718C3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jogelőd</w:t>
            </w:r>
          </w:p>
        </w:tc>
        <w:tc>
          <w:tcPr>
            <w:tcW w:w="5440" w:type="dxa"/>
            <w:tcBorders>
              <w:top w:val="nil"/>
              <w:left w:val="nil"/>
              <w:bottom w:val="single" w:sz="4" w:space="0" w:color="auto"/>
              <w:right w:val="single" w:sz="4" w:space="0" w:color="auto"/>
            </w:tcBorders>
            <w:shd w:val="clear" w:color="auto" w:fill="auto"/>
            <w:noWrap/>
            <w:vAlign w:val="bottom"/>
            <w:hideMark/>
          </w:tcPr>
          <w:p w14:paraId="6B1C539F"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legal predecessor</w:t>
            </w:r>
          </w:p>
        </w:tc>
      </w:tr>
      <w:tr w:rsidR="00C75FD9" w:rsidRPr="00C75FD9" w14:paraId="710A303A"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5B2FAC84"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lastRenderedPageBreak/>
              <w:t>megalakulás (cégé)</w:t>
            </w:r>
          </w:p>
        </w:tc>
        <w:tc>
          <w:tcPr>
            <w:tcW w:w="5440" w:type="dxa"/>
            <w:tcBorders>
              <w:top w:val="nil"/>
              <w:left w:val="nil"/>
              <w:bottom w:val="single" w:sz="4" w:space="0" w:color="auto"/>
              <w:right w:val="single" w:sz="4" w:space="0" w:color="auto"/>
            </w:tcBorders>
            <w:shd w:val="clear" w:color="auto" w:fill="auto"/>
            <w:noWrap/>
            <w:vAlign w:val="bottom"/>
            <w:hideMark/>
          </w:tcPr>
          <w:p w14:paraId="4EFA3D30"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formation (of a company)</w:t>
            </w:r>
          </w:p>
        </w:tc>
      </w:tr>
      <w:tr w:rsidR="00C75FD9" w:rsidRPr="00C75FD9" w14:paraId="3CA3CE0A"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2EE92073"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nagycsaládos kedvezmény</w:t>
            </w:r>
          </w:p>
        </w:tc>
        <w:tc>
          <w:tcPr>
            <w:tcW w:w="5440" w:type="dxa"/>
            <w:tcBorders>
              <w:top w:val="nil"/>
              <w:left w:val="nil"/>
              <w:bottom w:val="single" w:sz="4" w:space="0" w:color="auto"/>
              <w:right w:val="single" w:sz="4" w:space="0" w:color="auto"/>
            </w:tcBorders>
            <w:shd w:val="clear" w:color="auto" w:fill="auto"/>
            <w:noWrap/>
            <w:vAlign w:val="bottom"/>
            <w:hideMark/>
          </w:tcPr>
          <w:p w14:paraId="408EAD86"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large family tax allowance</w:t>
            </w:r>
          </w:p>
        </w:tc>
      </w:tr>
      <w:tr w:rsidR="00C75FD9" w:rsidRPr="00C75FD9" w14:paraId="46CE4AD7" w14:textId="77777777" w:rsidTr="00F91A30">
        <w:trPr>
          <w:trHeight w:val="288"/>
        </w:trPr>
        <w:tc>
          <w:tcPr>
            <w:tcW w:w="4760" w:type="dxa"/>
            <w:tcBorders>
              <w:top w:val="nil"/>
              <w:left w:val="single" w:sz="4" w:space="0" w:color="auto"/>
              <w:bottom w:val="single" w:sz="4" w:space="0" w:color="auto"/>
              <w:right w:val="single" w:sz="4" w:space="0" w:color="auto"/>
            </w:tcBorders>
            <w:shd w:val="clear" w:color="auto" w:fill="auto"/>
            <w:noWrap/>
            <w:vAlign w:val="bottom"/>
            <w:hideMark/>
          </w:tcPr>
          <w:p w14:paraId="73241FBC"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székhely (cégé)</w:t>
            </w:r>
          </w:p>
        </w:tc>
        <w:tc>
          <w:tcPr>
            <w:tcW w:w="5440" w:type="dxa"/>
            <w:tcBorders>
              <w:top w:val="nil"/>
              <w:left w:val="nil"/>
              <w:bottom w:val="single" w:sz="4" w:space="0" w:color="auto"/>
              <w:right w:val="single" w:sz="4" w:space="0" w:color="auto"/>
            </w:tcBorders>
            <w:shd w:val="clear" w:color="auto" w:fill="auto"/>
            <w:noWrap/>
            <w:vAlign w:val="bottom"/>
            <w:hideMark/>
          </w:tcPr>
          <w:p w14:paraId="4BE261C9" w14:textId="77777777" w:rsidR="00C75FD9" w:rsidRPr="00C75FD9" w:rsidRDefault="00C75FD9" w:rsidP="00F91A30">
            <w:pPr>
              <w:spacing w:after="0" w:line="240" w:lineRule="auto"/>
              <w:rPr>
                <w:rFonts w:ascii="Aptos Narrow" w:eastAsia="Times New Roman" w:hAnsi="Aptos Narrow" w:cs="Times New Roman"/>
              </w:rPr>
            </w:pPr>
            <w:r w:rsidRPr="00C75FD9">
              <w:rPr>
                <w:rFonts w:ascii="Aptos Narrow" w:eastAsia="Times New Roman" w:hAnsi="Aptos Narrow" w:cs="Times New Roman"/>
              </w:rPr>
              <w:t>registered office (of a company)</w:t>
            </w:r>
          </w:p>
        </w:tc>
      </w:tr>
    </w:tbl>
    <w:p w14:paraId="7319E661" w14:textId="77777777" w:rsidR="00C75FD9" w:rsidRPr="00E21D17" w:rsidRDefault="00C75FD9" w:rsidP="00C75FD9">
      <w:pPr>
        <w:spacing w:after="0"/>
      </w:pPr>
    </w:p>
    <w:p w14:paraId="6515FCBB" w14:textId="6FC83A7E" w:rsidR="00C75FD9" w:rsidRPr="00C75FD9" w:rsidRDefault="00C75FD9" w:rsidP="00C75FD9">
      <w:pPr>
        <w:spacing w:after="0"/>
        <w:rPr>
          <w:rFonts w:ascii="Times New Roman" w:eastAsia="Times New Roman" w:hAnsi="Times New Roman" w:cs="Times New Roman"/>
          <w:b/>
          <w:color w:val="00000A"/>
          <w:sz w:val="24"/>
        </w:rPr>
      </w:pPr>
    </w:p>
    <w:p w14:paraId="616D9907" w14:textId="77777777" w:rsidR="00C75FD9" w:rsidRPr="00807428" w:rsidRDefault="00C75FD9" w:rsidP="00807428"/>
    <w:p w14:paraId="22841E72" w14:textId="77777777" w:rsidR="00BC787B" w:rsidRPr="00BC787B" w:rsidRDefault="00BC787B" w:rsidP="00BC787B"/>
    <w:p w14:paraId="26D1F2C5" w14:textId="77777777" w:rsidR="001E0B6B" w:rsidRPr="001E0B6B" w:rsidRDefault="001E0B6B" w:rsidP="001E0B6B"/>
    <w:sectPr w:rsidR="001E0B6B" w:rsidRPr="001E0B6B" w:rsidSect="00AA244A">
      <w:headerReference w:type="even" r:id="rId53"/>
      <w:headerReference w:type="default" r:id="rId54"/>
      <w:footerReference w:type="even" r:id="rId55"/>
      <w:footerReference w:type="default" r:id="rId56"/>
      <w:headerReference w:type="first" r:id="rId57"/>
      <w:footerReference w:type="first" r:id="rId58"/>
      <w:pgSz w:w="11906" w:h="16838"/>
      <w:pgMar w:top="1798" w:right="1391" w:bottom="1407" w:left="1440" w:header="708" w:footer="89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D3BB" w14:textId="77777777" w:rsidR="00FD6531" w:rsidRDefault="00FD6531">
      <w:pPr>
        <w:spacing w:after="0" w:line="240" w:lineRule="auto"/>
      </w:pPr>
      <w:r>
        <w:separator/>
      </w:r>
    </w:p>
  </w:endnote>
  <w:endnote w:type="continuationSeparator" w:id="0">
    <w:p w14:paraId="3F51E82F" w14:textId="77777777" w:rsidR="00FD6531" w:rsidRDefault="00FD6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C416" w14:textId="2B00BE4C" w:rsidR="009F5771" w:rsidRDefault="00000000">
    <w:pPr>
      <w:tabs>
        <w:tab w:val="center" w:pos="4539"/>
        <w:tab w:val="right" w:pos="9029"/>
      </w:tabs>
      <w:spacing w:after="0"/>
      <w:ind w:right="-1"/>
    </w:pPr>
    <w:r>
      <w:rPr>
        <w:color w:val="00000A"/>
      </w:rPr>
      <w:t xml:space="preserve"> </w:t>
    </w:r>
    <w:r>
      <w:rPr>
        <w:color w:val="00000A"/>
      </w:rPr>
      <w:tab/>
      <w:t xml:space="preserve">NAV M2M rendszer </w:t>
    </w:r>
    <w:r>
      <w:rPr>
        <w:color w:val="00000A"/>
      </w:rPr>
      <w:tab/>
    </w:r>
    <w: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3B9F" w14:textId="428DB961" w:rsidR="009F5771" w:rsidRDefault="00000000">
    <w:pPr>
      <w:tabs>
        <w:tab w:val="center" w:pos="4539"/>
        <w:tab w:val="right" w:pos="9029"/>
      </w:tabs>
      <w:spacing w:after="0"/>
      <w:ind w:right="-1"/>
    </w:pPr>
    <w:r>
      <w:rPr>
        <w:color w:val="00000A"/>
      </w:rPr>
      <w:t xml:space="preserve"> </w:t>
    </w:r>
    <w:r>
      <w:rPr>
        <w:color w:val="00000A"/>
      </w:rPr>
      <w:tab/>
      <w:t xml:space="preserve">M2M rendszer </w:t>
    </w:r>
    <w:r>
      <w:rPr>
        <w:color w:val="00000A"/>
      </w:rPr>
      <w:tab/>
    </w:r>
    <w: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DC48" w14:textId="77777777" w:rsidR="009F5771" w:rsidRDefault="00000000">
    <w:pPr>
      <w:tabs>
        <w:tab w:val="center" w:pos="4539"/>
        <w:tab w:val="right" w:pos="9029"/>
      </w:tabs>
      <w:spacing w:after="0"/>
      <w:ind w:right="-1"/>
    </w:pPr>
    <w:r>
      <w:rPr>
        <w:color w:val="00000A"/>
      </w:rPr>
      <w:t xml:space="preserve"> </w:t>
    </w:r>
    <w:r>
      <w:rPr>
        <w:color w:val="00000A"/>
      </w:rPr>
      <w:tab/>
      <w:t xml:space="preserve">NAV eÁFA M2M rendszer </w:t>
    </w:r>
    <w:r>
      <w:rPr>
        <w:color w:val="00000A"/>
      </w:rPr>
      <w:tab/>
    </w:r>
    <w: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C2D2" w14:textId="77777777" w:rsidR="00FD6531" w:rsidRDefault="00FD6531">
      <w:pPr>
        <w:spacing w:after="0" w:line="240" w:lineRule="auto"/>
      </w:pPr>
      <w:r>
        <w:separator/>
      </w:r>
    </w:p>
  </w:footnote>
  <w:footnote w:type="continuationSeparator" w:id="0">
    <w:p w14:paraId="73A5E906" w14:textId="77777777" w:rsidR="00FD6531" w:rsidRDefault="00FD6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9E60" w14:textId="77777777" w:rsidR="009F5771" w:rsidRDefault="00000000">
    <w:pPr>
      <w:spacing w:after="0"/>
      <w:ind w:left="48"/>
      <w:jc w:val="center"/>
    </w:pPr>
    <w:r>
      <w:rPr>
        <w:noProof/>
      </w:rPr>
      <w:drawing>
        <wp:anchor distT="0" distB="0" distL="114300" distR="114300" simplePos="0" relativeHeight="251685888" behindDoc="0" locked="0" layoutInCell="1" allowOverlap="0" wp14:anchorId="18C3DC2D" wp14:editId="2CE279D9">
          <wp:simplePos x="0" y="0"/>
          <wp:positionH relativeFrom="page">
            <wp:posOffset>3151505</wp:posOffset>
          </wp:positionH>
          <wp:positionV relativeFrom="page">
            <wp:posOffset>266700</wp:posOffset>
          </wp:positionV>
          <wp:extent cx="1257300" cy="579120"/>
          <wp:effectExtent l="0" t="0" r="0" b="0"/>
          <wp:wrapSquare wrapText="bothSides"/>
          <wp:docPr id="18339"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AD7A" w14:textId="77777777" w:rsidR="009F5771" w:rsidRDefault="00000000">
    <w:pPr>
      <w:spacing w:after="0"/>
      <w:ind w:left="48"/>
      <w:jc w:val="center"/>
    </w:pPr>
    <w:r>
      <w:rPr>
        <w:noProof/>
      </w:rPr>
      <w:drawing>
        <wp:anchor distT="0" distB="0" distL="114300" distR="114300" simplePos="0" relativeHeight="251686912" behindDoc="0" locked="0" layoutInCell="1" allowOverlap="0" wp14:anchorId="076948F6" wp14:editId="6D20B1A6">
          <wp:simplePos x="0" y="0"/>
          <wp:positionH relativeFrom="page">
            <wp:posOffset>3151505</wp:posOffset>
          </wp:positionH>
          <wp:positionV relativeFrom="page">
            <wp:posOffset>266700</wp:posOffset>
          </wp:positionV>
          <wp:extent cx="1257300" cy="579120"/>
          <wp:effectExtent l="0" t="0" r="0" b="0"/>
          <wp:wrapSquare wrapText="bothSides"/>
          <wp:docPr id="1051413380"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51EE" w14:textId="77777777" w:rsidR="009F5771" w:rsidRDefault="00000000">
    <w:pPr>
      <w:spacing w:after="0"/>
      <w:ind w:left="48"/>
      <w:jc w:val="center"/>
    </w:pPr>
    <w:r>
      <w:rPr>
        <w:noProof/>
      </w:rPr>
      <w:drawing>
        <wp:anchor distT="0" distB="0" distL="114300" distR="114300" simplePos="0" relativeHeight="251687936" behindDoc="0" locked="0" layoutInCell="1" allowOverlap="0" wp14:anchorId="1A4C148F" wp14:editId="73BD711C">
          <wp:simplePos x="0" y="0"/>
          <wp:positionH relativeFrom="page">
            <wp:posOffset>3151505</wp:posOffset>
          </wp:positionH>
          <wp:positionV relativeFrom="page">
            <wp:posOffset>266700</wp:posOffset>
          </wp:positionV>
          <wp:extent cx="1257300" cy="579120"/>
          <wp:effectExtent l="0" t="0" r="0" b="0"/>
          <wp:wrapSquare wrapText="bothSides"/>
          <wp:docPr id="156985103"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CF"/>
    <w:multiLevelType w:val="hybridMultilevel"/>
    <w:tmpl w:val="14426B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3FE666C"/>
    <w:multiLevelType w:val="hybridMultilevel"/>
    <w:tmpl w:val="1542F874"/>
    <w:lvl w:ilvl="0" w:tplc="04FA409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9AFF8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AA843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24DA5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0C7C6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2C529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10C62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3640E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C8FD1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55440C"/>
    <w:multiLevelType w:val="hybridMultilevel"/>
    <w:tmpl w:val="951027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6C31421"/>
    <w:multiLevelType w:val="hybridMultilevel"/>
    <w:tmpl w:val="D04453F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AA42B12"/>
    <w:multiLevelType w:val="multilevel"/>
    <w:tmpl w:val="FFFFFFFF"/>
    <w:name w:val="HTM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1AA5071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EB664A8"/>
    <w:multiLevelType w:val="multilevel"/>
    <w:tmpl w:val="040E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30362C"/>
    <w:multiLevelType w:val="hybridMultilevel"/>
    <w:tmpl w:val="E8D6E996"/>
    <w:lvl w:ilvl="0" w:tplc="B1161F7E">
      <w:start w:val="1"/>
      <w:numFmt w:val="decimal"/>
      <w:pStyle w:val="Cmsor1"/>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2AA3B46"/>
    <w:multiLevelType w:val="hybridMultilevel"/>
    <w:tmpl w:val="3ACAC6CC"/>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9" w15:restartNumberingAfterBreak="0">
    <w:nsid w:val="4C4F3F90"/>
    <w:multiLevelType w:val="multilevel"/>
    <w:tmpl w:val="040E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FC309B1"/>
    <w:multiLevelType w:val="multilevel"/>
    <w:tmpl w:val="040E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737021"/>
    <w:multiLevelType w:val="hybridMultilevel"/>
    <w:tmpl w:val="D0387AFA"/>
    <w:lvl w:ilvl="0" w:tplc="5B4E501C">
      <w:start w:val="1"/>
      <w:numFmt w:val="decimal"/>
      <w:pStyle w:val="Cmsor2"/>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645E3F7E"/>
    <w:multiLevelType w:val="hybridMultilevel"/>
    <w:tmpl w:val="0DF831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6D953218"/>
    <w:multiLevelType w:val="hybridMultilevel"/>
    <w:tmpl w:val="3F24997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268124356">
    <w:abstractNumId w:val="7"/>
  </w:num>
  <w:num w:numId="2" w16cid:durableId="1228758030">
    <w:abstractNumId w:val="11"/>
  </w:num>
  <w:num w:numId="3" w16cid:durableId="1559198138">
    <w:abstractNumId w:val="6"/>
  </w:num>
  <w:num w:numId="4" w16cid:durableId="947346207">
    <w:abstractNumId w:val="2"/>
  </w:num>
  <w:num w:numId="5" w16cid:durableId="1025716340">
    <w:abstractNumId w:val="0"/>
  </w:num>
  <w:num w:numId="6" w16cid:durableId="569001600">
    <w:abstractNumId w:val="12"/>
  </w:num>
  <w:num w:numId="7" w16cid:durableId="661856033">
    <w:abstractNumId w:val="13"/>
  </w:num>
  <w:num w:numId="8" w16cid:durableId="282734171">
    <w:abstractNumId w:val="3"/>
  </w:num>
  <w:num w:numId="9" w16cid:durableId="1973054985">
    <w:abstractNumId w:val="1"/>
  </w:num>
  <w:num w:numId="10" w16cid:durableId="1737587887">
    <w:abstractNumId w:val="11"/>
  </w:num>
  <w:num w:numId="11" w16cid:durableId="1811635375">
    <w:abstractNumId w:val="11"/>
  </w:num>
  <w:num w:numId="12" w16cid:durableId="1788161808">
    <w:abstractNumId w:val="11"/>
  </w:num>
  <w:num w:numId="13" w16cid:durableId="2011643058">
    <w:abstractNumId w:val="11"/>
  </w:num>
  <w:num w:numId="14" w16cid:durableId="721557661">
    <w:abstractNumId w:val="11"/>
  </w:num>
  <w:num w:numId="15" w16cid:durableId="599064861">
    <w:abstractNumId w:val="11"/>
  </w:num>
  <w:num w:numId="16" w16cid:durableId="7775996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73785112">
    <w:abstractNumId w:val="11"/>
  </w:num>
  <w:num w:numId="18" w16cid:durableId="1086263999">
    <w:abstractNumId w:val="9"/>
  </w:num>
  <w:num w:numId="19" w16cid:durableId="672924946">
    <w:abstractNumId w:val="11"/>
  </w:num>
  <w:num w:numId="20" w16cid:durableId="2077123951">
    <w:abstractNumId w:val="10"/>
  </w:num>
  <w:num w:numId="21" w16cid:durableId="1991671157">
    <w:abstractNumId w:val="11"/>
  </w:num>
  <w:num w:numId="22" w16cid:durableId="1472672999">
    <w:abstractNumId w:val="7"/>
  </w:num>
  <w:num w:numId="23" w16cid:durableId="1231961824">
    <w:abstractNumId w:val="11"/>
  </w:num>
  <w:num w:numId="24" w16cid:durableId="694814674">
    <w:abstractNumId w:val="11"/>
  </w:num>
  <w:num w:numId="25" w16cid:durableId="926111258">
    <w:abstractNumId w:val="11"/>
  </w:num>
  <w:num w:numId="26" w16cid:durableId="536086850">
    <w:abstractNumId w:val="11"/>
  </w:num>
  <w:num w:numId="27" w16cid:durableId="1032803955">
    <w:abstractNumId w:val="11"/>
  </w:num>
  <w:num w:numId="28" w16cid:durableId="1458571519">
    <w:abstractNumId w:val="11"/>
  </w:num>
  <w:num w:numId="29" w16cid:durableId="1707827439">
    <w:abstractNumId w:val="11"/>
  </w:num>
  <w:num w:numId="30" w16cid:durableId="1911966723">
    <w:abstractNumId w:val="11"/>
  </w:num>
  <w:num w:numId="31" w16cid:durableId="693728914">
    <w:abstractNumId w:val="7"/>
  </w:num>
  <w:num w:numId="32" w16cid:durableId="1582055880">
    <w:abstractNumId w:val="4"/>
  </w:num>
  <w:num w:numId="33" w16cid:durableId="1920094272">
    <w:abstractNumId w:val="5"/>
  </w:num>
  <w:num w:numId="34" w16cid:durableId="641153520">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ánássy László">
    <w15:presenceInfo w15:providerId="AD" w15:userId="S::nanassy.laszlo@pillerkft.hu::e816af64-e920-4c3d-9c32-98dd65c56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71"/>
    <w:rsid w:val="000018FF"/>
    <w:rsid w:val="00011C73"/>
    <w:rsid w:val="000135A7"/>
    <w:rsid w:val="000137E2"/>
    <w:rsid w:val="00020F74"/>
    <w:rsid w:val="000244A0"/>
    <w:rsid w:val="0002480C"/>
    <w:rsid w:val="000248F0"/>
    <w:rsid w:val="0002637F"/>
    <w:rsid w:val="00032F17"/>
    <w:rsid w:val="0003543A"/>
    <w:rsid w:val="00035B8F"/>
    <w:rsid w:val="00036666"/>
    <w:rsid w:val="000369DD"/>
    <w:rsid w:val="0004427A"/>
    <w:rsid w:val="000508BC"/>
    <w:rsid w:val="0005220F"/>
    <w:rsid w:val="00052C6D"/>
    <w:rsid w:val="000531B4"/>
    <w:rsid w:val="00053961"/>
    <w:rsid w:val="00054E87"/>
    <w:rsid w:val="00055671"/>
    <w:rsid w:val="000570C0"/>
    <w:rsid w:val="00057B45"/>
    <w:rsid w:val="000610DA"/>
    <w:rsid w:val="00062789"/>
    <w:rsid w:val="00062EDD"/>
    <w:rsid w:val="0006329B"/>
    <w:rsid w:val="00063829"/>
    <w:rsid w:val="00064178"/>
    <w:rsid w:val="000647A4"/>
    <w:rsid w:val="00064F51"/>
    <w:rsid w:val="00066806"/>
    <w:rsid w:val="000716AC"/>
    <w:rsid w:val="000754BC"/>
    <w:rsid w:val="00075891"/>
    <w:rsid w:val="0008343F"/>
    <w:rsid w:val="00086B95"/>
    <w:rsid w:val="0008730F"/>
    <w:rsid w:val="00090B74"/>
    <w:rsid w:val="00094196"/>
    <w:rsid w:val="00094701"/>
    <w:rsid w:val="00096C77"/>
    <w:rsid w:val="00096E79"/>
    <w:rsid w:val="000A38C4"/>
    <w:rsid w:val="000A4B2A"/>
    <w:rsid w:val="000B4400"/>
    <w:rsid w:val="000B4492"/>
    <w:rsid w:val="000B5924"/>
    <w:rsid w:val="000B6E73"/>
    <w:rsid w:val="000C14DB"/>
    <w:rsid w:val="000C2BE6"/>
    <w:rsid w:val="000C4589"/>
    <w:rsid w:val="000C4C87"/>
    <w:rsid w:val="000C6594"/>
    <w:rsid w:val="000C7D84"/>
    <w:rsid w:val="000D7F6C"/>
    <w:rsid w:val="000E7021"/>
    <w:rsid w:val="000F0AD7"/>
    <w:rsid w:val="000F0E42"/>
    <w:rsid w:val="000F2301"/>
    <w:rsid w:val="000F407A"/>
    <w:rsid w:val="000F586B"/>
    <w:rsid w:val="000F7236"/>
    <w:rsid w:val="000F7830"/>
    <w:rsid w:val="000F7D76"/>
    <w:rsid w:val="001012F8"/>
    <w:rsid w:val="00101E14"/>
    <w:rsid w:val="001065F4"/>
    <w:rsid w:val="00106AE2"/>
    <w:rsid w:val="00110DD9"/>
    <w:rsid w:val="00111778"/>
    <w:rsid w:val="00114433"/>
    <w:rsid w:val="00115BC3"/>
    <w:rsid w:val="00120FF6"/>
    <w:rsid w:val="00121DA4"/>
    <w:rsid w:val="0012228B"/>
    <w:rsid w:val="001222BB"/>
    <w:rsid w:val="00124245"/>
    <w:rsid w:val="00124E75"/>
    <w:rsid w:val="00127CAE"/>
    <w:rsid w:val="00130ED9"/>
    <w:rsid w:val="00130F60"/>
    <w:rsid w:val="0013297B"/>
    <w:rsid w:val="00135D2E"/>
    <w:rsid w:val="00137085"/>
    <w:rsid w:val="0014000D"/>
    <w:rsid w:val="00142026"/>
    <w:rsid w:val="001423BD"/>
    <w:rsid w:val="00142986"/>
    <w:rsid w:val="00142EDA"/>
    <w:rsid w:val="00142F24"/>
    <w:rsid w:val="00146C21"/>
    <w:rsid w:val="00147FA6"/>
    <w:rsid w:val="00150917"/>
    <w:rsid w:val="00151EE7"/>
    <w:rsid w:val="00152449"/>
    <w:rsid w:val="0015572E"/>
    <w:rsid w:val="00156404"/>
    <w:rsid w:val="00157A29"/>
    <w:rsid w:val="00175192"/>
    <w:rsid w:val="00181035"/>
    <w:rsid w:val="00182083"/>
    <w:rsid w:val="00183118"/>
    <w:rsid w:val="00184D44"/>
    <w:rsid w:val="00190B42"/>
    <w:rsid w:val="0019127B"/>
    <w:rsid w:val="00191728"/>
    <w:rsid w:val="001924F0"/>
    <w:rsid w:val="00192DD4"/>
    <w:rsid w:val="001937BB"/>
    <w:rsid w:val="00196FB5"/>
    <w:rsid w:val="00197F9E"/>
    <w:rsid w:val="001A0D0C"/>
    <w:rsid w:val="001A18A8"/>
    <w:rsid w:val="001A42F4"/>
    <w:rsid w:val="001A4A34"/>
    <w:rsid w:val="001A4E58"/>
    <w:rsid w:val="001A537A"/>
    <w:rsid w:val="001B3022"/>
    <w:rsid w:val="001B339C"/>
    <w:rsid w:val="001B38AC"/>
    <w:rsid w:val="001B4512"/>
    <w:rsid w:val="001B483C"/>
    <w:rsid w:val="001B51B3"/>
    <w:rsid w:val="001B572A"/>
    <w:rsid w:val="001B5982"/>
    <w:rsid w:val="001B62D8"/>
    <w:rsid w:val="001B6CB4"/>
    <w:rsid w:val="001B6F70"/>
    <w:rsid w:val="001C553E"/>
    <w:rsid w:val="001D0929"/>
    <w:rsid w:val="001D25FD"/>
    <w:rsid w:val="001D68A4"/>
    <w:rsid w:val="001E034F"/>
    <w:rsid w:val="001E0B6B"/>
    <w:rsid w:val="001E1060"/>
    <w:rsid w:val="001E472F"/>
    <w:rsid w:val="001E4877"/>
    <w:rsid w:val="001F3449"/>
    <w:rsid w:val="002041DA"/>
    <w:rsid w:val="00204858"/>
    <w:rsid w:val="00210502"/>
    <w:rsid w:val="002126B1"/>
    <w:rsid w:val="00214A8E"/>
    <w:rsid w:val="00216EC3"/>
    <w:rsid w:val="00216FEE"/>
    <w:rsid w:val="00220684"/>
    <w:rsid w:val="00220F34"/>
    <w:rsid w:val="00222AF1"/>
    <w:rsid w:val="00222D19"/>
    <w:rsid w:val="0022364D"/>
    <w:rsid w:val="0022491C"/>
    <w:rsid w:val="00224EB0"/>
    <w:rsid w:val="00232137"/>
    <w:rsid w:val="00232563"/>
    <w:rsid w:val="00232A8C"/>
    <w:rsid w:val="0023457C"/>
    <w:rsid w:val="002348F2"/>
    <w:rsid w:val="00235878"/>
    <w:rsid w:val="00235ED9"/>
    <w:rsid w:val="00237D28"/>
    <w:rsid w:val="00240A18"/>
    <w:rsid w:val="00242B73"/>
    <w:rsid w:val="00245271"/>
    <w:rsid w:val="00246340"/>
    <w:rsid w:val="0024700D"/>
    <w:rsid w:val="002506E9"/>
    <w:rsid w:val="002508F4"/>
    <w:rsid w:val="00251FD3"/>
    <w:rsid w:val="0025310B"/>
    <w:rsid w:val="002545F7"/>
    <w:rsid w:val="002546E6"/>
    <w:rsid w:val="00255A97"/>
    <w:rsid w:val="00261E5F"/>
    <w:rsid w:val="00262086"/>
    <w:rsid w:val="00262DD6"/>
    <w:rsid w:val="00263588"/>
    <w:rsid w:val="002639A7"/>
    <w:rsid w:val="0026436B"/>
    <w:rsid w:val="0026497B"/>
    <w:rsid w:val="00265600"/>
    <w:rsid w:val="00265736"/>
    <w:rsid w:val="002741AA"/>
    <w:rsid w:val="002747AC"/>
    <w:rsid w:val="00274B78"/>
    <w:rsid w:val="00277937"/>
    <w:rsid w:val="00281061"/>
    <w:rsid w:val="00281194"/>
    <w:rsid w:val="00283161"/>
    <w:rsid w:val="002843BE"/>
    <w:rsid w:val="00284819"/>
    <w:rsid w:val="00284A08"/>
    <w:rsid w:val="00291A28"/>
    <w:rsid w:val="002938DB"/>
    <w:rsid w:val="00295499"/>
    <w:rsid w:val="002959C1"/>
    <w:rsid w:val="00297905"/>
    <w:rsid w:val="002A0C52"/>
    <w:rsid w:val="002A14A0"/>
    <w:rsid w:val="002A2398"/>
    <w:rsid w:val="002A2A2F"/>
    <w:rsid w:val="002A430D"/>
    <w:rsid w:val="002A4B43"/>
    <w:rsid w:val="002A52A4"/>
    <w:rsid w:val="002A5809"/>
    <w:rsid w:val="002A5E41"/>
    <w:rsid w:val="002A69AE"/>
    <w:rsid w:val="002B2C51"/>
    <w:rsid w:val="002B3315"/>
    <w:rsid w:val="002B399D"/>
    <w:rsid w:val="002C1EA9"/>
    <w:rsid w:val="002C3D9E"/>
    <w:rsid w:val="002C4400"/>
    <w:rsid w:val="002C4668"/>
    <w:rsid w:val="002C684F"/>
    <w:rsid w:val="002D0202"/>
    <w:rsid w:val="002D029A"/>
    <w:rsid w:val="002D0B17"/>
    <w:rsid w:val="002D0C71"/>
    <w:rsid w:val="002D381A"/>
    <w:rsid w:val="002D3E2B"/>
    <w:rsid w:val="002D548F"/>
    <w:rsid w:val="002D556E"/>
    <w:rsid w:val="002E1A20"/>
    <w:rsid w:val="002E2DC5"/>
    <w:rsid w:val="002E4327"/>
    <w:rsid w:val="002E620F"/>
    <w:rsid w:val="002F2A6F"/>
    <w:rsid w:val="002F51D3"/>
    <w:rsid w:val="002F5263"/>
    <w:rsid w:val="0030047A"/>
    <w:rsid w:val="00302511"/>
    <w:rsid w:val="00310629"/>
    <w:rsid w:val="00312EA7"/>
    <w:rsid w:val="00314FF1"/>
    <w:rsid w:val="00316992"/>
    <w:rsid w:val="00321B6C"/>
    <w:rsid w:val="00322247"/>
    <w:rsid w:val="00324221"/>
    <w:rsid w:val="00331308"/>
    <w:rsid w:val="00331B98"/>
    <w:rsid w:val="003331F2"/>
    <w:rsid w:val="003351D4"/>
    <w:rsid w:val="00335840"/>
    <w:rsid w:val="00336480"/>
    <w:rsid w:val="0033776E"/>
    <w:rsid w:val="00337EF9"/>
    <w:rsid w:val="0034452A"/>
    <w:rsid w:val="00346F31"/>
    <w:rsid w:val="00346FCF"/>
    <w:rsid w:val="0035097C"/>
    <w:rsid w:val="003542DD"/>
    <w:rsid w:val="00354754"/>
    <w:rsid w:val="003556C9"/>
    <w:rsid w:val="00356B3D"/>
    <w:rsid w:val="00357A1B"/>
    <w:rsid w:val="00357D13"/>
    <w:rsid w:val="003619BD"/>
    <w:rsid w:val="00363B9F"/>
    <w:rsid w:val="00364208"/>
    <w:rsid w:val="00365919"/>
    <w:rsid w:val="003665D4"/>
    <w:rsid w:val="003666DF"/>
    <w:rsid w:val="00367FFA"/>
    <w:rsid w:val="00380070"/>
    <w:rsid w:val="00380C29"/>
    <w:rsid w:val="00381C59"/>
    <w:rsid w:val="003848B3"/>
    <w:rsid w:val="003855FC"/>
    <w:rsid w:val="00391BFB"/>
    <w:rsid w:val="00393F66"/>
    <w:rsid w:val="00397A3E"/>
    <w:rsid w:val="003A1C36"/>
    <w:rsid w:val="003A3B04"/>
    <w:rsid w:val="003A5937"/>
    <w:rsid w:val="003B00BA"/>
    <w:rsid w:val="003B02BF"/>
    <w:rsid w:val="003B546A"/>
    <w:rsid w:val="003B5D35"/>
    <w:rsid w:val="003B618D"/>
    <w:rsid w:val="003C0921"/>
    <w:rsid w:val="003C1AEC"/>
    <w:rsid w:val="003C3157"/>
    <w:rsid w:val="003C4CA2"/>
    <w:rsid w:val="003C7986"/>
    <w:rsid w:val="003C7EA5"/>
    <w:rsid w:val="003D1FB0"/>
    <w:rsid w:val="003D3372"/>
    <w:rsid w:val="003E0311"/>
    <w:rsid w:val="003E13DC"/>
    <w:rsid w:val="003E2898"/>
    <w:rsid w:val="003E4DCC"/>
    <w:rsid w:val="003E512D"/>
    <w:rsid w:val="003E55AD"/>
    <w:rsid w:val="003E625A"/>
    <w:rsid w:val="003E6320"/>
    <w:rsid w:val="003E6A1C"/>
    <w:rsid w:val="003E7DE5"/>
    <w:rsid w:val="003F2F23"/>
    <w:rsid w:val="003F6E80"/>
    <w:rsid w:val="003F7DD5"/>
    <w:rsid w:val="00400B52"/>
    <w:rsid w:val="00401497"/>
    <w:rsid w:val="00401C5A"/>
    <w:rsid w:val="00404783"/>
    <w:rsid w:val="00405094"/>
    <w:rsid w:val="00407765"/>
    <w:rsid w:val="0041010C"/>
    <w:rsid w:val="00410B6C"/>
    <w:rsid w:val="00420966"/>
    <w:rsid w:val="00423A30"/>
    <w:rsid w:val="00423AE6"/>
    <w:rsid w:val="004243E7"/>
    <w:rsid w:val="00425510"/>
    <w:rsid w:val="0043065B"/>
    <w:rsid w:val="004308DD"/>
    <w:rsid w:val="00431FF9"/>
    <w:rsid w:val="00432177"/>
    <w:rsid w:val="004365C6"/>
    <w:rsid w:val="00441D2C"/>
    <w:rsid w:val="00442AFD"/>
    <w:rsid w:val="004438A9"/>
    <w:rsid w:val="00450A4A"/>
    <w:rsid w:val="00455D20"/>
    <w:rsid w:val="004561B2"/>
    <w:rsid w:val="00464B86"/>
    <w:rsid w:val="0046636F"/>
    <w:rsid w:val="004669B3"/>
    <w:rsid w:val="00470D4A"/>
    <w:rsid w:val="00473031"/>
    <w:rsid w:val="004733C0"/>
    <w:rsid w:val="0047466C"/>
    <w:rsid w:val="00475811"/>
    <w:rsid w:val="004762A1"/>
    <w:rsid w:val="0047642A"/>
    <w:rsid w:val="00476F9A"/>
    <w:rsid w:val="004807C7"/>
    <w:rsid w:val="00482678"/>
    <w:rsid w:val="0048354C"/>
    <w:rsid w:val="00483666"/>
    <w:rsid w:val="004850BB"/>
    <w:rsid w:val="0048567F"/>
    <w:rsid w:val="00487234"/>
    <w:rsid w:val="00487BE0"/>
    <w:rsid w:val="00487CD9"/>
    <w:rsid w:val="00487DFC"/>
    <w:rsid w:val="00494C84"/>
    <w:rsid w:val="004969A2"/>
    <w:rsid w:val="004A383E"/>
    <w:rsid w:val="004A661E"/>
    <w:rsid w:val="004B3966"/>
    <w:rsid w:val="004B58BB"/>
    <w:rsid w:val="004B6ACE"/>
    <w:rsid w:val="004B7E61"/>
    <w:rsid w:val="004C017E"/>
    <w:rsid w:val="004C1A43"/>
    <w:rsid w:val="004C239D"/>
    <w:rsid w:val="004C2F69"/>
    <w:rsid w:val="004C3CE3"/>
    <w:rsid w:val="004C4649"/>
    <w:rsid w:val="004D3D08"/>
    <w:rsid w:val="004D6133"/>
    <w:rsid w:val="004E120A"/>
    <w:rsid w:val="004E13EA"/>
    <w:rsid w:val="004E1610"/>
    <w:rsid w:val="004E4299"/>
    <w:rsid w:val="004F036F"/>
    <w:rsid w:val="004F03E0"/>
    <w:rsid w:val="004F232B"/>
    <w:rsid w:val="004F60D1"/>
    <w:rsid w:val="0050049E"/>
    <w:rsid w:val="00500C3D"/>
    <w:rsid w:val="00503619"/>
    <w:rsid w:val="00503AB1"/>
    <w:rsid w:val="00505899"/>
    <w:rsid w:val="00512148"/>
    <w:rsid w:val="00513B2A"/>
    <w:rsid w:val="005141F6"/>
    <w:rsid w:val="0051767C"/>
    <w:rsid w:val="005223E3"/>
    <w:rsid w:val="00527467"/>
    <w:rsid w:val="00532A18"/>
    <w:rsid w:val="00532AD0"/>
    <w:rsid w:val="00533288"/>
    <w:rsid w:val="0053651C"/>
    <w:rsid w:val="0053714C"/>
    <w:rsid w:val="0054299E"/>
    <w:rsid w:val="00543550"/>
    <w:rsid w:val="00545EF3"/>
    <w:rsid w:val="005561D6"/>
    <w:rsid w:val="0055670D"/>
    <w:rsid w:val="005572E8"/>
    <w:rsid w:val="005627AA"/>
    <w:rsid w:val="00563106"/>
    <w:rsid w:val="00563124"/>
    <w:rsid w:val="00567BAB"/>
    <w:rsid w:val="00571C94"/>
    <w:rsid w:val="00572A5C"/>
    <w:rsid w:val="00573844"/>
    <w:rsid w:val="005739A5"/>
    <w:rsid w:val="00576A60"/>
    <w:rsid w:val="00577D12"/>
    <w:rsid w:val="005805A5"/>
    <w:rsid w:val="0058199E"/>
    <w:rsid w:val="00582BDD"/>
    <w:rsid w:val="00591D1E"/>
    <w:rsid w:val="00591EA9"/>
    <w:rsid w:val="00592B8C"/>
    <w:rsid w:val="00596B14"/>
    <w:rsid w:val="005A0152"/>
    <w:rsid w:val="005A0E59"/>
    <w:rsid w:val="005A0EA5"/>
    <w:rsid w:val="005A1691"/>
    <w:rsid w:val="005A3278"/>
    <w:rsid w:val="005A3B1B"/>
    <w:rsid w:val="005A4B5C"/>
    <w:rsid w:val="005A53AC"/>
    <w:rsid w:val="005A587A"/>
    <w:rsid w:val="005B004D"/>
    <w:rsid w:val="005B0489"/>
    <w:rsid w:val="005B0DDE"/>
    <w:rsid w:val="005B2E91"/>
    <w:rsid w:val="005B35E1"/>
    <w:rsid w:val="005B5C7C"/>
    <w:rsid w:val="005B6BBB"/>
    <w:rsid w:val="005C15AA"/>
    <w:rsid w:val="005C2182"/>
    <w:rsid w:val="005C2F44"/>
    <w:rsid w:val="005C5A8D"/>
    <w:rsid w:val="005C6A4A"/>
    <w:rsid w:val="005D182F"/>
    <w:rsid w:val="005D3660"/>
    <w:rsid w:val="005D75D4"/>
    <w:rsid w:val="005E0AE3"/>
    <w:rsid w:val="005E1075"/>
    <w:rsid w:val="005E3BAE"/>
    <w:rsid w:val="005E58DD"/>
    <w:rsid w:val="005F1DDC"/>
    <w:rsid w:val="005F2B31"/>
    <w:rsid w:val="005F3F5D"/>
    <w:rsid w:val="005F5735"/>
    <w:rsid w:val="005F769F"/>
    <w:rsid w:val="005F7869"/>
    <w:rsid w:val="00600FED"/>
    <w:rsid w:val="006019F0"/>
    <w:rsid w:val="00606AAA"/>
    <w:rsid w:val="00607231"/>
    <w:rsid w:val="00607DBD"/>
    <w:rsid w:val="00610E61"/>
    <w:rsid w:val="006226EF"/>
    <w:rsid w:val="00624A07"/>
    <w:rsid w:val="0062558C"/>
    <w:rsid w:val="00630DDA"/>
    <w:rsid w:val="006338E3"/>
    <w:rsid w:val="006401D0"/>
    <w:rsid w:val="00640661"/>
    <w:rsid w:val="00646520"/>
    <w:rsid w:val="006520C0"/>
    <w:rsid w:val="00652845"/>
    <w:rsid w:val="006536A2"/>
    <w:rsid w:val="00671D56"/>
    <w:rsid w:val="0067379D"/>
    <w:rsid w:val="006805FC"/>
    <w:rsid w:val="00682B56"/>
    <w:rsid w:val="00683947"/>
    <w:rsid w:val="00683D6C"/>
    <w:rsid w:val="00685285"/>
    <w:rsid w:val="00691B54"/>
    <w:rsid w:val="00692A0E"/>
    <w:rsid w:val="00693E51"/>
    <w:rsid w:val="006969C4"/>
    <w:rsid w:val="00696ADC"/>
    <w:rsid w:val="006979E1"/>
    <w:rsid w:val="006A0660"/>
    <w:rsid w:val="006A21B4"/>
    <w:rsid w:val="006A3436"/>
    <w:rsid w:val="006A5A1B"/>
    <w:rsid w:val="006A65F0"/>
    <w:rsid w:val="006B0437"/>
    <w:rsid w:val="006B2E72"/>
    <w:rsid w:val="006B5BE5"/>
    <w:rsid w:val="006B6369"/>
    <w:rsid w:val="006C1212"/>
    <w:rsid w:val="006C16E2"/>
    <w:rsid w:val="006C556C"/>
    <w:rsid w:val="006C7D73"/>
    <w:rsid w:val="006D2CC7"/>
    <w:rsid w:val="006D6C01"/>
    <w:rsid w:val="006D6FC5"/>
    <w:rsid w:val="006E04BB"/>
    <w:rsid w:val="006E077C"/>
    <w:rsid w:val="006E1DBD"/>
    <w:rsid w:val="006E607C"/>
    <w:rsid w:val="006E6220"/>
    <w:rsid w:val="006E7EFA"/>
    <w:rsid w:val="006F704A"/>
    <w:rsid w:val="007023E6"/>
    <w:rsid w:val="00702E72"/>
    <w:rsid w:val="00703181"/>
    <w:rsid w:val="00704D8B"/>
    <w:rsid w:val="0070649E"/>
    <w:rsid w:val="00706634"/>
    <w:rsid w:val="00707204"/>
    <w:rsid w:val="00710E32"/>
    <w:rsid w:val="0071199F"/>
    <w:rsid w:val="00712A6A"/>
    <w:rsid w:val="00722C5A"/>
    <w:rsid w:val="00724D14"/>
    <w:rsid w:val="00730415"/>
    <w:rsid w:val="00730DFC"/>
    <w:rsid w:val="00733289"/>
    <w:rsid w:val="00733834"/>
    <w:rsid w:val="00734D68"/>
    <w:rsid w:val="00736485"/>
    <w:rsid w:val="00736E16"/>
    <w:rsid w:val="00737CEC"/>
    <w:rsid w:val="007455B9"/>
    <w:rsid w:val="00750BFA"/>
    <w:rsid w:val="0075216A"/>
    <w:rsid w:val="007523CD"/>
    <w:rsid w:val="00752859"/>
    <w:rsid w:val="00752FE5"/>
    <w:rsid w:val="0075337C"/>
    <w:rsid w:val="00753849"/>
    <w:rsid w:val="0075498B"/>
    <w:rsid w:val="00754C73"/>
    <w:rsid w:val="00754CC5"/>
    <w:rsid w:val="00762863"/>
    <w:rsid w:val="00763FCB"/>
    <w:rsid w:val="0076495C"/>
    <w:rsid w:val="007650FB"/>
    <w:rsid w:val="007659F5"/>
    <w:rsid w:val="00766A19"/>
    <w:rsid w:val="0077219E"/>
    <w:rsid w:val="00772D8A"/>
    <w:rsid w:val="0077405D"/>
    <w:rsid w:val="007751D7"/>
    <w:rsid w:val="0077560E"/>
    <w:rsid w:val="0078113A"/>
    <w:rsid w:val="00781B00"/>
    <w:rsid w:val="00783149"/>
    <w:rsid w:val="007836E3"/>
    <w:rsid w:val="00784DDA"/>
    <w:rsid w:val="0078532D"/>
    <w:rsid w:val="007967AE"/>
    <w:rsid w:val="0079683E"/>
    <w:rsid w:val="007A204D"/>
    <w:rsid w:val="007A5826"/>
    <w:rsid w:val="007B50B7"/>
    <w:rsid w:val="007B5D77"/>
    <w:rsid w:val="007C0FC3"/>
    <w:rsid w:val="007C422C"/>
    <w:rsid w:val="007C4ED6"/>
    <w:rsid w:val="007C72FD"/>
    <w:rsid w:val="007D1C33"/>
    <w:rsid w:val="007D1C89"/>
    <w:rsid w:val="007D4CF4"/>
    <w:rsid w:val="007D587F"/>
    <w:rsid w:val="007E0D49"/>
    <w:rsid w:val="007E4B75"/>
    <w:rsid w:val="007E717A"/>
    <w:rsid w:val="007E7F6B"/>
    <w:rsid w:val="007F0608"/>
    <w:rsid w:val="007F216D"/>
    <w:rsid w:val="007F21DB"/>
    <w:rsid w:val="007F2B3C"/>
    <w:rsid w:val="007F4F06"/>
    <w:rsid w:val="007F6206"/>
    <w:rsid w:val="007F6D12"/>
    <w:rsid w:val="007F74B0"/>
    <w:rsid w:val="007F7E8F"/>
    <w:rsid w:val="00800EDB"/>
    <w:rsid w:val="008051CC"/>
    <w:rsid w:val="00805D15"/>
    <w:rsid w:val="00805E39"/>
    <w:rsid w:val="00807428"/>
    <w:rsid w:val="00807AEF"/>
    <w:rsid w:val="008102D4"/>
    <w:rsid w:val="00811367"/>
    <w:rsid w:val="0081163D"/>
    <w:rsid w:val="00813D1C"/>
    <w:rsid w:val="00816D48"/>
    <w:rsid w:val="008205FE"/>
    <w:rsid w:val="00823B05"/>
    <w:rsid w:val="008250B0"/>
    <w:rsid w:val="00825408"/>
    <w:rsid w:val="00831188"/>
    <w:rsid w:val="008318F3"/>
    <w:rsid w:val="00834D19"/>
    <w:rsid w:val="00837540"/>
    <w:rsid w:val="008403E6"/>
    <w:rsid w:val="00841BBD"/>
    <w:rsid w:val="0084232F"/>
    <w:rsid w:val="0084259D"/>
    <w:rsid w:val="00842C7C"/>
    <w:rsid w:val="00843982"/>
    <w:rsid w:val="0084475A"/>
    <w:rsid w:val="00846201"/>
    <w:rsid w:val="008465AA"/>
    <w:rsid w:val="00847438"/>
    <w:rsid w:val="00852A6B"/>
    <w:rsid w:val="008555A8"/>
    <w:rsid w:val="00860CF3"/>
    <w:rsid w:val="00864BC8"/>
    <w:rsid w:val="00865CFC"/>
    <w:rsid w:val="008662D0"/>
    <w:rsid w:val="00872F40"/>
    <w:rsid w:val="00873056"/>
    <w:rsid w:val="008738CE"/>
    <w:rsid w:val="00873EAF"/>
    <w:rsid w:val="0087612D"/>
    <w:rsid w:val="00876D7B"/>
    <w:rsid w:val="0088254C"/>
    <w:rsid w:val="008869D3"/>
    <w:rsid w:val="00890812"/>
    <w:rsid w:val="008915B3"/>
    <w:rsid w:val="008919D8"/>
    <w:rsid w:val="008923CD"/>
    <w:rsid w:val="0089381B"/>
    <w:rsid w:val="008A2CE8"/>
    <w:rsid w:val="008A467F"/>
    <w:rsid w:val="008A6015"/>
    <w:rsid w:val="008B4F4A"/>
    <w:rsid w:val="008B7872"/>
    <w:rsid w:val="008C08BF"/>
    <w:rsid w:val="008C1202"/>
    <w:rsid w:val="008C74E1"/>
    <w:rsid w:val="008C7538"/>
    <w:rsid w:val="008D1760"/>
    <w:rsid w:val="008D2071"/>
    <w:rsid w:val="008D7A68"/>
    <w:rsid w:val="008E075B"/>
    <w:rsid w:val="008E1FB1"/>
    <w:rsid w:val="008E23E0"/>
    <w:rsid w:val="008E3E9B"/>
    <w:rsid w:val="008F0B6D"/>
    <w:rsid w:val="008F2ADC"/>
    <w:rsid w:val="008F4BEA"/>
    <w:rsid w:val="008F5828"/>
    <w:rsid w:val="008F5B3F"/>
    <w:rsid w:val="008F6EFD"/>
    <w:rsid w:val="009026C6"/>
    <w:rsid w:val="00902D3F"/>
    <w:rsid w:val="00902FF7"/>
    <w:rsid w:val="009036FA"/>
    <w:rsid w:val="00905E4F"/>
    <w:rsid w:val="00910D51"/>
    <w:rsid w:val="00910FD3"/>
    <w:rsid w:val="00912653"/>
    <w:rsid w:val="009148C8"/>
    <w:rsid w:val="009151D4"/>
    <w:rsid w:val="009160DA"/>
    <w:rsid w:val="009204BE"/>
    <w:rsid w:val="0092264B"/>
    <w:rsid w:val="0092486C"/>
    <w:rsid w:val="009254C9"/>
    <w:rsid w:val="00925D89"/>
    <w:rsid w:val="0093062D"/>
    <w:rsid w:val="00933130"/>
    <w:rsid w:val="009341AF"/>
    <w:rsid w:val="009358E8"/>
    <w:rsid w:val="0093757B"/>
    <w:rsid w:val="00940349"/>
    <w:rsid w:val="0094220E"/>
    <w:rsid w:val="009433CF"/>
    <w:rsid w:val="00943D9F"/>
    <w:rsid w:val="00945EA8"/>
    <w:rsid w:val="0094798C"/>
    <w:rsid w:val="00951948"/>
    <w:rsid w:val="00953102"/>
    <w:rsid w:val="00956200"/>
    <w:rsid w:val="0095688C"/>
    <w:rsid w:val="009615A5"/>
    <w:rsid w:val="009731BA"/>
    <w:rsid w:val="00974A31"/>
    <w:rsid w:val="00974BB9"/>
    <w:rsid w:val="00977C45"/>
    <w:rsid w:val="009811F4"/>
    <w:rsid w:val="0098156A"/>
    <w:rsid w:val="00984AC3"/>
    <w:rsid w:val="00986B67"/>
    <w:rsid w:val="00990378"/>
    <w:rsid w:val="00991CA1"/>
    <w:rsid w:val="00991D40"/>
    <w:rsid w:val="00996E23"/>
    <w:rsid w:val="00997945"/>
    <w:rsid w:val="009A1473"/>
    <w:rsid w:val="009A23B2"/>
    <w:rsid w:val="009A2EE0"/>
    <w:rsid w:val="009A30C2"/>
    <w:rsid w:val="009A5FD4"/>
    <w:rsid w:val="009B2437"/>
    <w:rsid w:val="009C126C"/>
    <w:rsid w:val="009C347E"/>
    <w:rsid w:val="009D103E"/>
    <w:rsid w:val="009D175C"/>
    <w:rsid w:val="009D3270"/>
    <w:rsid w:val="009D451D"/>
    <w:rsid w:val="009D5F5C"/>
    <w:rsid w:val="009D6025"/>
    <w:rsid w:val="009D683A"/>
    <w:rsid w:val="009E041A"/>
    <w:rsid w:val="009E1622"/>
    <w:rsid w:val="009E567C"/>
    <w:rsid w:val="009E5C06"/>
    <w:rsid w:val="009F086A"/>
    <w:rsid w:val="009F0B49"/>
    <w:rsid w:val="009F1BA4"/>
    <w:rsid w:val="009F262F"/>
    <w:rsid w:val="009F2D8D"/>
    <w:rsid w:val="009F5771"/>
    <w:rsid w:val="00A02C03"/>
    <w:rsid w:val="00A03018"/>
    <w:rsid w:val="00A05CDF"/>
    <w:rsid w:val="00A06988"/>
    <w:rsid w:val="00A07987"/>
    <w:rsid w:val="00A1639B"/>
    <w:rsid w:val="00A167B5"/>
    <w:rsid w:val="00A17A8B"/>
    <w:rsid w:val="00A228AE"/>
    <w:rsid w:val="00A27DFA"/>
    <w:rsid w:val="00A317D4"/>
    <w:rsid w:val="00A33687"/>
    <w:rsid w:val="00A41640"/>
    <w:rsid w:val="00A427DB"/>
    <w:rsid w:val="00A430D7"/>
    <w:rsid w:val="00A448AC"/>
    <w:rsid w:val="00A45AB0"/>
    <w:rsid w:val="00A47A51"/>
    <w:rsid w:val="00A509A2"/>
    <w:rsid w:val="00A51BFB"/>
    <w:rsid w:val="00A51C1B"/>
    <w:rsid w:val="00A52A03"/>
    <w:rsid w:val="00A53BEB"/>
    <w:rsid w:val="00A557DE"/>
    <w:rsid w:val="00A60692"/>
    <w:rsid w:val="00A62CEE"/>
    <w:rsid w:val="00A65107"/>
    <w:rsid w:val="00A70AE0"/>
    <w:rsid w:val="00A712A4"/>
    <w:rsid w:val="00A80360"/>
    <w:rsid w:val="00A82967"/>
    <w:rsid w:val="00A832DD"/>
    <w:rsid w:val="00A84FB4"/>
    <w:rsid w:val="00A85B74"/>
    <w:rsid w:val="00A86CE2"/>
    <w:rsid w:val="00A8721D"/>
    <w:rsid w:val="00A90C62"/>
    <w:rsid w:val="00A931A0"/>
    <w:rsid w:val="00A9370E"/>
    <w:rsid w:val="00A947CE"/>
    <w:rsid w:val="00A94D84"/>
    <w:rsid w:val="00A9512B"/>
    <w:rsid w:val="00AA07AA"/>
    <w:rsid w:val="00AA244A"/>
    <w:rsid w:val="00AA4B21"/>
    <w:rsid w:val="00AA60A0"/>
    <w:rsid w:val="00AA6BD2"/>
    <w:rsid w:val="00AB4CAC"/>
    <w:rsid w:val="00AB5E17"/>
    <w:rsid w:val="00AB63CC"/>
    <w:rsid w:val="00AC033B"/>
    <w:rsid w:val="00AC090E"/>
    <w:rsid w:val="00AC0ABC"/>
    <w:rsid w:val="00AC329D"/>
    <w:rsid w:val="00AC32D1"/>
    <w:rsid w:val="00AC5957"/>
    <w:rsid w:val="00AC795D"/>
    <w:rsid w:val="00AD217F"/>
    <w:rsid w:val="00AD2342"/>
    <w:rsid w:val="00AD2A1A"/>
    <w:rsid w:val="00AD7587"/>
    <w:rsid w:val="00AE0806"/>
    <w:rsid w:val="00AE2079"/>
    <w:rsid w:val="00AE2173"/>
    <w:rsid w:val="00AE277E"/>
    <w:rsid w:val="00AF0238"/>
    <w:rsid w:val="00AF1566"/>
    <w:rsid w:val="00AF519C"/>
    <w:rsid w:val="00AF77E2"/>
    <w:rsid w:val="00B01CE7"/>
    <w:rsid w:val="00B030B6"/>
    <w:rsid w:val="00B0426B"/>
    <w:rsid w:val="00B04841"/>
    <w:rsid w:val="00B04CB8"/>
    <w:rsid w:val="00B04EC5"/>
    <w:rsid w:val="00B06E1C"/>
    <w:rsid w:val="00B0770E"/>
    <w:rsid w:val="00B079BB"/>
    <w:rsid w:val="00B104EA"/>
    <w:rsid w:val="00B168DC"/>
    <w:rsid w:val="00B17D00"/>
    <w:rsid w:val="00B20B98"/>
    <w:rsid w:val="00B23BA7"/>
    <w:rsid w:val="00B25B15"/>
    <w:rsid w:val="00B30389"/>
    <w:rsid w:val="00B31E8C"/>
    <w:rsid w:val="00B34036"/>
    <w:rsid w:val="00B34DF4"/>
    <w:rsid w:val="00B361ED"/>
    <w:rsid w:val="00B3704B"/>
    <w:rsid w:val="00B40B5F"/>
    <w:rsid w:val="00B42D04"/>
    <w:rsid w:val="00B43D42"/>
    <w:rsid w:val="00B520D9"/>
    <w:rsid w:val="00B521E3"/>
    <w:rsid w:val="00B5379D"/>
    <w:rsid w:val="00B549FA"/>
    <w:rsid w:val="00B5588F"/>
    <w:rsid w:val="00B568AE"/>
    <w:rsid w:val="00B61ACD"/>
    <w:rsid w:val="00B649CD"/>
    <w:rsid w:val="00B65B9B"/>
    <w:rsid w:val="00B675FF"/>
    <w:rsid w:val="00B77058"/>
    <w:rsid w:val="00B81028"/>
    <w:rsid w:val="00B815A5"/>
    <w:rsid w:val="00B81C96"/>
    <w:rsid w:val="00B856B4"/>
    <w:rsid w:val="00B865D2"/>
    <w:rsid w:val="00B91494"/>
    <w:rsid w:val="00B9248C"/>
    <w:rsid w:val="00B93AC9"/>
    <w:rsid w:val="00B9655D"/>
    <w:rsid w:val="00BA26C1"/>
    <w:rsid w:val="00BA48C3"/>
    <w:rsid w:val="00BA6EBB"/>
    <w:rsid w:val="00BB0804"/>
    <w:rsid w:val="00BB6A50"/>
    <w:rsid w:val="00BB7718"/>
    <w:rsid w:val="00BC4530"/>
    <w:rsid w:val="00BC62A8"/>
    <w:rsid w:val="00BC6C36"/>
    <w:rsid w:val="00BC787B"/>
    <w:rsid w:val="00BD0239"/>
    <w:rsid w:val="00BD02A3"/>
    <w:rsid w:val="00BD377C"/>
    <w:rsid w:val="00BD57C7"/>
    <w:rsid w:val="00BD608A"/>
    <w:rsid w:val="00BD6F90"/>
    <w:rsid w:val="00BE035A"/>
    <w:rsid w:val="00BE3EC2"/>
    <w:rsid w:val="00BF0EF9"/>
    <w:rsid w:val="00BF2006"/>
    <w:rsid w:val="00BF431C"/>
    <w:rsid w:val="00C02C23"/>
    <w:rsid w:val="00C046A4"/>
    <w:rsid w:val="00C0520E"/>
    <w:rsid w:val="00C1478C"/>
    <w:rsid w:val="00C1518C"/>
    <w:rsid w:val="00C16455"/>
    <w:rsid w:val="00C165C5"/>
    <w:rsid w:val="00C20214"/>
    <w:rsid w:val="00C30EB4"/>
    <w:rsid w:val="00C35E1C"/>
    <w:rsid w:val="00C36C60"/>
    <w:rsid w:val="00C370BC"/>
    <w:rsid w:val="00C406FB"/>
    <w:rsid w:val="00C4346D"/>
    <w:rsid w:val="00C44D3B"/>
    <w:rsid w:val="00C44D47"/>
    <w:rsid w:val="00C46A23"/>
    <w:rsid w:val="00C478C3"/>
    <w:rsid w:val="00C47BBC"/>
    <w:rsid w:val="00C50935"/>
    <w:rsid w:val="00C51448"/>
    <w:rsid w:val="00C53EBD"/>
    <w:rsid w:val="00C56BF0"/>
    <w:rsid w:val="00C57D33"/>
    <w:rsid w:val="00C60D10"/>
    <w:rsid w:val="00C65905"/>
    <w:rsid w:val="00C659A4"/>
    <w:rsid w:val="00C661A3"/>
    <w:rsid w:val="00C704E7"/>
    <w:rsid w:val="00C70682"/>
    <w:rsid w:val="00C713D8"/>
    <w:rsid w:val="00C7298B"/>
    <w:rsid w:val="00C75FD9"/>
    <w:rsid w:val="00C763D1"/>
    <w:rsid w:val="00C766B5"/>
    <w:rsid w:val="00C80D72"/>
    <w:rsid w:val="00C83C64"/>
    <w:rsid w:val="00C85ABE"/>
    <w:rsid w:val="00C912E9"/>
    <w:rsid w:val="00C913E1"/>
    <w:rsid w:val="00C96DE9"/>
    <w:rsid w:val="00CA1DD4"/>
    <w:rsid w:val="00CA25DA"/>
    <w:rsid w:val="00CA5316"/>
    <w:rsid w:val="00CA6543"/>
    <w:rsid w:val="00CA756B"/>
    <w:rsid w:val="00CB01AC"/>
    <w:rsid w:val="00CB1B88"/>
    <w:rsid w:val="00CB2FAB"/>
    <w:rsid w:val="00CB5056"/>
    <w:rsid w:val="00CB56A1"/>
    <w:rsid w:val="00CC17CC"/>
    <w:rsid w:val="00CC24F1"/>
    <w:rsid w:val="00CD093F"/>
    <w:rsid w:val="00CD4D51"/>
    <w:rsid w:val="00CD55F2"/>
    <w:rsid w:val="00CD7BB4"/>
    <w:rsid w:val="00CE4CCA"/>
    <w:rsid w:val="00CE5982"/>
    <w:rsid w:val="00CF0D42"/>
    <w:rsid w:val="00CF0D65"/>
    <w:rsid w:val="00CF24ED"/>
    <w:rsid w:val="00CF2B34"/>
    <w:rsid w:val="00CF3367"/>
    <w:rsid w:val="00CF4AF0"/>
    <w:rsid w:val="00D00B0A"/>
    <w:rsid w:val="00D0251D"/>
    <w:rsid w:val="00D037BA"/>
    <w:rsid w:val="00D04135"/>
    <w:rsid w:val="00D04254"/>
    <w:rsid w:val="00D10B25"/>
    <w:rsid w:val="00D121BB"/>
    <w:rsid w:val="00D138BE"/>
    <w:rsid w:val="00D16275"/>
    <w:rsid w:val="00D20FFE"/>
    <w:rsid w:val="00D24434"/>
    <w:rsid w:val="00D2528B"/>
    <w:rsid w:val="00D262F8"/>
    <w:rsid w:val="00D269D0"/>
    <w:rsid w:val="00D32967"/>
    <w:rsid w:val="00D35656"/>
    <w:rsid w:val="00D3639C"/>
    <w:rsid w:val="00D42669"/>
    <w:rsid w:val="00D4717D"/>
    <w:rsid w:val="00D473E7"/>
    <w:rsid w:val="00D50CCA"/>
    <w:rsid w:val="00D55394"/>
    <w:rsid w:val="00D556A8"/>
    <w:rsid w:val="00D64898"/>
    <w:rsid w:val="00D64DAC"/>
    <w:rsid w:val="00D64DF3"/>
    <w:rsid w:val="00D66400"/>
    <w:rsid w:val="00D72052"/>
    <w:rsid w:val="00D73565"/>
    <w:rsid w:val="00D75BFA"/>
    <w:rsid w:val="00D775F3"/>
    <w:rsid w:val="00D8185D"/>
    <w:rsid w:val="00D82128"/>
    <w:rsid w:val="00D84382"/>
    <w:rsid w:val="00D846DD"/>
    <w:rsid w:val="00D85AFB"/>
    <w:rsid w:val="00D865DF"/>
    <w:rsid w:val="00D8729C"/>
    <w:rsid w:val="00D9143C"/>
    <w:rsid w:val="00D92252"/>
    <w:rsid w:val="00D92900"/>
    <w:rsid w:val="00D9476C"/>
    <w:rsid w:val="00D950D7"/>
    <w:rsid w:val="00D9790B"/>
    <w:rsid w:val="00DA0D1C"/>
    <w:rsid w:val="00DA0EF2"/>
    <w:rsid w:val="00DA122F"/>
    <w:rsid w:val="00DA1AA3"/>
    <w:rsid w:val="00DA2072"/>
    <w:rsid w:val="00DA2A43"/>
    <w:rsid w:val="00DA47A8"/>
    <w:rsid w:val="00DA6F09"/>
    <w:rsid w:val="00DB211B"/>
    <w:rsid w:val="00DB4F6B"/>
    <w:rsid w:val="00DC1B77"/>
    <w:rsid w:val="00DC1D11"/>
    <w:rsid w:val="00DC1EE5"/>
    <w:rsid w:val="00DC313E"/>
    <w:rsid w:val="00DC4E6E"/>
    <w:rsid w:val="00DC5354"/>
    <w:rsid w:val="00DC712C"/>
    <w:rsid w:val="00DD0881"/>
    <w:rsid w:val="00DD08D6"/>
    <w:rsid w:val="00DD0B57"/>
    <w:rsid w:val="00DD6C98"/>
    <w:rsid w:val="00DD7639"/>
    <w:rsid w:val="00DE1DCB"/>
    <w:rsid w:val="00DE2791"/>
    <w:rsid w:val="00DE3EFF"/>
    <w:rsid w:val="00DE472A"/>
    <w:rsid w:val="00DE5483"/>
    <w:rsid w:val="00DF033A"/>
    <w:rsid w:val="00DF05A7"/>
    <w:rsid w:val="00DF0713"/>
    <w:rsid w:val="00DF1385"/>
    <w:rsid w:val="00DF1EB0"/>
    <w:rsid w:val="00DF3EFA"/>
    <w:rsid w:val="00DF5E39"/>
    <w:rsid w:val="00DF5FB7"/>
    <w:rsid w:val="00E0415A"/>
    <w:rsid w:val="00E116C8"/>
    <w:rsid w:val="00E12C26"/>
    <w:rsid w:val="00E14647"/>
    <w:rsid w:val="00E15AA4"/>
    <w:rsid w:val="00E20ED6"/>
    <w:rsid w:val="00E20F2A"/>
    <w:rsid w:val="00E21D17"/>
    <w:rsid w:val="00E21DB9"/>
    <w:rsid w:val="00E22A15"/>
    <w:rsid w:val="00E240F3"/>
    <w:rsid w:val="00E30A3B"/>
    <w:rsid w:val="00E32A86"/>
    <w:rsid w:val="00E35625"/>
    <w:rsid w:val="00E36D89"/>
    <w:rsid w:val="00E43EA3"/>
    <w:rsid w:val="00E4424D"/>
    <w:rsid w:val="00E44319"/>
    <w:rsid w:val="00E4515E"/>
    <w:rsid w:val="00E4524B"/>
    <w:rsid w:val="00E466CF"/>
    <w:rsid w:val="00E50747"/>
    <w:rsid w:val="00E50E06"/>
    <w:rsid w:val="00E550D8"/>
    <w:rsid w:val="00E55ABE"/>
    <w:rsid w:val="00E61DC5"/>
    <w:rsid w:val="00E62B67"/>
    <w:rsid w:val="00E650A7"/>
    <w:rsid w:val="00E67489"/>
    <w:rsid w:val="00E723D8"/>
    <w:rsid w:val="00E72F81"/>
    <w:rsid w:val="00E73758"/>
    <w:rsid w:val="00E73E22"/>
    <w:rsid w:val="00E75289"/>
    <w:rsid w:val="00E76663"/>
    <w:rsid w:val="00E81087"/>
    <w:rsid w:val="00E81B67"/>
    <w:rsid w:val="00E82872"/>
    <w:rsid w:val="00E840BD"/>
    <w:rsid w:val="00E842CB"/>
    <w:rsid w:val="00E86458"/>
    <w:rsid w:val="00E868A7"/>
    <w:rsid w:val="00E879B0"/>
    <w:rsid w:val="00EA1199"/>
    <w:rsid w:val="00EA1C79"/>
    <w:rsid w:val="00EA2143"/>
    <w:rsid w:val="00EA7215"/>
    <w:rsid w:val="00EB0233"/>
    <w:rsid w:val="00EB1A68"/>
    <w:rsid w:val="00EB32FE"/>
    <w:rsid w:val="00EB5466"/>
    <w:rsid w:val="00EB5F85"/>
    <w:rsid w:val="00EB5FC5"/>
    <w:rsid w:val="00EB76DC"/>
    <w:rsid w:val="00EC2135"/>
    <w:rsid w:val="00EC4613"/>
    <w:rsid w:val="00EC48D0"/>
    <w:rsid w:val="00EC595A"/>
    <w:rsid w:val="00EC5AF3"/>
    <w:rsid w:val="00EC5DA0"/>
    <w:rsid w:val="00EC653C"/>
    <w:rsid w:val="00EC6FEB"/>
    <w:rsid w:val="00EC788A"/>
    <w:rsid w:val="00ED11FE"/>
    <w:rsid w:val="00ED2CD0"/>
    <w:rsid w:val="00ED33A0"/>
    <w:rsid w:val="00ED3403"/>
    <w:rsid w:val="00ED5261"/>
    <w:rsid w:val="00ED5500"/>
    <w:rsid w:val="00EE32B5"/>
    <w:rsid w:val="00EE3E23"/>
    <w:rsid w:val="00EE5FA2"/>
    <w:rsid w:val="00EE68C9"/>
    <w:rsid w:val="00EE691A"/>
    <w:rsid w:val="00EE7377"/>
    <w:rsid w:val="00EF0D18"/>
    <w:rsid w:val="00EF4091"/>
    <w:rsid w:val="00F0346A"/>
    <w:rsid w:val="00F06427"/>
    <w:rsid w:val="00F11165"/>
    <w:rsid w:val="00F11AF2"/>
    <w:rsid w:val="00F13813"/>
    <w:rsid w:val="00F16382"/>
    <w:rsid w:val="00F16B92"/>
    <w:rsid w:val="00F22E08"/>
    <w:rsid w:val="00F25101"/>
    <w:rsid w:val="00F309E5"/>
    <w:rsid w:val="00F318D7"/>
    <w:rsid w:val="00F33746"/>
    <w:rsid w:val="00F36515"/>
    <w:rsid w:val="00F36A6D"/>
    <w:rsid w:val="00F3753B"/>
    <w:rsid w:val="00F43539"/>
    <w:rsid w:val="00F437F0"/>
    <w:rsid w:val="00F438C6"/>
    <w:rsid w:val="00F4418A"/>
    <w:rsid w:val="00F506BE"/>
    <w:rsid w:val="00F507CB"/>
    <w:rsid w:val="00F50E02"/>
    <w:rsid w:val="00F53768"/>
    <w:rsid w:val="00F60C10"/>
    <w:rsid w:val="00F711AC"/>
    <w:rsid w:val="00F71410"/>
    <w:rsid w:val="00F71CED"/>
    <w:rsid w:val="00F726E1"/>
    <w:rsid w:val="00F761D2"/>
    <w:rsid w:val="00F775E4"/>
    <w:rsid w:val="00F81CD3"/>
    <w:rsid w:val="00F8343B"/>
    <w:rsid w:val="00F91BE0"/>
    <w:rsid w:val="00F92CB3"/>
    <w:rsid w:val="00F938D1"/>
    <w:rsid w:val="00F93DE0"/>
    <w:rsid w:val="00F96FA4"/>
    <w:rsid w:val="00F97784"/>
    <w:rsid w:val="00FA0264"/>
    <w:rsid w:val="00FA0DBE"/>
    <w:rsid w:val="00FA370D"/>
    <w:rsid w:val="00FA3ED6"/>
    <w:rsid w:val="00FA50A5"/>
    <w:rsid w:val="00FA5DA6"/>
    <w:rsid w:val="00FA6350"/>
    <w:rsid w:val="00FA682A"/>
    <w:rsid w:val="00FA6CBD"/>
    <w:rsid w:val="00FB0540"/>
    <w:rsid w:val="00FB072D"/>
    <w:rsid w:val="00FB0893"/>
    <w:rsid w:val="00FD0192"/>
    <w:rsid w:val="00FD5E38"/>
    <w:rsid w:val="00FD6531"/>
    <w:rsid w:val="00FD7BB7"/>
    <w:rsid w:val="00FE1AFF"/>
    <w:rsid w:val="00FE1EA9"/>
    <w:rsid w:val="00FE46C7"/>
    <w:rsid w:val="00FE67B8"/>
    <w:rsid w:val="00FF062D"/>
    <w:rsid w:val="00FF4A6D"/>
    <w:rsid w:val="00FF5E7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A35C1"/>
  <w15:docId w15:val="{2A8F1976-BB09-4554-8DE3-C7F0B959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75289"/>
    <w:rPr>
      <w:rFonts w:ascii="Calibri" w:eastAsia="Calibri" w:hAnsi="Calibri" w:cs="Calibri"/>
      <w:color w:val="000000"/>
    </w:rPr>
  </w:style>
  <w:style w:type="paragraph" w:styleId="Cmsor1">
    <w:name w:val="heading 1"/>
    <w:next w:val="Norml"/>
    <w:link w:val="Cmsor1Char"/>
    <w:uiPriority w:val="9"/>
    <w:qFormat/>
    <w:rsid w:val="00B030B6"/>
    <w:pPr>
      <w:keepNext/>
      <w:keepLines/>
      <w:numPr>
        <w:numId w:val="1"/>
      </w:numPr>
      <w:spacing w:after="200"/>
      <w:outlineLvl w:val="0"/>
    </w:pPr>
    <w:rPr>
      <w:rFonts w:ascii="Times New Roman" w:eastAsia="Times New Roman" w:hAnsi="Times New Roman" w:cs="Times New Roman"/>
      <w:b/>
      <w:color w:val="000000"/>
      <w:sz w:val="30"/>
    </w:rPr>
  </w:style>
  <w:style w:type="paragraph" w:styleId="Cmsor2">
    <w:name w:val="heading 2"/>
    <w:next w:val="Norml"/>
    <w:link w:val="Cmsor2Char"/>
    <w:uiPriority w:val="9"/>
    <w:unhideWhenUsed/>
    <w:qFormat/>
    <w:rsid w:val="0046636F"/>
    <w:pPr>
      <w:keepNext/>
      <w:keepLines/>
      <w:numPr>
        <w:numId w:val="2"/>
      </w:numPr>
      <w:spacing w:after="200"/>
      <w:outlineLvl w:val="1"/>
    </w:pPr>
    <w:rPr>
      <w:rFonts w:ascii="Times New Roman" w:eastAsia="Times New Roman" w:hAnsi="Times New Roman" w:cs="Times New Roman"/>
      <w:color w:val="000000"/>
      <w:sz w:val="26"/>
    </w:rPr>
  </w:style>
  <w:style w:type="paragraph" w:styleId="Cmsor3">
    <w:name w:val="heading 3"/>
    <w:next w:val="Norml"/>
    <w:link w:val="Cmsor3Char"/>
    <w:uiPriority w:val="9"/>
    <w:unhideWhenUsed/>
    <w:qFormat/>
    <w:pPr>
      <w:keepNext/>
      <w:keepLines/>
      <w:spacing w:after="235"/>
      <w:ind w:left="10" w:hanging="10"/>
      <w:outlineLvl w:val="2"/>
    </w:pPr>
    <w:rPr>
      <w:rFonts w:ascii="Times New Roman" w:eastAsia="Times New Roman" w:hAnsi="Times New Roman" w:cs="Times New Roman"/>
      <w:b/>
      <w:color w:val="000000"/>
    </w:rPr>
  </w:style>
  <w:style w:type="paragraph" w:styleId="Cmsor4">
    <w:name w:val="heading 4"/>
    <w:next w:val="Norml"/>
    <w:link w:val="Cmsor4Char"/>
    <w:uiPriority w:val="9"/>
    <w:unhideWhenUsed/>
    <w:qFormat/>
    <w:rsid w:val="00F92CB3"/>
    <w:pPr>
      <w:keepNext/>
      <w:keepLines/>
      <w:spacing w:after="0"/>
      <w:ind w:left="11" w:hanging="11"/>
      <w:outlineLvl w:val="3"/>
    </w:pPr>
    <w:rPr>
      <w:rFonts w:ascii="Times New Roman" w:eastAsia="Times New Roman" w:hAnsi="Times New Roman" w:cs="Times New Roman"/>
      <w:i/>
      <w:color w:val="000000"/>
      <w:sz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link w:val="Cmsor2"/>
    <w:uiPriority w:val="9"/>
    <w:rsid w:val="0046636F"/>
    <w:rPr>
      <w:rFonts w:ascii="Times New Roman" w:eastAsia="Times New Roman" w:hAnsi="Times New Roman" w:cs="Times New Roman"/>
      <w:color w:val="000000"/>
      <w:sz w:val="26"/>
    </w:rPr>
  </w:style>
  <w:style w:type="character" w:customStyle="1" w:styleId="Cmsor4Char">
    <w:name w:val="Címsor 4 Char"/>
    <w:link w:val="Cmsor4"/>
    <w:uiPriority w:val="9"/>
    <w:rsid w:val="00F92CB3"/>
    <w:rPr>
      <w:rFonts w:ascii="Times New Roman" w:eastAsia="Times New Roman" w:hAnsi="Times New Roman" w:cs="Times New Roman"/>
      <w:i/>
      <w:color w:val="000000"/>
      <w:sz w:val="24"/>
    </w:rPr>
  </w:style>
  <w:style w:type="character" w:customStyle="1" w:styleId="Cmsor1Char">
    <w:name w:val="Címsor 1 Char"/>
    <w:link w:val="Cmsor1"/>
    <w:uiPriority w:val="9"/>
    <w:rsid w:val="00B030B6"/>
    <w:rPr>
      <w:rFonts w:ascii="Times New Roman" w:eastAsia="Times New Roman" w:hAnsi="Times New Roman" w:cs="Times New Roman"/>
      <w:b/>
      <w:color w:val="000000"/>
      <w:sz w:val="30"/>
    </w:rPr>
  </w:style>
  <w:style w:type="character" w:customStyle="1" w:styleId="Cmsor3Char">
    <w:name w:val="Címsor 3 Char"/>
    <w:link w:val="Cmsor3"/>
    <w:uiPriority w:val="9"/>
    <w:rPr>
      <w:rFonts w:ascii="Times New Roman" w:eastAsia="Times New Roman" w:hAnsi="Times New Roman" w:cs="Times New Roman"/>
      <w:b/>
      <w:color w:val="000000"/>
      <w:sz w:val="22"/>
    </w:rPr>
  </w:style>
  <w:style w:type="paragraph" w:styleId="TJ1">
    <w:name w:val="toc 1"/>
    <w:hidden/>
    <w:uiPriority w:val="39"/>
    <w:pPr>
      <w:spacing w:after="170"/>
      <w:ind w:left="25" w:right="16" w:hanging="10"/>
      <w:jc w:val="both"/>
    </w:pPr>
    <w:rPr>
      <w:rFonts w:ascii="Times New Roman" w:eastAsia="Times New Roman" w:hAnsi="Times New Roman" w:cs="Times New Roman"/>
      <w:b/>
      <w:color w:val="00000A"/>
      <w:sz w:val="20"/>
    </w:rPr>
  </w:style>
  <w:style w:type="paragraph" w:styleId="TJ2">
    <w:name w:val="toc 2"/>
    <w:hidden/>
    <w:uiPriority w:val="39"/>
    <w:pPr>
      <w:spacing w:after="90" w:line="319" w:lineRule="auto"/>
      <w:ind w:left="231" w:right="15" w:hanging="10"/>
      <w:jc w:val="both"/>
    </w:pPr>
    <w:rPr>
      <w:rFonts w:ascii="Times New Roman" w:eastAsia="Times New Roman" w:hAnsi="Times New Roman" w:cs="Times New Roman"/>
      <w:b/>
      <w:color w:val="00000A"/>
      <w:sz w:val="20"/>
    </w:rPr>
  </w:style>
  <w:style w:type="paragraph" w:styleId="TJ3">
    <w:name w:val="toc 3"/>
    <w:hidden/>
    <w:uiPriority w:val="39"/>
    <w:pPr>
      <w:spacing w:after="156"/>
      <w:ind w:left="464" w:right="16" w:hanging="10"/>
    </w:pPr>
    <w:rPr>
      <w:rFonts w:ascii="Calibri" w:eastAsia="Calibri" w:hAnsi="Calibri" w:cs="Calibri"/>
      <w:color w:val="00000A"/>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hivatkozs">
    <w:name w:val="Hyperlink"/>
    <w:basedOn w:val="Bekezdsalapbettpusa"/>
    <w:uiPriority w:val="99"/>
    <w:unhideWhenUsed/>
    <w:rsid w:val="00277937"/>
    <w:rPr>
      <w:color w:val="0563C1" w:themeColor="hyperlink"/>
      <w:u w:val="single"/>
    </w:rPr>
  </w:style>
  <w:style w:type="paragraph" w:styleId="Listaszerbekezds">
    <w:name w:val="List Paragraph"/>
    <w:basedOn w:val="Norml"/>
    <w:uiPriority w:val="34"/>
    <w:qFormat/>
    <w:rsid w:val="006A21B4"/>
    <w:pPr>
      <w:spacing w:after="200" w:line="240" w:lineRule="auto"/>
      <w:ind w:left="720"/>
      <w:contextualSpacing/>
    </w:pPr>
    <w:rPr>
      <w:rFonts w:asciiTheme="minorHAnsi" w:eastAsiaTheme="minorHAnsi" w:hAnsiTheme="minorHAnsi" w:cstheme="minorBidi"/>
      <w:color w:val="auto"/>
      <w:kern w:val="2"/>
      <w:lang w:eastAsia="en-US"/>
      <w14:ligatures w14:val="standardContextual"/>
    </w:rPr>
  </w:style>
  <w:style w:type="table" w:styleId="Rcsostblzat">
    <w:name w:val="Table Grid"/>
    <w:basedOn w:val="Normltblzat"/>
    <w:uiPriority w:val="39"/>
    <w:rsid w:val="00D42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loldatlanmegemlts">
    <w:name w:val="Unresolved Mention"/>
    <w:basedOn w:val="Bekezdsalapbettpusa"/>
    <w:uiPriority w:val="99"/>
    <w:semiHidden/>
    <w:unhideWhenUsed/>
    <w:rsid w:val="00425510"/>
    <w:rPr>
      <w:color w:val="605E5C"/>
      <w:shd w:val="clear" w:color="auto" w:fill="E1DFDD"/>
    </w:rPr>
  </w:style>
  <w:style w:type="paragraph" w:styleId="llb">
    <w:name w:val="footer"/>
    <w:basedOn w:val="Norml"/>
    <w:link w:val="llbChar"/>
    <w:uiPriority w:val="99"/>
    <w:unhideWhenUsed/>
    <w:rsid w:val="006C1212"/>
    <w:pPr>
      <w:tabs>
        <w:tab w:val="center" w:pos="4536"/>
        <w:tab w:val="right" w:pos="9072"/>
      </w:tabs>
      <w:spacing w:after="0" w:line="240" w:lineRule="auto"/>
    </w:pPr>
  </w:style>
  <w:style w:type="character" w:customStyle="1" w:styleId="llbChar">
    <w:name w:val="Élőláb Char"/>
    <w:basedOn w:val="Bekezdsalapbettpusa"/>
    <w:link w:val="llb"/>
    <w:uiPriority w:val="99"/>
    <w:rsid w:val="006C1212"/>
    <w:rPr>
      <w:rFonts w:ascii="Calibri" w:eastAsia="Calibri" w:hAnsi="Calibri" w:cs="Calibri"/>
      <w:color w:val="000000"/>
    </w:rPr>
  </w:style>
  <w:style w:type="table" w:styleId="Tblzatrcsos45jellszn">
    <w:name w:val="Grid Table 4 Accent 5"/>
    <w:basedOn w:val="Normltblzat"/>
    <w:uiPriority w:val="49"/>
    <w:rsid w:val="003B546A"/>
    <w:pPr>
      <w:spacing w:after="0" w:line="240" w:lineRule="auto"/>
    </w:pPr>
    <w:rPr>
      <w:rFonts w:eastAsiaTheme="minorHAnsi"/>
      <w:kern w:val="2"/>
      <w:lang w:eastAsia="en-US"/>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Jegyzethivatkozs">
    <w:name w:val="annotation reference"/>
    <w:basedOn w:val="Bekezdsalapbettpusa"/>
    <w:uiPriority w:val="99"/>
    <w:semiHidden/>
    <w:unhideWhenUsed/>
    <w:rsid w:val="001924F0"/>
    <w:rPr>
      <w:sz w:val="16"/>
      <w:szCs w:val="16"/>
    </w:rPr>
  </w:style>
  <w:style w:type="paragraph" w:styleId="Jegyzetszveg">
    <w:name w:val="annotation text"/>
    <w:basedOn w:val="Norml"/>
    <w:link w:val="JegyzetszvegChar"/>
    <w:uiPriority w:val="99"/>
    <w:unhideWhenUsed/>
    <w:rsid w:val="001924F0"/>
    <w:pPr>
      <w:spacing w:line="240" w:lineRule="auto"/>
    </w:pPr>
    <w:rPr>
      <w:sz w:val="20"/>
      <w:szCs w:val="20"/>
    </w:rPr>
  </w:style>
  <w:style w:type="character" w:customStyle="1" w:styleId="JegyzetszvegChar">
    <w:name w:val="Jegyzetszöveg Char"/>
    <w:basedOn w:val="Bekezdsalapbettpusa"/>
    <w:link w:val="Jegyzetszveg"/>
    <w:uiPriority w:val="99"/>
    <w:rsid w:val="001924F0"/>
    <w:rPr>
      <w:rFonts w:ascii="Calibri" w:eastAsia="Calibri" w:hAnsi="Calibri" w:cs="Calibri"/>
      <w:color w:val="000000"/>
      <w:sz w:val="20"/>
      <w:szCs w:val="20"/>
    </w:rPr>
  </w:style>
  <w:style w:type="paragraph" w:styleId="Megjegyzstrgya">
    <w:name w:val="annotation subject"/>
    <w:basedOn w:val="Jegyzetszveg"/>
    <w:next w:val="Jegyzetszveg"/>
    <w:link w:val="MegjegyzstrgyaChar"/>
    <w:uiPriority w:val="99"/>
    <w:semiHidden/>
    <w:unhideWhenUsed/>
    <w:rsid w:val="001924F0"/>
    <w:rPr>
      <w:b/>
      <w:bCs/>
    </w:rPr>
  </w:style>
  <w:style w:type="character" w:customStyle="1" w:styleId="MegjegyzstrgyaChar">
    <w:name w:val="Megjegyzés tárgya Char"/>
    <w:basedOn w:val="JegyzetszvegChar"/>
    <w:link w:val="Megjegyzstrgya"/>
    <w:uiPriority w:val="99"/>
    <w:semiHidden/>
    <w:rsid w:val="001924F0"/>
    <w:rPr>
      <w:rFonts w:ascii="Calibri" w:eastAsia="Calibri" w:hAnsi="Calibri" w:cs="Calibri"/>
      <w:b/>
      <w:bCs/>
      <w:color w:val="000000"/>
      <w:sz w:val="20"/>
      <w:szCs w:val="20"/>
    </w:rPr>
  </w:style>
  <w:style w:type="character" w:customStyle="1" w:styleId="ui-provider">
    <w:name w:val="ui-provider"/>
    <w:basedOn w:val="Bekezdsalapbettpusa"/>
    <w:rsid w:val="00691B54"/>
  </w:style>
  <w:style w:type="paragraph" w:styleId="Vltozat">
    <w:name w:val="Revision"/>
    <w:hidden/>
    <w:uiPriority w:val="99"/>
    <w:semiHidden/>
    <w:rsid w:val="005B6BBB"/>
    <w:pPr>
      <w:spacing w:after="0" w:line="240" w:lineRule="auto"/>
    </w:pPr>
    <w:rPr>
      <w:rFonts w:ascii="Calibri" w:eastAsia="Calibri" w:hAnsi="Calibri" w:cs="Calibri"/>
      <w:color w:val="000000"/>
    </w:rPr>
  </w:style>
  <w:style w:type="character" w:styleId="Mrltotthiperhivatkozs">
    <w:name w:val="FollowedHyperlink"/>
    <w:basedOn w:val="Bekezdsalapbettpusa"/>
    <w:uiPriority w:val="99"/>
    <w:semiHidden/>
    <w:unhideWhenUsed/>
    <w:rsid w:val="00D872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2498">
      <w:bodyDiv w:val="1"/>
      <w:marLeft w:val="0"/>
      <w:marRight w:val="0"/>
      <w:marTop w:val="0"/>
      <w:marBottom w:val="0"/>
      <w:divBdr>
        <w:top w:val="none" w:sz="0" w:space="0" w:color="auto"/>
        <w:left w:val="none" w:sz="0" w:space="0" w:color="auto"/>
        <w:bottom w:val="none" w:sz="0" w:space="0" w:color="auto"/>
        <w:right w:val="none" w:sz="0" w:space="0" w:color="auto"/>
      </w:divBdr>
    </w:div>
    <w:div w:id="357510660">
      <w:bodyDiv w:val="1"/>
      <w:marLeft w:val="0"/>
      <w:marRight w:val="0"/>
      <w:marTop w:val="0"/>
      <w:marBottom w:val="0"/>
      <w:divBdr>
        <w:top w:val="none" w:sz="0" w:space="0" w:color="auto"/>
        <w:left w:val="none" w:sz="0" w:space="0" w:color="auto"/>
        <w:bottom w:val="none" w:sz="0" w:space="0" w:color="auto"/>
        <w:right w:val="none" w:sz="0" w:space="0" w:color="auto"/>
      </w:divBdr>
      <w:divsChild>
        <w:div w:id="606156928">
          <w:marLeft w:val="0"/>
          <w:marRight w:val="0"/>
          <w:marTop w:val="0"/>
          <w:marBottom w:val="0"/>
          <w:divBdr>
            <w:top w:val="none" w:sz="0" w:space="0" w:color="auto"/>
            <w:left w:val="none" w:sz="0" w:space="0" w:color="auto"/>
            <w:bottom w:val="none" w:sz="0" w:space="0" w:color="auto"/>
            <w:right w:val="none" w:sz="0" w:space="0" w:color="auto"/>
          </w:divBdr>
        </w:div>
      </w:divsChild>
    </w:div>
    <w:div w:id="376784022">
      <w:bodyDiv w:val="1"/>
      <w:marLeft w:val="0"/>
      <w:marRight w:val="0"/>
      <w:marTop w:val="0"/>
      <w:marBottom w:val="0"/>
      <w:divBdr>
        <w:top w:val="none" w:sz="0" w:space="0" w:color="auto"/>
        <w:left w:val="none" w:sz="0" w:space="0" w:color="auto"/>
        <w:bottom w:val="none" w:sz="0" w:space="0" w:color="auto"/>
        <w:right w:val="none" w:sz="0" w:space="0" w:color="auto"/>
      </w:divBdr>
      <w:divsChild>
        <w:div w:id="536047891">
          <w:marLeft w:val="0"/>
          <w:marRight w:val="0"/>
          <w:marTop w:val="0"/>
          <w:marBottom w:val="0"/>
          <w:divBdr>
            <w:top w:val="none" w:sz="0" w:space="0" w:color="auto"/>
            <w:left w:val="none" w:sz="0" w:space="0" w:color="auto"/>
            <w:bottom w:val="none" w:sz="0" w:space="0" w:color="auto"/>
            <w:right w:val="none" w:sz="0" w:space="0" w:color="auto"/>
          </w:divBdr>
        </w:div>
      </w:divsChild>
    </w:div>
    <w:div w:id="499085113">
      <w:bodyDiv w:val="1"/>
      <w:marLeft w:val="0"/>
      <w:marRight w:val="0"/>
      <w:marTop w:val="0"/>
      <w:marBottom w:val="0"/>
      <w:divBdr>
        <w:top w:val="none" w:sz="0" w:space="0" w:color="auto"/>
        <w:left w:val="none" w:sz="0" w:space="0" w:color="auto"/>
        <w:bottom w:val="none" w:sz="0" w:space="0" w:color="auto"/>
        <w:right w:val="none" w:sz="0" w:space="0" w:color="auto"/>
      </w:divBdr>
      <w:divsChild>
        <w:div w:id="564031436">
          <w:marLeft w:val="0"/>
          <w:marRight w:val="0"/>
          <w:marTop w:val="0"/>
          <w:marBottom w:val="0"/>
          <w:divBdr>
            <w:top w:val="none" w:sz="0" w:space="0" w:color="auto"/>
            <w:left w:val="none" w:sz="0" w:space="0" w:color="auto"/>
            <w:bottom w:val="none" w:sz="0" w:space="0" w:color="auto"/>
            <w:right w:val="none" w:sz="0" w:space="0" w:color="auto"/>
          </w:divBdr>
        </w:div>
      </w:divsChild>
    </w:div>
    <w:div w:id="596717228">
      <w:bodyDiv w:val="1"/>
      <w:marLeft w:val="0"/>
      <w:marRight w:val="0"/>
      <w:marTop w:val="0"/>
      <w:marBottom w:val="0"/>
      <w:divBdr>
        <w:top w:val="none" w:sz="0" w:space="0" w:color="auto"/>
        <w:left w:val="none" w:sz="0" w:space="0" w:color="auto"/>
        <w:bottom w:val="none" w:sz="0" w:space="0" w:color="auto"/>
        <w:right w:val="none" w:sz="0" w:space="0" w:color="auto"/>
      </w:divBdr>
      <w:divsChild>
        <w:div w:id="1385714471">
          <w:marLeft w:val="0"/>
          <w:marRight w:val="0"/>
          <w:marTop w:val="0"/>
          <w:marBottom w:val="0"/>
          <w:divBdr>
            <w:top w:val="none" w:sz="0" w:space="0" w:color="auto"/>
            <w:left w:val="none" w:sz="0" w:space="0" w:color="auto"/>
            <w:bottom w:val="none" w:sz="0" w:space="0" w:color="auto"/>
            <w:right w:val="none" w:sz="0" w:space="0" w:color="auto"/>
          </w:divBdr>
        </w:div>
      </w:divsChild>
    </w:div>
    <w:div w:id="981155217">
      <w:bodyDiv w:val="1"/>
      <w:marLeft w:val="0"/>
      <w:marRight w:val="0"/>
      <w:marTop w:val="0"/>
      <w:marBottom w:val="0"/>
      <w:divBdr>
        <w:top w:val="none" w:sz="0" w:space="0" w:color="auto"/>
        <w:left w:val="none" w:sz="0" w:space="0" w:color="auto"/>
        <w:bottom w:val="none" w:sz="0" w:space="0" w:color="auto"/>
        <w:right w:val="none" w:sz="0" w:space="0" w:color="auto"/>
      </w:divBdr>
      <w:divsChild>
        <w:div w:id="1832525854">
          <w:marLeft w:val="0"/>
          <w:marRight w:val="0"/>
          <w:marTop w:val="0"/>
          <w:marBottom w:val="0"/>
          <w:divBdr>
            <w:top w:val="none" w:sz="0" w:space="0" w:color="auto"/>
            <w:left w:val="none" w:sz="0" w:space="0" w:color="auto"/>
            <w:bottom w:val="none" w:sz="0" w:space="0" w:color="auto"/>
            <w:right w:val="none" w:sz="0" w:space="0" w:color="auto"/>
          </w:divBdr>
        </w:div>
      </w:divsChild>
    </w:div>
    <w:div w:id="1017971160">
      <w:bodyDiv w:val="1"/>
      <w:marLeft w:val="0"/>
      <w:marRight w:val="0"/>
      <w:marTop w:val="0"/>
      <w:marBottom w:val="0"/>
      <w:divBdr>
        <w:top w:val="none" w:sz="0" w:space="0" w:color="auto"/>
        <w:left w:val="none" w:sz="0" w:space="0" w:color="auto"/>
        <w:bottom w:val="none" w:sz="0" w:space="0" w:color="auto"/>
        <w:right w:val="none" w:sz="0" w:space="0" w:color="auto"/>
      </w:divBdr>
    </w:div>
    <w:div w:id="1190920562">
      <w:bodyDiv w:val="1"/>
      <w:marLeft w:val="0"/>
      <w:marRight w:val="0"/>
      <w:marTop w:val="0"/>
      <w:marBottom w:val="0"/>
      <w:divBdr>
        <w:top w:val="none" w:sz="0" w:space="0" w:color="auto"/>
        <w:left w:val="none" w:sz="0" w:space="0" w:color="auto"/>
        <w:bottom w:val="none" w:sz="0" w:space="0" w:color="auto"/>
        <w:right w:val="none" w:sz="0" w:space="0" w:color="auto"/>
      </w:divBdr>
      <w:divsChild>
        <w:div w:id="1520852583">
          <w:marLeft w:val="0"/>
          <w:marRight w:val="0"/>
          <w:marTop w:val="0"/>
          <w:marBottom w:val="0"/>
          <w:divBdr>
            <w:top w:val="none" w:sz="0" w:space="0" w:color="auto"/>
            <w:left w:val="none" w:sz="0" w:space="0" w:color="auto"/>
            <w:bottom w:val="none" w:sz="0" w:space="0" w:color="auto"/>
            <w:right w:val="none" w:sz="0" w:space="0" w:color="auto"/>
          </w:divBdr>
        </w:div>
      </w:divsChild>
    </w:div>
    <w:div w:id="1217474779">
      <w:bodyDiv w:val="1"/>
      <w:marLeft w:val="0"/>
      <w:marRight w:val="0"/>
      <w:marTop w:val="0"/>
      <w:marBottom w:val="0"/>
      <w:divBdr>
        <w:top w:val="none" w:sz="0" w:space="0" w:color="auto"/>
        <w:left w:val="none" w:sz="0" w:space="0" w:color="auto"/>
        <w:bottom w:val="none" w:sz="0" w:space="0" w:color="auto"/>
        <w:right w:val="none" w:sz="0" w:space="0" w:color="auto"/>
      </w:divBdr>
    </w:div>
    <w:div w:id="1280069400">
      <w:bodyDiv w:val="1"/>
      <w:marLeft w:val="0"/>
      <w:marRight w:val="0"/>
      <w:marTop w:val="0"/>
      <w:marBottom w:val="0"/>
      <w:divBdr>
        <w:top w:val="none" w:sz="0" w:space="0" w:color="auto"/>
        <w:left w:val="none" w:sz="0" w:space="0" w:color="auto"/>
        <w:bottom w:val="none" w:sz="0" w:space="0" w:color="auto"/>
        <w:right w:val="none" w:sz="0" w:space="0" w:color="auto"/>
      </w:divBdr>
      <w:divsChild>
        <w:div w:id="1227839813">
          <w:marLeft w:val="0"/>
          <w:marRight w:val="0"/>
          <w:marTop w:val="0"/>
          <w:marBottom w:val="0"/>
          <w:divBdr>
            <w:top w:val="none" w:sz="0" w:space="0" w:color="auto"/>
            <w:left w:val="none" w:sz="0" w:space="0" w:color="auto"/>
            <w:bottom w:val="none" w:sz="0" w:space="0" w:color="auto"/>
            <w:right w:val="none" w:sz="0" w:space="0" w:color="auto"/>
          </w:divBdr>
        </w:div>
      </w:divsChild>
    </w:div>
    <w:div w:id="1826389506">
      <w:bodyDiv w:val="1"/>
      <w:marLeft w:val="0"/>
      <w:marRight w:val="0"/>
      <w:marTop w:val="0"/>
      <w:marBottom w:val="0"/>
      <w:divBdr>
        <w:top w:val="none" w:sz="0" w:space="0" w:color="auto"/>
        <w:left w:val="none" w:sz="0" w:space="0" w:color="auto"/>
        <w:bottom w:val="none" w:sz="0" w:space="0" w:color="auto"/>
        <w:right w:val="none" w:sz="0" w:space="0" w:color="auto"/>
      </w:divBdr>
    </w:div>
    <w:div w:id="1954628041">
      <w:bodyDiv w:val="1"/>
      <w:marLeft w:val="0"/>
      <w:marRight w:val="0"/>
      <w:marTop w:val="0"/>
      <w:marBottom w:val="0"/>
      <w:divBdr>
        <w:top w:val="none" w:sz="0" w:space="0" w:color="auto"/>
        <w:left w:val="none" w:sz="0" w:space="0" w:color="auto"/>
        <w:bottom w:val="none" w:sz="0" w:space="0" w:color="auto"/>
        <w:right w:val="none" w:sz="0" w:space="0" w:color="auto"/>
      </w:divBdr>
    </w:div>
    <w:div w:id="1958562717">
      <w:bodyDiv w:val="1"/>
      <w:marLeft w:val="0"/>
      <w:marRight w:val="0"/>
      <w:marTop w:val="0"/>
      <w:marBottom w:val="0"/>
      <w:divBdr>
        <w:top w:val="none" w:sz="0" w:space="0" w:color="auto"/>
        <w:left w:val="none" w:sz="0" w:space="0" w:color="auto"/>
        <w:bottom w:val="none" w:sz="0" w:space="0" w:color="auto"/>
        <w:right w:val="none" w:sz="0" w:space="0" w:color="auto"/>
      </w:divBdr>
      <w:divsChild>
        <w:div w:id="2055737181">
          <w:marLeft w:val="0"/>
          <w:marRight w:val="0"/>
          <w:marTop w:val="0"/>
          <w:marBottom w:val="0"/>
          <w:divBdr>
            <w:top w:val="none" w:sz="0" w:space="0" w:color="auto"/>
            <w:left w:val="none" w:sz="0" w:space="0" w:color="auto"/>
            <w:bottom w:val="none" w:sz="0" w:space="0" w:color="auto"/>
            <w:right w:val="none" w:sz="0" w:space="0" w:color="auto"/>
          </w:divBdr>
        </w:div>
      </w:divsChild>
    </w:div>
    <w:div w:id="1972243809">
      <w:bodyDiv w:val="1"/>
      <w:marLeft w:val="0"/>
      <w:marRight w:val="0"/>
      <w:marTop w:val="0"/>
      <w:marBottom w:val="0"/>
      <w:divBdr>
        <w:top w:val="none" w:sz="0" w:space="0" w:color="auto"/>
        <w:left w:val="none" w:sz="0" w:space="0" w:color="auto"/>
        <w:bottom w:val="none" w:sz="0" w:space="0" w:color="auto"/>
        <w:right w:val="none" w:sz="0" w:space="0" w:color="auto"/>
      </w:divBdr>
      <w:divsChild>
        <w:div w:id="1788742246">
          <w:marLeft w:val="0"/>
          <w:marRight w:val="0"/>
          <w:marTop w:val="0"/>
          <w:marBottom w:val="0"/>
          <w:divBdr>
            <w:top w:val="none" w:sz="0" w:space="0" w:color="auto"/>
            <w:left w:val="none" w:sz="0" w:space="0" w:color="auto"/>
            <w:bottom w:val="none" w:sz="0" w:space="0" w:color="auto"/>
            <w:right w:val="none" w:sz="0" w:space="0" w:color="auto"/>
          </w:divBdr>
        </w:div>
      </w:divsChild>
    </w:div>
    <w:div w:id="1978758190">
      <w:bodyDiv w:val="1"/>
      <w:marLeft w:val="0"/>
      <w:marRight w:val="0"/>
      <w:marTop w:val="0"/>
      <w:marBottom w:val="0"/>
      <w:divBdr>
        <w:top w:val="none" w:sz="0" w:space="0" w:color="auto"/>
        <w:left w:val="none" w:sz="0" w:space="0" w:color="auto"/>
        <w:bottom w:val="none" w:sz="0" w:space="0" w:color="auto"/>
        <w:right w:val="none" w:sz="0" w:space="0" w:color="auto"/>
      </w:divBdr>
      <w:divsChild>
        <w:div w:id="594166682">
          <w:marLeft w:val="0"/>
          <w:marRight w:val="0"/>
          <w:marTop w:val="0"/>
          <w:marBottom w:val="0"/>
          <w:divBdr>
            <w:top w:val="none" w:sz="0" w:space="0" w:color="auto"/>
            <w:left w:val="none" w:sz="0" w:space="0" w:color="auto"/>
            <w:bottom w:val="none" w:sz="0" w:space="0" w:color="auto"/>
            <w:right w:val="none" w:sz="0" w:space="0" w:color="auto"/>
          </w:divBdr>
        </w:div>
      </w:divsChild>
    </w:div>
    <w:div w:id="2069762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waggerhub.com/apis/NAVGOVHU/NavM2mAdozo/1.0" TargetMode="External"/><Relationship Id="rId18" Type="http://schemas.openxmlformats.org/officeDocument/2006/relationships/hyperlink" Target="https://app.swaggerhub.com/apis/NAVGOVHU/NavM2mAdozo/1.0"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pp.swaggerhub.com/apis/NAVGOVHU/NavM2mAdozo/1.0" TargetMode="Externa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app.swaggerhub.com/apis/NAVGOVHU/NavM2mAdozo/1.0" TargetMode="External"/><Relationship Id="rId14" Type="http://schemas.openxmlformats.org/officeDocument/2006/relationships/hyperlink" Target="https://app.swaggerhub.com/apis/NAVGOVHU/NavM2mAdozo/1.0"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app.swaggerhub.com/apis/NAVGOVHU/NavM2mAdozo/1.0"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pp.swaggerhub.com/apis/NAVGOVHU/NavM2mAdozo/1.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6.jpg"/></Relationships>
</file>

<file path=word/_rels/header2.xml.rels><?xml version="1.0" encoding="UTF-8" standalone="yes"?>
<Relationships xmlns="http://schemas.openxmlformats.org/package/2006/relationships"><Relationship Id="rId1" Type="http://schemas.openxmlformats.org/officeDocument/2006/relationships/image" Target="media/image36.jpg"/></Relationships>
</file>

<file path=word/_rels/header3.xml.rels><?xml version="1.0" encoding="UTF-8" standalone="yes"?>
<Relationships xmlns="http://schemas.openxmlformats.org/package/2006/relationships"><Relationship Id="rId1" Type="http://schemas.openxmlformats.org/officeDocument/2006/relationships/image" Target="media/image36.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547A55C068818A43A8BB2703D743D8BE" ma:contentTypeVersion="0" ma:contentTypeDescription="Új dokumentum létrehozása." ma:contentTypeScope="" ma:versionID="677179708cd6a2061476446520c1c416">
  <xsd:schema xmlns:xsd="http://www.w3.org/2001/XMLSchema" xmlns:xs="http://www.w3.org/2001/XMLSchema" xmlns:p="http://schemas.microsoft.com/office/2006/metadata/properties" targetNamespace="http://schemas.microsoft.com/office/2006/metadata/properties" ma:root="true" ma:fieldsID="08dee037046ad32af3116d3be75d37a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923AFE-DC5A-4221-AE77-BD20F9C4CF75}">
  <ds:schemaRefs>
    <ds:schemaRef ds:uri="http://schemas.microsoft.com/sharepoint/v3/contenttype/forms"/>
  </ds:schemaRefs>
</ds:datastoreItem>
</file>

<file path=customXml/itemProps2.xml><?xml version="1.0" encoding="utf-8"?>
<ds:datastoreItem xmlns:ds="http://schemas.openxmlformats.org/officeDocument/2006/customXml" ds:itemID="{5DBE1F02-EA77-40BD-91B2-671416206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91D78F0-EE4D-4606-A14C-1D681FC99DBF}">
  <ds:schemaRefs>
    <ds:schemaRef ds:uri="http://schemas.openxmlformats.org/officeDocument/2006/bibliography"/>
  </ds:schemaRefs>
</ds:datastoreItem>
</file>

<file path=customXml/itemProps4.xml><?xml version="1.0" encoding="utf-8"?>
<ds:datastoreItem xmlns:ds="http://schemas.openxmlformats.org/officeDocument/2006/customXml" ds:itemID="{BDE212CA-BC8E-45BB-9616-6296F64F80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6879</TotalTime>
  <Pages>59</Pages>
  <Words>7877</Words>
  <Characters>54357</Characters>
  <Application>Microsoft Office Word</Application>
  <DocSecurity>0</DocSecurity>
  <Lines>452</Lines>
  <Paragraphs>124</Paragraphs>
  <ScaleCrop>false</ScaleCrop>
  <HeadingPairs>
    <vt:vector size="2" baseType="variant">
      <vt:variant>
        <vt:lpstr>Cím</vt:lpstr>
      </vt:variant>
      <vt:variant>
        <vt:i4>1</vt:i4>
      </vt:variant>
    </vt:vector>
  </HeadingPairs>
  <TitlesOfParts>
    <vt:vector size="1" baseType="lpstr">
      <vt:lpstr>M2M általános interfész specifikáció</vt:lpstr>
    </vt:vector>
  </TitlesOfParts>
  <Company>Pillér Kft.</Company>
  <LinksUpToDate>false</LinksUpToDate>
  <CharactersWithSpaces>62110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M2M általános interfész specifikáció</dc:title>
  <dc:subject/>
  <dc:creator>nanassy.laszlo@pillerkft.hu</dc:creator>
  <cp:keywords/>
  <cp:lastModifiedBy>Nánássy László</cp:lastModifiedBy>
  <cp:revision>76</cp:revision>
  <dcterms:created xsi:type="dcterms:W3CDTF">2026-04-29T06:55:00Z</dcterms:created>
  <dcterms:modified xsi:type="dcterms:W3CDTF">2026-05-05T11:59:00Z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0x010100547A55C068818A43A8BB2703D743D8BE</vt:lpwstr>
  </property>
</Properties>
</file>